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B51A9" w14:textId="77777777" w:rsidR="00296D36" w:rsidRDefault="00F60CEA" w:rsidP="00A95F90">
      <w:pPr>
        <w:snapToGrid w:val="0"/>
        <w:jc w:val="center"/>
        <w:rPr>
          <w:rFonts w:eastAsia="华文中宋"/>
          <w:b/>
          <w:spacing w:val="32"/>
          <w:sz w:val="72"/>
          <w:szCs w:val="72"/>
        </w:rPr>
      </w:pPr>
      <w:r>
        <w:rPr>
          <w:rFonts w:hint="eastAsia"/>
          <w:vanish/>
        </w:rPr>
        <w:t>·</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000D221E">
        <w:rPr>
          <w:noProof/>
          <w:kern w:val="0"/>
        </w:rPr>
        <w:pict w14:anchorId="717DE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38" type="#_x0000_t75" alt="Dd1" style="position:absolute;left:0;text-align:left;margin-left:156.7pt;margin-top:38.95pt;width:138.05pt;height:45.1pt;z-index:251671552;visibility:visible;mso-position-horizontal-relative:text;mso-position-vertical-relative:text">
            <v:imagedata r:id="rId7" o:title="Dd1"/>
            <w10:wrap type="topAndBottom"/>
          </v:shape>
        </w:pict>
      </w:r>
    </w:p>
    <w:p w14:paraId="5C08B655" w14:textId="77777777" w:rsidR="00296D36" w:rsidRPr="006B6EAA" w:rsidRDefault="00296D36" w:rsidP="00A95F90">
      <w:pPr>
        <w:snapToGrid w:val="0"/>
        <w:jc w:val="center"/>
        <w:rPr>
          <w:rFonts w:ascii="宋体" w:hAnsi="宋体"/>
          <w:b/>
          <w:spacing w:val="32"/>
          <w:sz w:val="72"/>
          <w:szCs w:val="72"/>
        </w:rPr>
      </w:pPr>
      <w:r w:rsidRPr="006B6EAA">
        <w:rPr>
          <w:rFonts w:ascii="宋体" w:hAnsi="宋体"/>
          <w:b/>
          <w:spacing w:val="32"/>
          <w:sz w:val="72"/>
          <w:szCs w:val="72"/>
        </w:rPr>
        <w:t>硕士学位论文</w:t>
      </w:r>
    </w:p>
    <w:p w14:paraId="5547B0F8" w14:textId="77777777" w:rsidR="00296D36" w:rsidRPr="00770CCA" w:rsidRDefault="00296D36" w:rsidP="00A95F90">
      <w:pPr>
        <w:snapToGrid w:val="0"/>
        <w:rPr>
          <w:sz w:val="21"/>
        </w:rPr>
      </w:pPr>
    </w:p>
    <w:p w14:paraId="3A5D0EFC" w14:textId="77777777" w:rsidR="00296D36" w:rsidRPr="00770CCA" w:rsidRDefault="00296D36" w:rsidP="00A95F90">
      <w:pPr>
        <w:snapToGrid w:val="0"/>
        <w:rPr>
          <w:sz w:val="21"/>
        </w:rPr>
      </w:pPr>
    </w:p>
    <w:p w14:paraId="1F149AD0" w14:textId="77777777" w:rsidR="00296D36" w:rsidRPr="00770CCA" w:rsidRDefault="00296D36" w:rsidP="00A95F90">
      <w:pPr>
        <w:snapToGrid w:val="0"/>
        <w:rPr>
          <w:sz w:val="21"/>
        </w:rPr>
      </w:pPr>
    </w:p>
    <w:p w14:paraId="7483D90D" w14:textId="77777777" w:rsidR="00296D36" w:rsidRDefault="00296D36" w:rsidP="00A95F90">
      <w:pPr>
        <w:snapToGrid w:val="0"/>
        <w:jc w:val="center"/>
        <w:rPr>
          <w:rFonts w:eastAsia="黑体"/>
          <w:sz w:val="44"/>
          <w:szCs w:val="44"/>
        </w:rPr>
      </w:pPr>
      <w:r>
        <w:rPr>
          <w:rFonts w:eastAsia="黑体"/>
          <w:sz w:val="44"/>
          <w:szCs w:val="44"/>
        </w:rPr>
        <w:t>太湖底泥</w:t>
      </w:r>
      <w:r>
        <w:rPr>
          <w:rFonts w:eastAsia="黑体" w:hint="eastAsia"/>
          <w:sz w:val="44"/>
          <w:szCs w:val="44"/>
        </w:rPr>
        <w:t>多氯联苯厌氧脱氯过程中</w:t>
      </w:r>
    </w:p>
    <w:p w14:paraId="012AD079" w14:textId="77777777" w:rsidR="00296D36" w:rsidRPr="00F77540" w:rsidRDefault="00296D36" w:rsidP="00A95F90">
      <w:pPr>
        <w:snapToGrid w:val="0"/>
        <w:jc w:val="center"/>
        <w:rPr>
          <w:rFonts w:eastAsia="黑体"/>
          <w:sz w:val="44"/>
          <w:szCs w:val="44"/>
        </w:rPr>
      </w:pPr>
      <w:r>
        <w:rPr>
          <w:rFonts w:eastAsia="黑体" w:hint="eastAsia"/>
          <w:sz w:val="44"/>
          <w:szCs w:val="44"/>
        </w:rPr>
        <w:t>微生物群落变化研究</w:t>
      </w:r>
    </w:p>
    <w:p w14:paraId="628C5219" w14:textId="77777777" w:rsidR="00296D36" w:rsidRPr="00770CCA" w:rsidRDefault="00296D36" w:rsidP="00A95F90">
      <w:pPr>
        <w:snapToGrid w:val="0"/>
        <w:rPr>
          <w:sz w:val="21"/>
        </w:rPr>
      </w:pPr>
    </w:p>
    <w:p w14:paraId="3C36865D" w14:textId="77777777" w:rsidR="00296D36" w:rsidRPr="00770CCA" w:rsidRDefault="00296D36" w:rsidP="00A95F90">
      <w:pPr>
        <w:snapToGrid w:val="0"/>
        <w:rPr>
          <w:sz w:val="21"/>
        </w:rPr>
      </w:pPr>
    </w:p>
    <w:p w14:paraId="12CD77B4" w14:textId="77777777" w:rsidR="00296D36" w:rsidRPr="00770CCA" w:rsidRDefault="00296D36" w:rsidP="00A95F90">
      <w:pPr>
        <w:snapToGrid w:val="0"/>
        <w:rPr>
          <w:sz w:val="21"/>
        </w:rPr>
      </w:pPr>
    </w:p>
    <w:p w14:paraId="6F75E6AA" w14:textId="77777777" w:rsidR="00296D36" w:rsidRPr="00770CCA" w:rsidRDefault="00296D36" w:rsidP="00A95F90">
      <w:pPr>
        <w:snapToGrid w:val="0"/>
        <w:rPr>
          <w:sz w:val="21"/>
        </w:rPr>
      </w:pPr>
    </w:p>
    <w:p w14:paraId="191F0364" w14:textId="77777777" w:rsidR="00296D36" w:rsidRPr="00770CCA" w:rsidRDefault="00296D36" w:rsidP="00A95F90">
      <w:pPr>
        <w:snapToGrid w:val="0"/>
        <w:rPr>
          <w:sz w:val="21"/>
        </w:rPr>
      </w:pPr>
    </w:p>
    <w:p w14:paraId="55D1E214" w14:textId="77777777" w:rsidR="00296D36" w:rsidRDefault="00296D36" w:rsidP="00A95F90">
      <w:pPr>
        <w:snapToGrid w:val="0"/>
        <w:jc w:val="left"/>
        <w:rPr>
          <w:b/>
          <w:sz w:val="32"/>
          <w:szCs w:val="32"/>
          <w:u w:val="single"/>
        </w:rPr>
      </w:pPr>
      <w:r>
        <w:rPr>
          <w:rFonts w:eastAsia="黑体" w:hint="eastAsia"/>
          <w:b/>
          <w:kern w:val="0"/>
          <w:sz w:val="32"/>
          <w:szCs w:val="32"/>
        </w:rPr>
        <w:t xml:space="preserve">            </w:t>
      </w:r>
      <w:r w:rsidRPr="00976863">
        <w:rPr>
          <w:rFonts w:ascii="黑体" w:eastAsia="黑体" w:hint="eastAsia"/>
          <w:b/>
          <w:sz w:val="32"/>
          <w:szCs w:val="32"/>
        </w:rPr>
        <w:t>专</w:t>
      </w:r>
      <w:r>
        <w:rPr>
          <w:rFonts w:ascii="黑体" w:eastAsia="黑体" w:hint="eastAsia"/>
          <w:b/>
          <w:sz w:val="32"/>
          <w:szCs w:val="32"/>
        </w:rPr>
        <w:t xml:space="preserve"> </w:t>
      </w:r>
      <w:r w:rsidRPr="00976863">
        <w:rPr>
          <w:rFonts w:ascii="黑体" w:eastAsia="黑体" w:hint="eastAsia"/>
          <w:b/>
          <w:sz w:val="32"/>
          <w:szCs w:val="32"/>
        </w:rPr>
        <w:t>业</w:t>
      </w:r>
      <w:r>
        <w:rPr>
          <w:rFonts w:ascii="黑体" w:eastAsia="黑体" w:hint="eastAsia"/>
          <w:b/>
          <w:sz w:val="32"/>
          <w:szCs w:val="32"/>
        </w:rPr>
        <w:t xml:space="preserve"> </w:t>
      </w:r>
      <w:r w:rsidRPr="00976863">
        <w:rPr>
          <w:rFonts w:ascii="黑体" w:eastAsia="黑体" w:hint="eastAsia"/>
          <w:b/>
          <w:sz w:val="32"/>
          <w:szCs w:val="32"/>
        </w:rPr>
        <w:t>名</w:t>
      </w:r>
      <w:r>
        <w:rPr>
          <w:rFonts w:ascii="黑体" w:eastAsia="黑体" w:hint="eastAsia"/>
          <w:b/>
          <w:sz w:val="32"/>
          <w:szCs w:val="32"/>
        </w:rPr>
        <w:t xml:space="preserve"> </w:t>
      </w:r>
      <w:r w:rsidRPr="00976863">
        <w:rPr>
          <w:rFonts w:ascii="黑体" w:eastAsia="黑体" w:hint="eastAsia"/>
          <w:b/>
          <w:sz w:val="32"/>
          <w:szCs w:val="32"/>
        </w:rPr>
        <w:t>称</w:t>
      </w:r>
      <w:r>
        <w:rPr>
          <w:rFonts w:hint="eastAsia"/>
          <w:sz w:val="32"/>
          <w:szCs w:val="32"/>
        </w:rPr>
        <w:t>：</w:t>
      </w:r>
      <w:r w:rsidRPr="009A57FA">
        <w:rPr>
          <w:rFonts w:hint="eastAsia"/>
          <w:b/>
          <w:sz w:val="32"/>
          <w:szCs w:val="32"/>
          <w:u w:val="single"/>
        </w:rPr>
        <w:t xml:space="preserve">   </w:t>
      </w:r>
      <w:r w:rsidRPr="009A57FA">
        <w:rPr>
          <w:rFonts w:hint="eastAsia"/>
          <w:b/>
          <w:sz w:val="32"/>
          <w:szCs w:val="32"/>
          <w:u w:val="single"/>
        </w:rPr>
        <w:t>建筑与土木工程</w:t>
      </w:r>
      <w:r w:rsidRPr="009A57FA">
        <w:rPr>
          <w:rFonts w:hint="eastAsia"/>
          <w:b/>
          <w:sz w:val="32"/>
          <w:szCs w:val="32"/>
          <w:u w:val="single"/>
        </w:rPr>
        <w:t xml:space="preserve">   </w:t>
      </w:r>
    </w:p>
    <w:p w14:paraId="6FDAEF6E" w14:textId="77777777" w:rsidR="00296D36" w:rsidRDefault="00296D36" w:rsidP="00A95F90">
      <w:pPr>
        <w:snapToGrid w:val="0"/>
        <w:jc w:val="center"/>
        <w:rPr>
          <w:b/>
          <w:sz w:val="32"/>
          <w:szCs w:val="32"/>
          <w:u w:val="single"/>
        </w:rPr>
      </w:pPr>
    </w:p>
    <w:p w14:paraId="3D204AD1" w14:textId="77777777" w:rsidR="00296D36" w:rsidRPr="00447023" w:rsidRDefault="00296D36" w:rsidP="00A95F90">
      <w:pPr>
        <w:snapToGrid w:val="0"/>
        <w:rPr>
          <w:b/>
          <w:sz w:val="32"/>
          <w:szCs w:val="32"/>
          <w:u w:val="single"/>
        </w:rPr>
      </w:pPr>
      <w:r>
        <w:rPr>
          <w:rFonts w:ascii="黑体" w:eastAsia="黑体" w:hint="eastAsia"/>
          <w:b/>
          <w:sz w:val="32"/>
          <w:szCs w:val="32"/>
        </w:rPr>
        <w:t xml:space="preserve">            </w:t>
      </w:r>
      <w:r w:rsidRPr="00447023">
        <w:rPr>
          <w:rFonts w:ascii="黑体" w:eastAsia="黑体" w:hint="eastAsia"/>
          <w:b/>
          <w:sz w:val="32"/>
          <w:szCs w:val="32"/>
        </w:rPr>
        <w:t xml:space="preserve">研究生姓名 </w:t>
      </w:r>
      <w:r w:rsidRPr="00447023">
        <w:rPr>
          <w:rFonts w:hint="eastAsia"/>
          <w:sz w:val="32"/>
          <w:szCs w:val="32"/>
        </w:rPr>
        <w:t>：</w:t>
      </w:r>
      <w:r w:rsidRPr="00447023">
        <w:rPr>
          <w:rFonts w:hint="eastAsia"/>
          <w:sz w:val="32"/>
          <w:szCs w:val="32"/>
          <w:u w:val="single"/>
        </w:rPr>
        <w:t xml:space="preserve">  </w:t>
      </w:r>
      <w:r w:rsidRPr="00447023">
        <w:rPr>
          <w:rFonts w:hint="eastAsia"/>
          <w:b/>
          <w:sz w:val="32"/>
          <w:szCs w:val="32"/>
          <w:u w:val="single"/>
        </w:rPr>
        <w:t xml:space="preserve">  </w:t>
      </w:r>
      <w:r>
        <w:rPr>
          <w:rFonts w:hint="eastAsia"/>
          <w:b/>
          <w:sz w:val="32"/>
          <w:szCs w:val="32"/>
          <w:u w:val="single"/>
        </w:rPr>
        <w:t xml:space="preserve">            </w:t>
      </w:r>
      <w:r w:rsidRPr="00447023">
        <w:rPr>
          <w:rFonts w:hint="eastAsia"/>
          <w:b/>
          <w:sz w:val="32"/>
          <w:szCs w:val="32"/>
          <w:u w:val="single"/>
        </w:rPr>
        <w:t xml:space="preserve">    </w:t>
      </w:r>
    </w:p>
    <w:p w14:paraId="1AE31782" w14:textId="77777777" w:rsidR="00296D36" w:rsidRPr="00447023" w:rsidRDefault="00296D36" w:rsidP="00A95F90">
      <w:pPr>
        <w:snapToGrid w:val="0"/>
        <w:ind w:firstLine="2233"/>
        <w:rPr>
          <w:b/>
          <w:sz w:val="32"/>
          <w:szCs w:val="32"/>
          <w:u w:val="single"/>
        </w:rPr>
      </w:pPr>
    </w:p>
    <w:p w14:paraId="15099911" w14:textId="77777777" w:rsidR="00296D36" w:rsidRDefault="00296D36" w:rsidP="00A95F90">
      <w:pPr>
        <w:snapToGrid w:val="0"/>
        <w:rPr>
          <w:sz w:val="32"/>
          <w:szCs w:val="32"/>
          <w:u w:val="single"/>
        </w:rPr>
      </w:pPr>
      <w:r>
        <w:rPr>
          <w:rFonts w:ascii="黑体" w:eastAsia="黑体" w:hint="eastAsia"/>
          <w:b/>
          <w:sz w:val="32"/>
          <w:szCs w:val="32"/>
        </w:rPr>
        <w:t xml:space="preserve">            </w:t>
      </w:r>
      <w:r w:rsidRPr="001647EE">
        <w:rPr>
          <w:rFonts w:ascii="黑体" w:eastAsia="黑体" w:hint="eastAsia"/>
          <w:b/>
          <w:sz w:val="32"/>
          <w:szCs w:val="32"/>
        </w:rPr>
        <w:t>导 师 姓 名</w:t>
      </w:r>
      <w:r w:rsidRPr="001647EE">
        <w:rPr>
          <w:rFonts w:hint="eastAsia"/>
          <w:sz w:val="32"/>
          <w:szCs w:val="32"/>
        </w:rPr>
        <w:t>：</w:t>
      </w:r>
      <w:r>
        <w:rPr>
          <w:rFonts w:hint="eastAsia"/>
          <w:sz w:val="32"/>
          <w:szCs w:val="32"/>
          <w:u w:val="single"/>
        </w:rPr>
        <w:t xml:space="preserve">  </w:t>
      </w:r>
      <w:r>
        <w:rPr>
          <w:rFonts w:hint="eastAsia"/>
          <w:b/>
          <w:sz w:val="32"/>
          <w:szCs w:val="32"/>
          <w:u w:val="single"/>
        </w:rPr>
        <w:t xml:space="preserve">                </w:t>
      </w:r>
      <w:r>
        <w:rPr>
          <w:rFonts w:hint="eastAsia"/>
          <w:sz w:val="32"/>
          <w:szCs w:val="32"/>
          <w:u w:val="single"/>
        </w:rPr>
        <w:t xml:space="preserve">  </w:t>
      </w:r>
    </w:p>
    <w:p w14:paraId="2C41D58D" w14:textId="77777777" w:rsidR="00296D36" w:rsidRDefault="00296D36" w:rsidP="00A95F90">
      <w:pPr>
        <w:snapToGrid w:val="0"/>
        <w:rPr>
          <w:sz w:val="32"/>
          <w:szCs w:val="32"/>
        </w:rPr>
      </w:pPr>
    </w:p>
    <w:p w14:paraId="74AA5AC9" w14:textId="77777777" w:rsidR="00296D36" w:rsidRDefault="00296D36" w:rsidP="00A95F90">
      <w:pPr>
        <w:snapToGrid w:val="0"/>
        <w:rPr>
          <w:sz w:val="32"/>
          <w:szCs w:val="32"/>
        </w:rPr>
      </w:pPr>
    </w:p>
    <w:p w14:paraId="4669C5AF" w14:textId="77777777" w:rsidR="00296D36" w:rsidRDefault="00296D36" w:rsidP="00A95F90">
      <w:pPr>
        <w:snapToGrid w:val="0"/>
        <w:rPr>
          <w:sz w:val="32"/>
          <w:szCs w:val="32"/>
        </w:rPr>
      </w:pPr>
    </w:p>
    <w:p w14:paraId="62D19D5E" w14:textId="77777777" w:rsidR="00296D36" w:rsidRDefault="00296D36" w:rsidP="00A95F90">
      <w:pPr>
        <w:snapToGrid w:val="0"/>
        <w:rPr>
          <w:sz w:val="32"/>
          <w:szCs w:val="32"/>
        </w:rPr>
      </w:pPr>
    </w:p>
    <w:p w14:paraId="1E8F1457" w14:textId="77777777" w:rsidR="00296D36" w:rsidRDefault="00296D36" w:rsidP="00A95F90">
      <w:pPr>
        <w:snapToGrid w:val="0"/>
        <w:rPr>
          <w:sz w:val="32"/>
          <w:szCs w:val="32"/>
        </w:rPr>
      </w:pPr>
    </w:p>
    <w:p w14:paraId="720C0460" w14:textId="77777777" w:rsidR="00296D36" w:rsidRDefault="00296D36" w:rsidP="00A95F90">
      <w:pPr>
        <w:snapToGrid w:val="0"/>
        <w:rPr>
          <w:sz w:val="32"/>
          <w:szCs w:val="32"/>
        </w:rPr>
      </w:pPr>
    </w:p>
    <w:p w14:paraId="5210CE9C" w14:textId="77777777" w:rsidR="00296D36" w:rsidRDefault="00296D36" w:rsidP="00A95F90">
      <w:pPr>
        <w:snapToGrid w:val="0"/>
        <w:rPr>
          <w:sz w:val="32"/>
          <w:szCs w:val="32"/>
        </w:rPr>
      </w:pPr>
    </w:p>
    <w:p w14:paraId="69D31AB3" w14:textId="77777777" w:rsidR="00296D36" w:rsidRDefault="00296D36" w:rsidP="00A95F90">
      <w:pPr>
        <w:snapToGrid w:val="0"/>
        <w:rPr>
          <w:sz w:val="32"/>
          <w:szCs w:val="32"/>
        </w:rPr>
      </w:pPr>
    </w:p>
    <w:p w14:paraId="62B431AC" w14:textId="77777777" w:rsidR="00296D36" w:rsidRDefault="00296D36" w:rsidP="00A95F90">
      <w:pPr>
        <w:snapToGrid w:val="0"/>
        <w:rPr>
          <w:sz w:val="32"/>
          <w:szCs w:val="32"/>
        </w:rPr>
      </w:pPr>
    </w:p>
    <w:p w14:paraId="35E27BDC" w14:textId="77777777" w:rsidR="00296D36" w:rsidRDefault="00296D36" w:rsidP="00A95F90">
      <w:pPr>
        <w:snapToGrid w:val="0"/>
        <w:rPr>
          <w:sz w:val="32"/>
          <w:szCs w:val="32"/>
        </w:rPr>
      </w:pPr>
    </w:p>
    <w:p w14:paraId="4CB681BC" w14:textId="77777777" w:rsidR="00296D36" w:rsidRDefault="00296D36" w:rsidP="00A95F90">
      <w:pPr>
        <w:snapToGrid w:val="0"/>
        <w:rPr>
          <w:sz w:val="32"/>
          <w:szCs w:val="32"/>
        </w:rPr>
      </w:pPr>
    </w:p>
    <w:p w14:paraId="109BE8D5" w14:textId="77777777" w:rsidR="00296D36" w:rsidRDefault="00296D36" w:rsidP="00A95F90">
      <w:pPr>
        <w:snapToGrid w:val="0"/>
        <w:rPr>
          <w:sz w:val="32"/>
          <w:szCs w:val="32"/>
        </w:rPr>
      </w:pPr>
    </w:p>
    <w:p w14:paraId="483FFD8F" w14:textId="77777777" w:rsidR="00296D36" w:rsidRPr="005A6BE6" w:rsidRDefault="00296D36" w:rsidP="00A95F90">
      <w:pPr>
        <w:snapToGrid w:val="0"/>
        <w:rPr>
          <w:sz w:val="32"/>
          <w:szCs w:val="32"/>
        </w:rPr>
      </w:pPr>
    </w:p>
    <w:p w14:paraId="59EF2A0B" w14:textId="77777777" w:rsidR="00296D36" w:rsidRPr="00770CCA" w:rsidRDefault="00296D36" w:rsidP="00A95F90">
      <w:pPr>
        <w:snapToGrid w:val="0"/>
        <w:rPr>
          <w:sz w:val="32"/>
          <w:szCs w:val="32"/>
          <w:u w:val="single"/>
        </w:rPr>
      </w:pPr>
      <w:r w:rsidRPr="00770CCA">
        <w:rPr>
          <w:sz w:val="32"/>
          <w:szCs w:val="32"/>
          <w:u w:val="single"/>
        </w:rPr>
        <w:t xml:space="preserve">                 </w:t>
      </w:r>
    </w:p>
    <w:p w14:paraId="472CD2B2" w14:textId="77777777" w:rsidR="00296D36" w:rsidRPr="00770CCA" w:rsidRDefault="00296D36" w:rsidP="00A95F90">
      <w:pPr>
        <w:autoSpaceDE w:val="0"/>
        <w:autoSpaceDN w:val="0"/>
        <w:adjustRightInd w:val="0"/>
        <w:snapToGrid w:val="0"/>
        <w:rPr>
          <w:sz w:val="21"/>
          <w:szCs w:val="21"/>
        </w:rPr>
        <w:sectPr w:rsidR="00296D36" w:rsidRPr="00770CCA" w:rsidSect="00A95F90">
          <w:headerReference w:type="even" r:id="rId8"/>
          <w:headerReference w:type="default" r:id="rId9"/>
          <w:footerReference w:type="even" r:id="rId10"/>
          <w:headerReference w:type="first" r:id="rId11"/>
          <w:footerReference w:type="first" r:id="rId12"/>
          <w:pgSz w:w="11900" w:h="16840"/>
          <w:pgMar w:top="1440" w:right="1800" w:bottom="1440" w:left="1800" w:header="851" w:footer="992" w:gutter="0"/>
          <w:cols w:space="425"/>
          <w:docGrid w:type="lines" w:linePitch="312"/>
        </w:sectPr>
      </w:pPr>
      <w:r>
        <w:rPr>
          <w:rFonts w:hint="eastAsia"/>
          <w:sz w:val="21"/>
        </w:rPr>
        <w:t>本论文受国家自然科学基金项目资助，在此表示感谢</w:t>
      </w:r>
    </w:p>
    <w:p w14:paraId="1D9BC351" w14:textId="77777777" w:rsidR="00296D36" w:rsidRPr="00770CCA" w:rsidRDefault="00296D36" w:rsidP="00A95F90">
      <w:pPr>
        <w:snapToGrid w:val="0"/>
        <w:rPr>
          <w:sz w:val="21"/>
        </w:rPr>
      </w:pPr>
    </w:p>
    <w:p w14:paraId="7BA0CD4B" w14:textId="77777777" w:rsidR="00296D36" w:rsidRPr="001F6DED" w:rsidRDefault="00296D36" w:rsidP="00A95F90">
      <w:pPr>
        <w:snapToGrid w:val="0"/>
        <w:jc w:val="center"/>
        <w:rPr>
          <w:rFonts w:eastAsia="黑体"/>
          <w:caps/>
          <w:color w:val="000000"/>
          <w:sz w:val="48"/>
        </w:rPr>
      </w:pPr>
      <w:r w:rsidRPr="001F6DED">
        <w:rPr>
          <w:rFonts w:eastAsia="黑体" w:hint="eastAsia"/>
          <w:caps/>
          <w:color w:val="000000"/>
          <w:sz w:val="48"/>
        </w:rPr>
        <w:t xml:space="preserve">the shift of microbial community with </w:t>
      </w:r>
      <w:r w:rsidRPr="001F6DED">
        <w:rPr>
          <w:rFonts w:eastAsia="黑体"/>
          <w:caps/>
          <w:color w:val="000000"/>
          <w:sz w:val="48"/>
        </w:rPr>
        <w:t>ANAEROBI</w:t>
      </w:r>
      <w:r w:rsidRPr="001F6DED">
        <w:rPr>
          <w:rFonts w:eastAsia="黑体" w:hint="eastAsia"/>
          <w:caps/>
          <w:color w:val="000000"/>
          <w:sz w:val="48"/>
        </w:rPr>
        <w:t xml:space="preserve">C dechlorination of </w:t>
      </w:r>
      <w:r w:rsidRPr="001F6DED">
        <w:rPr>
          <w:rFonts w:eastAsia="黑体"/>
          <w:caps/>
          <w:color w:val="000000"/>
          <w:sz w:val="48"/>
        </w:rPr>
        <w:t>POLYCHLORINATED BIPHENYL</w:t>
      </w:r>
      <w:r w:rsidRPr="001F6DED">
        <w:rPr>
          <w:rFonts w:eastAsia="黑体" w:hint="eastAsia"/>
          <w:caps/>
          <w:color w:val="000000"/>
          <w:sz w:val="48"/>
        </w:rPr>
        <w:t xml:space="preserve">S in sediments from </w:t>
      </w:r>
      <w:r>
        <w:rPr>
          <w:rFonts w:eastAsia="黑体"/>
          <w:caps/>
          <w:color w:val="000000"/>
          <w:sz w:val="48"/>
        </w:rPr>
        <w:t>Taihu Lake</w:t>
      </w:r>
    </w:p>
    <w:p w14:paraId="62F0B267" w14:textId="77777777" w:rsidR="00296D36" w:rsidRDefault="00296D36" w:rsidP="00A95F90">
      <w:pPr>
        <w:snapToGrid w:val="0"/>
        <w:ind w:firstLine="600"/>
        <w:jc w:val="center"/>
        <w:rPr>
          <w:rFonts w:eastAsia="黑体"/>
          <w:color w:val="000000"/>
          <w:sz w:val="30"/>
        </w:rPr>
      </w:pPr>
    </w:p>
    <w:p w14:paraId="46F8F282" w14:textId="77777777" w:rsidR="00296D36" w:rsidRPr="00770CCA" w:rsidRDefault="00296D36" w:rsidP="00A95F90">
      <w:pPr>
        <w:snapToGrid w:val="0"/>
        <w:ind w:firstLine="600"/>
        <w:jc w:val="center"/>
        <w:rPr>
          <w:rFonts w:eastAsia="黑体"/>
          <w:color w:val="000000"/>
          <w:sz w:val="30"/>
        </w:rPr>
      </w:pPr>
    </w:p>
    <w:p w14:paraId="577C3DF1" w14:textId="77777777" w:rsidR="00296D36" w:rsidRPr="00770CCA" w:rsidRDefault="00296D36" w:rsidP="00A95F90">
      <w:pPr>
        <w:jc w:val="center"/>
        <w:rPr>
          <w:rFonts w:eastAsia="黑体"/>
          <w:color w:val="000000"/>
          <w:sz w:val="30"/>
        </w:rPr>
      </w:pPr>
      <w:r w:rsidRPr="00770CCA">
        <w:rPr>
          <w:rFonts w:eastAsia="黑体"/>
          <w:color w:val="000000"/>
          <w:sz w:val="30"/>
        </w:rPr>
        <w:t>A Dissertation</w:t>
      </w:r>
      <w:r>
        <w:rPr>
          <w:rFonts w:eastAsia="黑体" w:hint="eastAsia"/>
          <w:color w:val="000000"/>
          <w:sz w:val="30"/>
        </w:rPr>
        <w:t xml:space="preserve"> </w:t>
      </w:r>
      <w:r w:rsidRPr="00770CCA">
        <w:rPr>
          <w:rFonts w:eastAsia="黑体"/>
          <w:color w:val="000000"/>
          <w:sz w:val="30"/>
        </w:rPr>
        <w:t>Submitted to</w:t>
      </w:r>
    </w:p>
    <w:p w14:paraId="546122C9" w14:textId="77777777" w:rsidR="00296D36" w:rsidRPr="00770CCA" w:rsidRDefault="00296D36" w:rsidP="00A95F90">
      <w:pPr>
        <w:jc w:val="center"/>
        <w:rPr>
          <w:rFonts w:eastAsia="黑体"/>
          <w:color w:val="000000"/>
          <w:sz w:val="30"/>
        </w:rPr>
      </w:pPr>
      <w:r w:rsidRPr="00770CCA">
        <w:rPr>
          <w:rFonts w:eastAsia="黑体"/>
          <w:color w:val="000000"/>
          <w:sz w:val="30"/>
        </w:rPr>
        <w:t>Southeast University</w:t>
      </w:r>
    </w:p>
    <w:p w14:paraId="2D8069DD" w14:textId="77777777" w:rsidR="00296D36" w:rsidRPr="00770CCA" w:rsidRDefault="00296D36" w:rsidP="00A95F90">
      <w:pPr>
        <w:jc w:val="center"/>
        <w:rPr>
          <w:rFonts w:eastAsia="黑体"/>
          <w:color w:val="000000"/>
          <w:sz w:val="30"/>
        </w:rPr>
      </w:pPr>
      <w:r w:rsidRPr="00770CCA">
        <w:rPr>
          <w:rFonts w:eastAsia="黑体"/>
          <w:color w:val="000000"/>
          <w:sz w:val="30"/>
        </w:rPr>
        <w:t>For the Academic Degree of Master of</w:t>
      </w:r>
      <w:r>
        <w:rPr>
          <w:rFonts w:eastAsia="黑体" w:hint="eastAsia"/>
          <w:color w:val="000000"/>
          <w:sz w:val="30"/>
        </w:rPr>
        <w:t xml:space="preserve"> </w:t>
      </w:r>
      <w:r w:rsidRPr="00770CCA">
        <w:rPr>
          <w:rFonts w:eastAsia="黑体"/>
          <w:color w:val="000000"/>
          <w:sz w:val="30"/>
        </w:rPr>
        <w:t>Engineering</w:t>
      </w:r>
    </w:p>
    <w:p w14:paraId="326A0BE4" w14:textId="77777777" w:rsidR="00296D36" w:rsidRPr="00770CCA" w:rsidRDefault="00296D36" w:rsidP="00A95F90">
      <w:pPr>
        <w:ind w:firstLine="600"/>
        <w:jc w:val="center"/>
        <w:rPr>
          <w:rFonts w:eastAsia="黑体"/>
          <w:color w:val="000000"/>
          <w:sz w:val="30"/>
        </w:rPr>
      </w:pPr>
    </w:p>
    <w:p w14:paraId="2957040B" w14:textId="77777777" w:rsidR="00296D36" w:rsidRPr="00770CCA" w:rsidRDefault="00296D36" w:rsidP="00A95F90">
      <w:pPr>
        <w:ind w:firstLine="600"/>
        <w:jc w:val="center"/>
        <w:rPr>
          <w:rFonts w:eastAsia="黑体"/>
          <w:color w:val="000000"/>
          <w:sz w:val="32"/>
        </w:rPr>
      </w:pPr>
      <w:r w:rsidRPr="00770CCA">
        <w:rPr>
          <w:rFonts w:eastAsia="黑体"/>
          <w:color w:val="000000"/>
          <w:sz w:val="32"/>
        </w:rPr>
        <w:t>BY</w:t>
      </w:r>
    </w:p>
    <w:p w14:paraId="0A42E826" w14:textId="77777777" w:rsidR="00296D36" w:rsidRDefault="00296D36" w:rsidP="00A95F90">
      <w:pPr>
        <w:ind w:firstLine="640"/>
        <w:jc w:val="center"/>
        <w:rPr>
          <w:rFonts w:eastAsia="黑体"/>
          <w:color w:val="000000"/>
          <w:sz w:val="32"/>
        </w:rPr>
      </w:pPr>
    </w:p>
    <w:p w14:paraId="43D0BE97" w14:textId="77777777" w:rsidR="00296D36" w:rsidRPr="00770CCA" w:rsidRDefault="00296D36" w:rsidP="00A95F90">
      <w:pPr>
        <w:ind w:firstLine="640"/>
        <w:jc w:val="center"/>
        <w:rPr>
          <w:rFonts w:eastAsia="黑体"/>
          <w:color w:val="000000"/>
          <w:sz w:val="32"/>
        </w:rPr>
      </w:pPr>
    </w:p>
    <w:p w14:paraId="3A2C76F4" w14:textId="77777777" w:rsidR="00296D36" w:rsidRDefault="00296D36" w:rsidP="00A95F90">
      <w:pPr>
        <w:ind w:firstLine="560"/>
        <w:jc w:val="center"/>
        <w:rPr>
          <w:rFonts w:eastAsia="黑体"/>
          <w:color w:val="000000"/>
          <w:sz w:val="32"/>
        </w:rPr>
      </w:pPr>
      <w:r w:rsidRPr="00770CCA">
        <w:rPr>
          <w:rFonts w:eastAsia="黑体"/>
          <w:color w:val="000000"/>
          <w:sz w:val="32"/>
        </w:rPr>
        <w:t>Supervised by</w:t>
      </w:r>
    </w:p>
    <w:p w14:paraId="56DC4F26" w14:textId="77777777" w:rsidR="00296D36" w:rsidRDefault="00296D36" w:rsidP="00A95F90">
      <w:pPr>
        <w:ind w:firstLine="560"/>
        <w:jc w:val="center"/>
        <w:rPr>
          <w:rFonts w:eastAsia="黑体"/>
          <w:color w:val="000000"/>
          <w:sz w:val="32"/>
        </w:rPr>
      </w:pPr>
    </w:p>
    <w:p w14:paraId="5CD53CD8" w14:textId="77777777" w:rsidR="00296D36" w:rsidRPr="00770CCA" w:rsidRDefault="00296D36" w:rsidP="00A95F90">
      <w:pPr>
        <w:ind w:firstLine="560"/>
        <w:jc w:val="center"/>
        <w:rPr>
          <w:rFonts w:eastAsia="黑体"/>
          <w:color w:val="000000"/>
          <w:sz w:val="32"/>
        </w:rPr>
      </w:pPr>
    </w:p>
    <w:p w14:paraId="7B8C14B7" w14:textId="77777777" w:rsidR="00296D36" w:rsidRPr="009227E7" w:rsidRDefault="00296D36" w:rsidP="00A95F90">
      <w:pPr>
        <w:spacing w:line="480" w:lineRule="auto"/>
        <w:ind w:firstLine="640"/>
        <w:jc w:val="center"/>
        <w:rPr>
          <w:rFonts w:eastAsia="黑体"/>
          <w:sz w:val="32"/>
          <w:szCs w:val="32"/>
        </w:rPr>
      </w:pPr>
      <w:r w:rsidRPr="009227E7">
        <w:rPr>
          <w:rFonts w:eastAsia="黑体"/>
          <w:sz w:val="32"/>
          <w:szCs w:val="32"/>
        </w:rPr>
        <w:t>Department of Municipal Engineering</w:t>
      </w:r>
    </w:p>
    <w:p w14:paraId="4803A00C" w14:textId="77777777" w:rsidR="00296D36" w:rsidRDefault="00296D36" w:rsidP="00A95F90">
      <w:pPr>
        <w:spacing w:line="480" w:lineRule="auto"/>
        <w:ind w:firstLine="640"/>
        <w:jc w:val="center"/>
        <w:rPr>
          <w:rFonts w:eastAsia="黑体"/>
          <w:sz w:val="32"/>
          <w:szCs w:val="32"/>
        </w:rPr>
      </w:pPr>
      <w:r>
        <w:rPr>
          <w:rFonts w:eastAsia="黑体"/>
          <w:sz w:val="32"/>
          <w:szCs w:val="32"/>
        </w:rPr>
        <w:t>Southeast University</w:t>
      </w:r>
    </w:p>
    <w:p w14:paraId="4E1FD808" w14:textId="77777777" w:rsidR="00296D36" w:rsidRDefault="00296D36" w:rsidP="00A95F90">
      <w:pPr>
        <w:spacing w:line="480" w:lineRule="auto"/>
        <w:rPr>
          <w:rFonts w:eastAsia="黑体"/>
          <w:sz w:val="32"/>
          <w:szCs w:val="32"/>
        </w:rPr>
      </w:pPr>
    </w:p>
    <w:p w14:paraId="36AF856C" w14:textId="7B346BF3" w:rsidR="00296D36" w:rsidRDefault="00B054D1" w:rsidP="00A95F90">
      <w:pPr>
        <w:snapToGrid w:val="0"/>
        <w:ind w:firstLine="640"/>
        <w:jc w:val="center"/>
        <w:rPr>
          <w:rFonts w:eastAsia="黑体"/>
          <w:sz w:val="32"/>
          <w:szCs w:val="32"/>
        </w:rPr>
      </w:pPr>
      <w:r>
        <w:rPr>
          <w:rFonts w:eastAsia="黑体" w:hint="eastAsia"/>
          <w:sz w:val="32"/>
          <w:szCs w:val="32"/>
        </w:rPr>
        <w:t>April</w:t>
      </w:r>
      <w:r w:rsidR="00296D36">
        <w:rPr>
          <w:rFonts w:eastAsia="黑体" w:hint="eastAsia"/>
          <w:sz w:val="32"/>
          <w:szCs w:val="32"/>
        </w:rPr>
        <w:t xml:space="preserve"> 2017</w:t>
      </w:r>
    </w:p>
    <w:p w14:paraId="069E43E6" w14:textId="77777777" w:rsidR="00296D36" w:rsidRPr="00770CCA" w:rsidRDefault="00296D36" w:rsidP="00A95F90">
      <w:pPr>
        <w:jc w:val="center"/>
        <w:rPr>
          <w:rFonts w:eastAsia="黑体"/>
          <w:color w:val="000000"/>
          <w:sz w:val="30"/>
        </w:rPr>
      </w:pPr>
    </w:p>
    <w:p w14:paraId="009F82DC" w14:textId="77777777" w:rsidR="00296D36" w:rsidRDefault="00296D36" w:rsidP="00A95F90">
      <w:pPr>
        <w:ind w:firstLine="600"/>
        <w:jc w:val="center"/>
        <w:rPr>
          <w:rFonts w:eastAsia="黑体"/>
          <w:color w:val="000000"/>
          <w:sz w:val="30"/>
        </w:rPr>
      </w:pPr>
    </w:p>
    <w:p w14:paraId="026BDD29" w14:textId="77777777" w:rsidR="00296D36" w:rsidRPr="00770CCA" w:rsidRDefault="00296D36" w:rsidP="00A95F90">
      <w:pPr>
        <w:ind w:firstLine="600"/>
        <w:jc w:val="center"/>
        <w:rPr>
          <w:rFonts w:eastAsia="黑体"/>
          <w:color w:val="000000"/>
          <w:sz w:val="30"/>
        </w:rPr>
      </w:pPr>
    </w:p>
    <w:p w14:paraId="7F1019F3" w14:textId="77777777" w:rsidR="00296D36" w:rsidRPr="00EE08F2" w:rsidRDefault="00296D36" w:rsidP="00A95F90">
      <w:pPr>
        <w:snapToGrid w:val="0"/>
        <w:ind w:firstLine="198"/>
        <w:rPr>
          <w:rFonts w:eastAsia="黑体"/>
          <w:color w:val="0000FF"/>
          <w:sz w:val="30"/>
          <w:szCs w:val="30"/>
        </w:rPr>
        <w:sectPr w:rsidR="00296D36" w:rsidRPr="00EE08F2" w:rsidSect="00A95F90">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418" w:bottom="1134" w:left="1418" w:header="851" w:footer="992" w:gutter="0"/>
          <w:cols w:space="425"/>
          <w:docGrid w:type="linesAndChars" w:linePitch="312"/>
        </w:sectPr>
      </w:pPr>
    </w:p>
    <w:p w14:paraId="27C0837D" w14:textId="77777777" w:rsidR="00296D36" w:rsidRPr="00770CCA" w:rsidRDefault="00296D36" w:rsidP="003A4A6B">
      <w:pPr>
        <w:spacing w:beforeLines="50" w:before="163" w:afterLines="50" w:after="163" w:line="360" w:lineRule="auto"/>
        <w:rPr>
          <w:sz w:val="21"/>
        </w:rPr>
      </w:pPr>
      <w:bookmarkStart w:id="0" w:name="_Toc450763971"/>
    </w:p>
    <w:p w14:paraId="1F811579" w14:textId="77777777" w:rsidR="00296D36" w:rsidRPr="00770CCA" w:rsidRDefault="00296D36" w:rsidP="003A4A6B">
      <w:pPr>
        <w:spacing w:beforeLines="50" w:before="163" w:afterLines="50" w:after="163" w:line="360" w:lineRule="auto"/>
        <w:jc w:val="center"/>
        <w:rPr>
          <w:rFonts w:eastAsia="黑体"/>
          <w:b/>
          <w:spacing w:val="20"/>
          <w:sz w:val="30"/>
          <w:szCs w:val="30"/>
        </w:rPr>
      </w:pPr>
      <w:r w:rsidRPr="00770CCA">
        <w:rPr>
          <w:rFonts w:eastAsia="黑体"/>
          <w:b/>
          <w:spacing w:val="20"/>
          <w:sz w:val="30"/>
          <w:szCs w:val="30"/>
        </w:rPr>
        <w:t>东南大学学位论文独创性声明</w:t>
      </w:r>
    </w:p>
    <w:p w14:paraId="36218C3D" w14:textId="77777777" w:rsidR="00296D36" w:rsidRPr="00770CCA" w:rsidRDefault="00296D36" w:rsidP="003A4A6B">
      <w:pPr>
        <w:spacing w:beforeLines="50" w:before="163" w:afterLines="50" w:after="163" w:line="360" w:lineRule="auto"/>
        <w:rPr>
          <w:sz w:val="21"/>
        </w:rPr>
      </w:pPr>
    </w:p>
    <w:p w14:paraId="400DCC5D" w14:textId="77777777" w:rsidR="00296D36" w:rsidRPr="00770CCA" w:rsidRDefault="00296D36" w:rsidP="003A4A6B">
      <w:pPr>
        <w:spacing w:beforeLines="50" w:before="163" w:afterLines="50" w:after="163" w:line="360" w:lineRule="auto"/>
        <w:ind w:firstLine="420"/>
        <w:rPr>
          <w:sz w:val="21"/>
        </w:rPr>
      </w:pPr>
      <w:r w:rsidRPr="00770CCA">
        <w:rPr>
          <w:sz w:val="21"/>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14:paraId="6C65DB35" w14:textId="77777777" w:rsidR="00296D36" w:rsidRPr="00770CCA" w:rsidRDefault="00296D36" w:rsidP="003A4A6B">
      <w:pPr>
        <w:spacing w:beforeLines="50" w:before="163" w:afterLines="50" w:after="163" w:line="360" w:lineRule="auto"/>
        <w:rPr>
          <w:sz w:val="21"/>
        </w:rPr>
      </w:pPr>
    </w:p>
    <w:p w14:paraId="1A976EC7" w14:textId="77777777" w:rsidR="00296D36" w:rsidRPr="00770CCA" w:rsidRDefault="00296D36" w:rsidP="003A4A6B">
      <w:pPr>
        <w:spacing w:beforeLines="50" w:before="163" w:afterLines="50" w:after="163" w:line="360" w:lineRule="auto"/>
        <w:ind w:firstLineChars="1028" w:firstLine="2159"/>
        <w:rPr>
          <w:sz w:val="21"/>
        </w:rPr>
      </w:pPr>
      <w:r w:rsidRPr="00770CCA">
        <w:rPr>
          <w:sz w:val="21"/>
        </w:rPr>
        <w:t>研究生签名：</w:t>
      </w:r>
      <w:r w:rsidRPr="00770CCA">
        <w:rPr>
          <w:sz w:val="21"/>
          <w:u w:val="single"/>
        </w:rPr>
        <w:t xml:space="preserve">               </w:t>
      </w:r>
      <w:r w:rsidRPr="00770CCA">
        <w:rPr>
          <w:sz w:val="21"/>
        </w:rPr>
        <w:t>日期：</w:t>
      </w:r>
      <w:r w:rsidRPr="00770CCA">
        <w:rPr>
          <w:sz w:val="21"/>
          <w:u w:val="single"/>
        </w:rPr>
        <w:t xml:space="preserve">               </w:t>
      </w:r>
    </w:p>
    <w:p w14:paraId="3E8178C6" w14:textId="77777777" w:rsidR="00296D36" w:rsidRPr="00770CCA" w:rsidRDefault="00296D36" w:rsidP="003A4A6B">
      <w:pPr>
        <w:spacing w:beforeLines="50" w:before="163" w:afterLines="50" w:after="163" w:line="360" w:lineRule="auto"/>
        <w:rPr>
          <w:sz w:val="21"/>
        </w:rPr>
      </w:pPr>
    </w:p>
    <w:p w14:paraId="08030B6A" w14:textId="77777777" w:rsidR="00296D36" w:rsidRPr="00770CCA" w:rsidRDefault="00296D36" w:rsidP="003A4A6B">
      <w:pPr>
        <w:spacing w:beforeLines="50" w:before="163" w:afterLines="50" w:after="163" w:line="360" w:lineRule="auto"/>
        <w:rPr>
          <w:sz w:val="21"/>
        </w:rPr>
      </w:pPr>
    </w:p>
    <w:p w14:paraId="77D99FEC" w14:textId="77777777" w:rsidR="00296D36" w:rsidRPr="00770CCA" w:rsidRDefault="00296D36" w:rsidP="003A4A6B">
      <w:pPr>
        <w:spacing w:beforeLines="50" w:before="163" w:afterLines="50" w:after="163" w:line="360" w:lineRule="auto"/>
        <w:jc w:val="center"/>
        <w:rPr>
          <w:rFonts w:eastAsia="黑体"/>
          <w:b/>
          <w:spacing w:val="20"/>
          <w:sz w:val="30"/>
          <w:szCs w:val="30"/>
        </w:rPr>
      </w:pPr>
      <w:r w:rsidRPr="00770CCA">
        <w:rPr>
          <w:rFonts w:eastAsia="黑体"/>
          <w:b/>
          <w:spacing w:val="20"/>
          <w:sz w:val="30"/>
          <w:szCs w:val="30"/>
        </w:rPr>
        <w:t>东南大学学位论文使用授权声明</w:t>
      </w:r>
    </w:p>
    <w:p w14:paraId="72D90656" w14:textId="77777777" w:rsidR="00296D36" w:rsidRPr="00770CCA" w:rsidRDefault="00296D36" w:rsidP="003A4A6B">
      <w:pPr>
        <w:spacing w:beforeLines="50" w:before="163" w:afterLines="50" w:after="163" w:line="360" w:lineRule="auto"/>
        <w:rPr>
          <w:sz w:val="21"/>
        </w:rPr>
      </w:pPr>
    </w:p>
    <w:p w14:paraId="0AD4F6C6" w14:textId="77777777" w:rsidR="00296D36" w:rsidRPr="00770CCA" w:rsidRDefault="00296D36" w:rsidP="003A4A6B">
      <w:pPr>
        <w:spacing w:beforeLines="50" w:before="163" w:afterLines="50" w:after="163" w:line="360" w:lineRule="auto"/>
        <w:ind w:firstLine="420"/>
        <w:rPr>
          <w:sz w:val="21"/>
        </w:rPr>
      </w:pPr>
      <w:r w:rsidRPr="00770CCA">
        <w:rPr>
          <w:sz w:val="21"/>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14:paraId="270BC234" w14:textId="77777777" w:rsidR="00296D36" w:rsidRPr="00770CCA" w:rsidRDefault="00296D36" w:rsidP="003A4A6B">
      <w:pPr>
        <w:spacing w:beforeLines="50" w:before="163" w:afterLines="50" w:after="163" w:line="360" w:lineRule="auto"/>
        <w:rPr>
          <w:sz w:val="21"/>
        </w:rPr>
      </w:pPr>
    </w:p>
    <w:p w14:paraId="0926082E" w14:textId="77777777" w:rsidR="00296D36" w:rsidRPr="00770CCA" w:rsidRDefault="00296D36" w:rsidP="003A4A6B">
      <w:pPr>
        <w:spacing w:beforeLines="50" w:before="163" w:afterLines="50" w:after="163" w:line="360" w:lineRule="auto"/>
        <w:ind w:firstLineChars="771" w:firstLine="1619"/>
        <w:rPr>
          <w:sz w:val="21"/>
          <w:u w:val="single"/>
        </w:rPr>
        <w:sectPr w:rsidR="00296D36" w:rsidRPr="00770CCA" w:rsidSect="00A95F90">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26"/>
        </w:sectPr>
      </w:pPr>
      <w:r w:rsidRPr="00770CCA">
        <w:rPr>
          <w:sz w:val="21"/>
        </w:rPr>
        <w:t>研究生签名：</w:t>
      </w:r>
      <w:r w:rsidRPr="00770CCA">
        <w:rPr>
          <w:sz w:val="21"/>
          <w:u w:val="single"/>
        </w:rPr>
        <w:t xml:space="preserve">         </w:t>
      </w:r>
      <w:r w:rsidRPr="00770CCA">
        <w:rPr>
          <w:sz w:val="21"/>
        </w:rPr>
        <w:t>导师签名：</w:t>
      </w:r>
      <w:r w:rsidRPr="00770CCA">
        <w:rPr>
          <w:sz w:val="21"/>
          <w:u w:val="single"/>
        </w:rPr>
        <w:t xml:space="preserve">         </w:t>
      </w:r>
      <w:r w:rsidRPr="00770CCA">
        <w:rPr>
          <w:sz w:val="21"/>
        </w:rPr>
        <w:t>日期：</w:t>
      </w:r>
      <w:r>
        <w:rPr>
          <w:sz w:val="21"/>
          <w:u w:val="single"/>
        </w:rPr>
        <w:t xml:space="preserve">      </w:t>
      </w:r>
      <w:r>
        <w:rPr>
          <w:rFonts w:hint="eastAsia"/>
          <w:sz w:val="21"/>
          <w:u w:val="single"/>
        </w:rPr>
        <w:t xml:space="preserve">  </w:t>
      </w:r>
      <w:r>
        <w:rPr>
          <w:sz w:val="21"/>
          <w:u w:val="single"/>
        </w:rPr>
        <w:t xml:space="preserve"> </w:t>
      </w:r>
    </w:p>
    <w:p w14:paraId="13148489" w14:textId="77777777" w:rsidR="00296D36" w:rsidRPr="00E40C7E" w:rsidRDefault="00296D36" w:rsidP="00A95F90">
      <w:pPr>
        <w:pStyle w:val="af0"/>
        <w:spacing w:before="163" w:after="326"/>
        <w:jc w:val="left"/>
        <w:sectPr w:rsidR="00296D36" w:rsidRPr="00E40C7E" w:rsidSect="00A95F90">
          <w:headerReference w:type="even" r:id="rId25"/>
          <w:footerReference w:type="even" r:id="rId26"/>
          <w:type w:val="continuous"/>
          <w:pgSz w:w="11906" w:h="16838"/>
          <w:pgMar w:top="1440" w:right="1800" w:bottom="1440" w:left="1800" w:header="851" w:footer="992" w:gutter="0"/>
          <w:pgNumType w:fmt="upperRoman" w:start="1"/>
          <w:cols w:space="425"/>
          <w:titlePg/>
          <w:docGrid w:type="lines" w:linePitch="326"/>
        </w:sectPr>
      </w:pPr>
    </w:p>
    <w:p w14:paraId="152D3B9D" w14:textId="77777777" w:rsidR="00296D36" w:rsidRPr="00E40C7E" w:rsidRDefault="00296D36" w:rsidP="00A95F90">
      <w:pPr>
        <w:snapToGrid w:val="0"/>
        <w:jc w:val="center"/>
        <w:rPr>
          <w:rFonts w:ascii="宋体" w:hAnsi="宋体"/>
          <w:sz w:val="44"/>
          <w:szCs w:val="44"/>
        </w:rPr>
      </w:pPr>
      <w:r w:rsidRPr="00E40C7E">
        <w:rPr>
          <w:rFonts w:ascii="宋体" w:hAnsi="宋体"/>
          <w:sz w:val="44"/>
          <w:szCs w:val="44"/>
        </w:rPr>
        <w:lastRenderedPageBreak/>
        <w:t>太湖底泥</w:t>
      </w:r>
      <w:r w:rsidRPr="00E40C7E">
        <w:rPr>
          <w:rFonts w:ascii="宋体" w:hAnsi="宋体" w:hint="eastAsia"/>
          <w:sz w:val="44"/>
          <w:szCs w:val="44"/>
        </w:rPr>
        <w:t>多氯联苯厌氧脱氯过程中</w:t>
      </w:r>
    </w:p>
    <w:p w14:paraId="0354A039" w14:textId="77777777" w:rsidR="00296D36" w:rsidRPr="00E40C7E" w:rsidRDefault="00296D36" w:rsidP="00A95F90">
      <w:pPr>
        <w:snapToGrid w:val="0"/>
        <w:jc w:val="center"/>
        <w:rPr>
          <w:rFonts w:ascii="宋体" w:hAnsi="宋体"/>
          <w:sz w:val="44"/>
          <w:szCs w:val="44"/>
        </w:rPr>
      </w:pPr>
      <w:r w:rsidRPr="00E40C7E">
        <w:rPr>
          <w:rFonts w:ascii="宋体" w:hAnsi="宋体" w:hint="eastAsia"/>
          <w:sz w:val="44"/>
          <w:szCs w:val="44"/>
        </w:rPr>
        <w:t>微生物群落变化研究</w:t>
      </w:r>
    </w:p>
    <w:p w14:paraId="6093684C" w14:textId="77777777" w:rsidR="00296D36" w:rsidRPr="00E40C7E" w:rsidRDefault="00296D36" w:rsidP="003A4A6B">
      <w:pPr>
        <w:pStyle w:val="af0"/>
        <w:snapToGrid w:val="0"/>
        <w:spacing w:before="163" w:afterLines="50" w:after="163" w:line="300" w:lineRule="auto"/>
      </w:pPr>
      <w:bookmarkStart w:id="1" w:name="_Toc346463064"/>
      <w:r w:rsidRPr="00E40C7E">
        <w:t>摘要</w:t>
      </w:r>
      <w:bookmarkEnd w:id="1"/>
    </w:p>
    <w:p w14:paraId="1215114B" w14:textId="0F34F78A" w:rsidR="00296D36" w:rsidRPr="00E40C7E" w:rsidRDefault="00296D36" w:rsidP="00A95F90">
      <w:pPr>
        <w:adjustRightInd w:val="0"/>
        <w:snapToGrid w:val="0"/>
        <w:spacing w:line="300" w:lineRule="auto"/>
        <w:ind w:firstLineChars="200" w:firstLine="480"/>
      </w:pPr>
      <w:r w:rsidRPr="00E40C7E">
        <w:rPr>
          <w:rFonts w:hint="eastAsia"/>
        </w:rPr>
        <w:t>多氯联苯</w:t>
      </w:r>
      <w:r w:rsidRPr="00E40C7E">
        <w:rPr>
          <w:bCs/>
          <w:kern w:val="0"/>
        </w:rPr>
        <w:t>（</w:t>
      </w:r>
      <w:r w:rsidRPr="00E40C7E">
        <w:rPr>
          <w:bCs/>
          <w:kern w:val="0"/>
        </w:rPr>
        <w:t>Polychlorinated biphenyls</w:t>
      </w:r>
      <w:r w:rsidRPr="00E40C7E">
        <w:rPr>
          <w:bCs/>
          <w:kern w:val="0"/>
        </w:rPr>
        <w:t>，</w:t>
      </w:r>
      <w:r w:rsidRPr="00E40C7E">
        <w:rPr>
          <w:bCs/>
          <w:kern w:val="0"/>
        </w:rPr>
        <w:t>PCB</w:t>
      </w:r>
      <w:r w:rsidRPr="00E40C7E">
        <w:rPr>
          <w:rFonts w:hint="eastAsia"/>
          <w:bCs/>
          <w:kern w:val="0"/>
        </w:rPr>
        <w:t>s</w:t>
      </w:r>
      <w:r w:rsidRPr="00E40C7E">
        <w:rPr>
          <w:rFonts w:hint="eastAsia"/>
          <w:bCs/>
          <w:kern w:val="0"/>
        </w:rPr>
        <w:t>）</w:t>
      </w:r>
      <w:r w:rsidRPr="00E40C7E">
        <w:rPr>
          <w:rFonts w:hint="eastAsia"/>
        </w:rPr>
        <w:t>是一种典型的有机氯污染物，具有</w:t>
      </w:r>
      <w:r w:rsidRPr="00E40C7E">
        <w:rPr>
          <w:szCs w:val="22"/>
        </w:rPr>
        <w:t>疏水、</w:t>
      </w:r>
      <w:r w:rsidRPr="00E40C7E">
        <w:rPr>
          <w:rFonts w:hint="eastAsia"/>
          <w:szCs w:val="22"/>
        </w:rPr>
        <w:t>难降解、</w:t>
      </w:r>
      <w:r w:rsidRPr="00E40C7E">
        <w:rPr>
          <w:szCs w:val="22"/>
        </w:rPr>
        <w:t>远距离传输特性</w:t>
      </w:r>
      <w:r w:rsidRPr="00E40C7E">
        <w:rPr>
          <w:rFonts w:hint="eastAsia"/>
          <w:szCs w:val="22"/>
        </w:rPr>
        <w:t>，容易在土壤和底泥中富集。</w:t>
      </w:r>
      <w:ins w:id="2" w:author="HGJ" w:date="2017-04-10T09:40:00Z">
        <w:r w:rsidR="00405E07">
          <w:rPr>
            <w:rFonts w:hint="eastAsia"/>
            <w:szCs w:val="22"/>
          </w:rPr>
          <w:t>河湖底泥中的</w:t>
        </w:r>
        <w:r w:rsidR="00405E07">
          <w:rPr>
            <w:rFonts w:hint="eastAsia"/>
            <w:szCs w:val="22"/>
          </w:rPr>
          <w:t>pcb</w:t>
        </w:r>
        <w:r w:rsidR="00405E07">
          <w:rPr>
            <w:rFonts w:hint="eastAsia"/>
            <w:szCs w:val="22"/>
          </w:rPr>
          <w:t>可通过</w:t>
        </w:r>
      </w:ins>
      <w:ins w:id="3" w:author="HGJ" w:date="2017-04-10T09:41:00Z">
        <w:r w:rsidR="00405E07">
          <w:rPr>
            <w:rFonts w:hint="eastAsia"/>
            <w:szCs w:val="22"/>
          </w:rPr>
          <w:t>水体中的</w:t>
        </w:r>
      </w:ins>
      <w:ins w:id="4" w:author="HGJ" w:date="2017-04-10T09:40:00Z">
        <w:r w:rsidR="00405E07">
          <w:rPr>
            <w:rFonts w:hint="eastAsia"/>
            <w:szCs w:val="22"/>
          </w:rPr>
          <w:t>生物富集作用危害人类健康。</w:t>
        </w:r>
      </w:ins>
      <w:del w:id="5" w:author="HGJ" w:date="2017-04-10T09:41:00Z">
        <w:r w:rsidRPr="00E40C7E" w:rsidDel="00405E07">
          <w:rPr>
            <w:rFonts w:hint="eastAsia"/>
            <w:szCs w:val="22"/>
          </w:rPr>
          <w:delText>底泥中的</w:delText>
        </w:r>
        <w:r w:rsidRPr="00E40C7E" w:rsidDel="00405E07">
          <w:rPr>
            <w:rFonts w:hint="eastAsia"/>
            <w:szCs w:val="22"/>
          </w:rPr>
          <w:delText>PCBs</w:delText>
        </w:r>
        <w:r w:rsidRPr="00E40C7E" w:rsidDel="00405E07">
          <w:rPr>
            <w:rFonts w:hint="eastAsia"/>
            <w:szCs w:val="22"/>
          </w:rPr>
          <w:delText>又可</w:delText>
        </w:r>
        <w:r w:rsidDel="00405E07">
          <w:rPr>
            <w:rFonts w:hint="eastAsia"/>
            <w:szCs w:val="22"/>
          </w:rPr>
          <w:delText>经</w:delText>
        </w:r>
        <w:r w:rsidRPr="00E40C7E" w:rsidDel="00405E07">
          <w:rPr>
            <w:rFonts w:hint="eastAsia"/>
            <w:szCs w:val="22"/>
          </w:rPr>
          <w:delText>过再悬浮进入水体，通过生物富集危害人类健康</w:delText>
        </w:r>
        <w:r w:rsidDel="00405E07">
          <w:rPr>
            <w:rFonts w:hint="eastAsia"/>
            <w:szCs w:val="22"/>
          </w:rPr>
          <w:delText>。</w:delText>
        </w:r>
        <w:r w:rsidRPr="00E40C7E" w:rsidDel="00405E07">
          <w:rPr>
            <w:rFonts w:hint="eastAsia"/>
          </w:rPr>
          <w:delText>底泥作为多氯联苯重要的源和汇，应被重点关注。</w:delText>
        </w:r>
      </w:del>
      <w:ins w:id="6" w:author="HGJ" w:date="2017-04-10T09:42:00Z">
        <w:r w:rsidR="00405E07">
          <w:rPr>
            <w:rFonts w:hint="eastAsia"/>
          </w:rPr>
          <w:t>研究自然环境条件下脱氯微生物的作用过程与机理是实现多氯联苯污染底泥原位修复的</w:t>
        </w:r>
      </w:ins>
      <w:ins w:id="7" w:author="HGJ" w:date="2017-04-10T09:43:00Z">
        <w:r w:rsidR="00405E07">
          <w:rPr>
            <w:rFonts w:hint="eastAsia"/>
          </w:rPr>
          <w:t>关键基础工作之一。</w:t>
        </w:r>
      </w:ins>
      <w:del w:id="8" w:author="HGJ" w:date="2017-04-10T09:44:00Z">
        <w:r w:rsidRPr="00E40C7E" w:rsidDel="00405E07">
          <w:rPr>
            <w:rFonts w:hint="eastAsia"/>
          </w:rPr>
          <w:delText>脱氯微生物的普遍存在使得监测下的自然衰减方案成为可能，实现底泥中多氯联苯的原位修复。</w:delText>
        </w:r>
      </w:del>
    </w:p>
    <w:p w14:paraId="4D452105" w14:textId="3A6FCB7B" w:rsidR="00296D36" w:rsidRPr="00E40C7E" w:rsidRDefault="00296D36" w:rsidP="00A95F90">
      <w:pPr>
        <w:adjustRightInd w:val="0"/>
        <w:snapToGrid w:val="0"/>
        <w:spacing w:line="300" w:lineRule="auto"/>
        <w:ind w:firstLineChars="200" w:firstLine="480"/>
      </w:pPr>
      <w:r w:rsidRPr="00E40C7E">
        <w:rPr>
          <w:rFonts w:hint="eastAsia"/>
        </w:rPr>
        <w:t>本研究以三种太湖底泥微环境为实验对象，分别是外加</w:t>
      </w:r>
      <w:r w:rsidRPr="00E40C7E">
        <w:rPr>
          <w:rFonts w:hint="eastAsia"/>
        </w:rPr>
        <w:t>PCBs</w:t>
      </w:r>
      <w:r w:rsidRPr="00E40C7E">
        <w:rPr>
          <w:rFonts w:hint="eastAsia"/>
        </w:rPr>
        <w:t>母体的微环境（</w:t>
      </w:r>
      <w:r w:rsidRPr="00E40C7E">
        <w:rPr>
          <w:rFonts w:hint="eastAsia"/>
          <w:szCs w:val="22"/>
        </w:rPr>
        <w:t>记为</w:t>
      </w:r>
      <w:r w:rsidRPr="00E40C7E">
        <w:rPr>
          <w:rFonts w:hint="eastAsia"/>
          <w:szCs w:val="22"/>
        </w:rPr>
        <w:t>T-1</w:t>
      </w:r>
      <w:r w:rsidRPr="00E40C7E">
        <w:rPr>
          <w:rFonts w:hint="eastAsia"/>
          <w:szCs w:val="22"/>
        </w:rPr>
        <w:t>实验组，又称产甲烷条件下太湖底泥反应微环境）</w:t>
      </w:r>
      <w:r w:rsidRPr="00E40C7E">
        <w:rPr>
          <w:rFonts w:hint="eastAsia"/>
        </w:rPr>
        <w:t>、外加</w:t>
      </w:r>
      <w:r w:rsidRPr="00E40C7E">
        <w:rPr>
          <w:rFonts w:hint="eastAsia"/>
        </w:rPr>
        <w:t>PCBs</w:t>
      </w:r>
      <w:r w:rsidRPr="00E40C7E">
        <w:rPr>
          <w:rFonts w:hint="eastAsia"/>
        </w:rPr>
        <w:t>母体以及</w:t>
      </w:r>
      <w:r w:rsidRPr="00E40C7E">
        <w:rPr>
          <w:rFonts w:hint="eastAsia"/>
        </w:rPr>
        <w:t>Na</w:t>
      </w:r>
      <w:r w:rsidRPr="00E40C7E">
        <w:rPr>
          <w:rFonts w:hint="eastAsia"/>
          <w:vertAlign w:val="subscript"/>
        </w:rPr>
        <w:t>2</w:t>
      </w:r>
      <w:r w:rsidRPr="00E40C7E">
        <w:rPr>
          <w:rFonts w:hint="eastAsia"/>
        </w:rPr>
        <w:t>SO</w:t>
      </w:r>
      <w:r w:rsidRPr="00E40C7E">
        <w:rPr>
          <w:rFonts w:hint="eastAsia"/>
          <w:vertAlign w:val="subscript"/>
        </w:rPr>
        <w:t>4</w:t>
      </w:r>
      <w:r w:rsidRPr="00E40C7E">
        <w:rPr>
          <w:rFonts w:hint="eastAsia"/>
        </w:rPr>
        <w:t>的微环境（</w:t>
      </w:r>
      <w:r w:rsidRPr="00E40C7E">
        <w:rPr>
          <w:rFonts w:hint="eastAsia"/>
          <w:szCs w:val="22"/>
        </w:rPr>
        <w:t>记做</w:t>
      </w:r>
      <w:r w:rsidRPr="00E40C7E">
        <w:rPr>
          <w:rFonts w:hint="eastAsia"/>
          <w:szCs w:val="22"/>
        </w:rPr>
        <w:t>T-S</w:t>
      </w:r>
      <w:r w:rsidRPr="00E40C7E">
        <w:rPr>
          <w:rFonts w:hint="eastAsia"/>
          <w:szCs w:val="22"/>
        </w:rPr>
        <w:t>实验组，又称硫酸盐还原条件下太湖底泥反应微环境）</w:t>
      </w:r>
      <w:r w:rsidRPr="00E40C7E">
        <w:rPr>
          <w:rFonts w:hint="eastAsia"/>
        </w:rPr>
        <w:t>、外加</w:t>
      </w:r>
      <w:r w:rsidRPr="00E40C7E">
        <w:rPr>
          <w:rFonts w:hint="eastAsia"/>
        </w:rPr>
        <w:t>PCBs</w:t>
      </w:r>
      <w:r w:rsidRPr="00E40C7E">
        <w:rPr>
          <w:rFonts w:hint="eastAsia"/>
        </w:rPr>
        <w:t>母体以及</w:t>
      </w:r>
      <w:r w:rsidRPr="00E40C7E">
        <w:rPr>
          <w:rFonts w:hint="eastAsia"/>
        </w:rPr>
        <w:t>FeOOH</w:t>
      </w:r>
      <w:r w:rsidRPr="00E40C7E">
        <w:rPr>
          <w:rFonts w:hint="eastAsia"/>
        </w:rPr>
        <w:t>的微环境（</w:t>
      </w:r>
      <w:r w:rsidRPr="00E40C7E">
        <w:rPr>
          <w:rFonts w:hint="eastAsia"/>
          <w:szCs w:val="22"/>
        </w:rPr>
        <w:t>记做</w:t>
      </w:r>
      <w:r w:rsidRPr="00E40C7E">
        <w:rPr>
          <w:rFonts w:hint="eastAsia"/>
          <w:szCs w:val="22"/>
        </w:rPr>
        <w:t>T-Fe</w:t>
      </w:r>
      <w:r w:rsidRPr="00E40C7E">
        <w:rPr>
          <w:rFonts w:hint="eastAsia"/>
          <w:szCs w:val="22"/>
        </w:rPr>
        <w:t>实验组，又称三价铁还原条件下太湖底泥反应微环境）</w:t>
      </w:r>
      <w:r w:rsidRPr="00E40C7E">
        <w:rPr>
          <w:rFonts w:hint="eastAsia"/>
        </w:rPr>
        <w:t>，对</w:t>
      </w:r>
      <w:r w:rsidRPr="00E40C7E">
        <w:rPr>
          <w:rFonts w:hint="eastAsia"/>
        </w:rPr>
        <w:t>PCBs</w:t>
      </w:r>
      <w:r w:rsidRPr="00E40C7E">
        <w:rPr>
          <w:rFonts w:hint="eastAsia"/>
        </w:rPr>
        <w:t>在各实验微环境下的自然降解情况进行为期</w:t>
      </w:r>
      <w:r w:rsidRPr="00E40C7E">
        <w:rPr>
          <w:rFonts w:hint="eastAsia"/>
        </w:rPr>
        <w:t>66</w:t>
      </w:r>
      <w:r w:rsidRPr="00E40C7E">
        <w:rPr>
          <w:rFonts w:hint="eastAsia"/>
        </w:rPr>
        <w:t>周的监测</w:t>
      </w:r>
      <w:del w:id="9" w:author="HGJ" w:date="2017-04-10T09:45:00Z">
        <w:r w:rsidRPr="00E40C7E" w:rsidDel="00405E07">
          <w:rPr>
            <w:rFonts w:hint="eastAsia"/>
          </w:rPr>
          <w:delText>。</w:delText>
        </w:r>
        <w:r w:rsidDel="00405E07">
          <w:rPr>
            <w:rFonts w:hint="eastAsia"/>
          </w:rPr>
          <w:delText>在</w:delText>
        </w:r>
        <w:r w:rsidRPr="00E40C7E" w:rsidDel="00405E07">
          <w:rPr>
            <w:rFonts w:hint="eastAsia"/>
          </w:rPr>
          <w:delText>66</w:delText>
        </w:r>
        <w:r w:rsidDel="00405E07">
          <w:rPr>
            <w:rFonts w:hint="eastAsia"/>
          </w:rPr>
          <w:delText>周的实验周期内，</w:delText>
        </w:r>
      </w:del>
      <w:ins w:id="10" w:author="HGJ" w:date="2017-04-10T09:45:00Z">
        <w:r w:rsidR="00405E07">
          <w:rPr>
            <w:rFonts w:hint="eastAsia"/>
          </w:rPr>
          <w:t>，</w:t>
        </w:r>
      </w:ins>
      <w:r w:rsidRPr="00E40C7E">
        <w:rPr>
          <w:rFonts w:hint="eastAsia"/>
        </w:rPr>
        <w:t>共对</w:t>
      </w:r>
      <w:r w:rsidRPr="00E40C7E">
        <w:rPr>
          <w:rFonts w:hint="eastAsia"/>
        </w:rPr>
        <w:t>1</w:t>
      </w:r>
      <w:r w:rsidR="004D4C32">
        <w:rPr>
          <w:rFonts w:hint="eastAsia"/>
        </w:rPr>
        <w:t>3</w:t>
      </w:r>
      <w:r w:rsidRPr="00E40C7E">
        <w:rPr>
          <w:rFonts w:hint="eastAsia"/>
        </w:rPr>
        <w:t>个时间点的</w:t>
      </w:r>
      <w:ins w:id="11" w:author="HGJ" w:date="2017-04-10T09:45:00Z">
        <w:r w:rsidR="00405E07">
          <w:rPr>
            <w:rFonts w:hint="eastAsia"/>
          </w:rPr>
          <w:t>（数量）</w:t>
        </w:r>
      </w:ins>
      <w:r w:rsidRPr="00E40C7E">
        <w:rPr>
          <w:rFonts w:hint="eastAsia"/>
        </w:rPr>
        <w:t>样品进行采样（每</w:t>
      </w:r>
      <w:r>
        <w:rPr>
          <w:rFonts w:hint="eastAsia"/>
        </w:rPr>
        <w:t>个</w:t>
      </w:r>
      <w:r w:rsidRPr="00E40C7E">
        <w:rPr>
          <w:rFonts w:hint="eastAsia"/>
        </w:rPr>
        <w:t>实验组采集三个平行样）</w:t>
      </w:r>
      <w:ins w:id="12" w:author="HGJ" w:date="2017-04-10T09:46:00Z">
        <w:r w:rsidR="00405E07">
          <w:rPr>
            <w:rFonts w:hint="eastAsia"/>
          </w:rPr>
          <w:t>（获得多少个样品）</w:t>
        </w:r>
      </w:ins>
      <w:r w:rsidRPr="00E40C7E">
        <w:rPr>
          <w:rFonts w:hint="eastAsia"/>
        </w:rPr>
        <w:t>。对泥浆样品中</w:t>
      </w:r>
      <w:r>
        <w:rPr>
          <w:rFonts w:hint="eastAsia"/>
        </w:rPr>
        <w:t>的</w:t>
      </w:r>
      <w:r w:rsidRPr="00E40C7E">
        <w:rPr>
          <w:rFonts w:hint="eastAsia"/>
        </w:rPr>
        <w:t>PCBs</w:t>
      </w:r>
      <w:r w:rsidRPr="00E40C7E">
        <w:rPr>
          <w:rFonts w:hint="eastAsia"/>
        </w:rPr>
        <w:t>提取纯化后，</w:t>
      </w:r>
      <w:r>
        <w:rPr>
          <w:szCs w:val="22"/>
        </w:rPr>
        <w:t>参照美国环保署</w:t>
      </w:r>
      <w:r w:rsidRPr="00E40C7E">
        <w:rPr>
          <w:szCs w:val="22"/>
        </w:rPr>
        <w:t>方法（</w:t>
      </w:r>
      <w:r w:rsidRPr="00E40C7E">
        <w:rPr>
          <w:szCs w:val="22"/>
        </w:rPr>
        <w:t>EPA Method 8082</w:t>
      </w:r>
      <w:r w:rsidRPr="00E40C7E">
        <w:rPr>
          <w:szCs w:val="22"/>
        </w:rPr>
        <w:t>）</w:t>
      </w:r>
      <w:r w:rsidRPr="00E40C7E">
        <w:rPr>
          <w:rFonts w:hint="eastAsia"/>
          <w:szCs w:val="22"/>
        </w:rPr>
        <w:t>进行气相色谱检测</w:t>
      </w:r>
      <w:ins w:id="13" w:author="HGJ" w:date="2017-04-10T09:48:00Z">
        <w:r w:rsidR="00405E07">
          <w:rPr>
            <w:szCs w:val="22"/>
          </w:rPr>
          <w:t>，</w:t>
        </w:r>
      </w:ins>
      <w:del w:id="14" w:author="HGJ" w:date="2017-04-10T09:48:00Z">
        <w:r w:rsidRPr="00E40C7E" w:rsidDel="00405E07">
          <w:rPr>
            <w:rFonts w:hint="eastAsia"/>
            <w:szCs w:val="22"/>
          </w:rPr>
          <w:delText>。</w:delText>
        </w:r>
      </w:del>
      <w:r w:rsidRPr="00E40C7E">
        <w:rPr>
          <w:rFonts w:hint="eastAsia"/>
          <w:szCs w:val="22"/>
        </w:rPr>
        <w:t>同时提取各样品的总菌</w:t>
      </w:r>
      <w:r w:rsidRPr="00E40C7E">
        <w:rPr>
          <w:rFonts w:hint="eastAsia"/>
          <w:szCs w:val="22"/>
        </w:rPr>
        <w:t>DNA</w:t>
      </w:r>
      <w:r w:rsidRPr="00E40C7E">
        <w:rPr>
          <w:rFonts w:hint="eastAsia"/>
          <w:szCs w:val="22"/>
        </w:rPr>
        <w:t>，</w:t>
      </w:r>
      <w:ins w:id="15" w:author="HGJ" w:date="2017-04-10T09:48:00Z">
        <w:r w:rsidR="00405E07">
          <w:rPr>
            <w:rFonts w:hint="eastAsia"/>
            <w:szCs w:val="22"/>
          </w:rPr>
          <w:t>筛选出。。。</w:t>
        </w:r>
      </w:ins>
      <w:r w:rsidRPr="00E40C7E">
        <w:rPr>
          <w:rFonts w:hint="eastAsia"/>
        </w:rPr>
        <w:t>进行高通量测序（</w:t>
      </w:r>
      <w:r w:rsidRPr="00E40C7E">
        <w:rPr>
          <w:rFonts w:hint="eastAsia"/>
        </w:rPr>
        <w:t>10</w:t>
      </w:r>
      <w:r w:rsidRPr="00E40C7E">
        <w:rPr>
          <w:rFonts w:hint="eastAsia"/>
        </w:rPr>
        <w:t>个样品）及荧光实时定量</w:t>
      </w:r>
      <w:r w:rsidRPr="00E40C7E">
        <w:rPr>
          <w:rFonts w:hint="eastAsia"/>
        </w:rPr>
        <w:t>PCR</w:t>
      </w:r>
      <w:r w:rsidRPr="00E40C7E">
        <w:rPr>
          <w:rFonts w:hint="eastAsia"/>
        </w:rPr>
        <w:t>实验。通过分子生物学方法与</w:t>
      </w:r>
      <w:r w:rsidRPr="00E40C7E">
        <w:rPr>
          <w:rFonts w:hint="eastAsia"/>
        </w:rPr>
        <w:t>PCBs</w:t>
      </w:r>
      <w:r w:rsidRPr="00E40C7E">
        <w:rPr>
          <w:rFonts w:hint="eastAsia"/>
        </w:rPr>
        <w:t>化学分析相结合，筛选</w:t>
      </w:r>
      <w:r w:rsidRPr="00E40C7E">
        <w:rPr>
          <w:rFonts w:hint="eastAsia"/>
        </w:rPr>
        <w:t>PCBs</w:t>
      </w:r>
      <w:r w:rsidRPr="00E40C7E">
        <w:rPr>
          <w:rFonts w:hint="eastAsia"/>
        </w:rPr>
        <w:t>降解指示微生物</w:t>
      </w:r>
      <w:r w:rsidRPr="00E40C7E">
        <w:rPr>
          <w:rFonts w:hint="eastAsia"/>
        </w:rPr>
        <w:t>/</w:t>
      </w:r>
      <w:r w:rsidRPr="00E40C7E">
        <w:rPr>
          <w:rFonts w:hint="eastAsia"/>
        </w:rPr>
        <w:t>基因。</w:t>
      </w:r>
      <w:del w:id="16" w:author="HGJ" w:date="2017-04-10T09:49:00Z">
        <w:r w:rsidRPr="00E40C7E" w:rsidDel="00405E07">
          <w:rPr>
            <w:rFonts w:hint="eastAsia"/>
          </w:rPr>
          <w:delText>本研究的主要工作与结论如下</w:delText>
        </w:r>
      </w:del>
      <w:ins w:id="17" w:author="HGJ" w:date="2017-04-10T09:49:00Z">
        <w:r w:rsidR="00405E07">
          <w:rPr>
            <w:rFonts w:hint="eastAsia"/>
          </w:rPr>
          <w:t>主要结论如下</w:t>
        </w:r>
      </w:ins>
      <w:r w:rsidRPr="00E40C7E">
        <w:rPr>
          <w:rFonts w:hint="eastAsia"/>
        </w:rPr>
        <w:t>：</w:t>
      </w:r>
    </w:p>
    <w:p w14:paraId="70108E30" w14:textId="77777777" w:rsidR="00296D36" w:rsidRPr="00E40C7E" w:rsidRDefault="00296D36" w:rsidP="00A95F90">
      <w:pPr>
        <w:adjustRightInd w:val="0"/>
        <w:snapToGrid w:val="0"/>
        <w:spacing w:line="300" w:lineRule="auto"/>
        <w:ind w:firstLine="482"/>
      </w:pPr>
      <w:r w:rsidRPr="00E40C7E">
        <w:rPr>
          <w:rFonts w:hint="eastAsia"/>
        </w:rPr>
        <w:t>（</w:t>
      </w:r>
      <w:r w:rsidRPr="00E40C7E">
        <w:rPr>
          <w:rFonts w:hint="eastAsia"/>
        </w:rPr>
        <w:t>1</w:t>
      </w:r>
      <w:r w:rsidRPr="00E40C7E">
        <w:rPr>
          <w:rFonts w:hint="eastAsia"/>
        </w:rPr>
        <w:t>）太湖底泥本土微生物能降解</w:t>
      </w:r>
      <w:r w:rsidRPr="00E40C7E">
        <w:rPr>
          <w:rFonts w:hint="eastAsia"/>
        </w:rPr>
        <w:t>PCBs</w:t>
      </w:r>
      <w:r>
        <w:rPr>
          <w:rFonts w:hint="eastAsia"/>
        </w:rPr>
        <w:t>。</w:t>
      </w:r>
    </w:p>
    <w:p w14:paraId="462BAB51"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2</w:t>
      </w:r>
      <w:r w:rsidRPr="00E40C7E">
        <w:rPr>
          <w:rFonts w:hint="eastAsia"/>
        </w:rPr>
        <w:t>）各个实验环境下</w:t>
      </w:r>
      <w:r w:rsidRPr="00E40C7E">
        <w:rPr>
          <w:rFonts w:hint="eastAsia"/>
        </w:rPr>
        <w:t>PCBs</w:t>
      </w:r>
      <w:r w:rsidRPr="00E40C7E">
        <w:rPr>
          <w:rFonts w:hint="eastAsia"/>
        </w:rPr>
        <w:t>降解</w:t>
      </w:r>
      <w:r>
        <w:rPr>
          <w:rFonts w:hint="eastAsia"/>
        </w:rPr>
        <w:t>均</w:t>
      </w:r>
      <w:r w:rsidRPr="00E40C7E">
        <w:rPr>
          <w:rFonts w:hint="eastAsia"/>
        </w:rPr>
        <w:t>存在反应滞后期（</w:t>
      </w:r>
      <w:r>
        <w:rPr>
          <w:rFonts w:hint="eastAsia"/>
        </w:rPr>
        <w:t>T-1</w:t>
      </w:r>
      <w:r>
        <w:rPr>
          <w:rFonts w:hint="eastAsia"/>
        </w:rPr>
        <w:t>实验</w:t>
      </w:r>
      <w:r w:rsidRPr="00E40C7E">
        <w:rPr>
          <w:rFonts w:hint="eastAsia"/>
        </w:rPr>
        <w:t>组为</w:t>
      </w:r>
      <w:r w:rsidRPr="00E40C7E">
        <w:rPr>
          <w:rFonts w:hint="eastAsia"/>
        </w:rPr>
        <w:t>3</w:t>
      </w:r>
      <w:r>
        <w:t>–</w:t>
      </w:r>
      <w:r w:rsidRPr="00E40C7E">
        <w:rPr>
          <w:rFonts w:hint="eastAsia"/>
        </w:rPr>
        <w:t>6</w:t>
      </w:r>
      <w:r w:rsidRPr="00E40C7E">
        <w:rPr>
          <w:rFonts w:hint="eastAsia"/>
        </w:rPr>
        <w:t>周，其余两组为</w:t>
      </w:r>
      <w:r w:rsidRPr="00E40C7E">
        <w:rPr>
          <w:rFonts w:hint="eastAsia"/>
        </w:rPr>
        <w:t>9</w:t>
      </w:r>
      <w:r w:rsidRPr="00E40C7E">
        <w:rPr>
          <w:rFonts w:hint="eastAsia"/>
        </w:rPr>
        <w:t>周），添加竞争性电子受体（硫酸盐、三价铁）会延长反应滞后期。</w:t>
      </w:r>
    </w:p>
    <w:p w14:paraId="14582137"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3</w:t>
      </w:r>
      <w:r w:rsidRPr="00E40C7E">
        <w:rPr>
          <w:rFonts w:hint="eastAsia"/>
        </w:rPr>
        <w:t>）</w:t>
      </w:r>
      <w:r w:rsidRPr="0017486F">
        <w:rPr>
          <w:rFonts w:hint="eastAsia"/>
          <w:snapToGrid w:val="0"/>
          <w:spacing w:val="3"/>
          <w:kern w:val="0"/>
        </w:rPr>
        <w:t>总体来看，脱氯速率由快到慢排序为</w:t>
      </w:r>
      <w:r w:rsidRPr="0017486F">
        <w:rPr>
          <w:rFonts w:hint="eastAsia"/>
          <w:snapToGrid w:val="0"/>
          <w:spacing w:val="3"/>
          <w:kern w:val="0"/>
        </w:rPr>
        <w:t>T-1</w:t>
      </w:r>
      <w:r w:rsidRPr="0017486F">
        <w:rPr>
          <w:rFonts w:hint="eastAsia"/>
          <w:snapToGrid w:val="0"/>
          <w:spacing w:val="3"/>
          <w:kern w:val="0"/>
        </w:rPr>
        <w:t>＞</w:t>
      </w:r>
      <w:r w:rsidRPr="0017486F">
        <w:rPr>
          <w:rFonts w:hint="eastAsia"/>
          <w:snapToGrid w:val="0"/>
          <w:spacing w:val="3"/>
          <w:kern w:val="0"/>
        </w:rPr>
        <w:t>T-Fe</w:t>
      </w:r>
      <w:r w:rsidRPr="0017486F">
        <w:rPr>
          <w:rFonts w:hint="eastAsia"/>
          <w:snapToGrid w:val="0"/>
          <w:spacing w:val="3"/>
          <w:kern w:val="0"/>
        </w:rPr>
        <w:t>＞</w:t>
      </w:r>
      <w:r w:rsidRPr="0017486F">
        <w:rPr>
          <w:rFonts w:hint="eastAsia"/>
          <w:snapToGrid w:val="0"/>
          <w:spacing w:val="3"/>
          <w:kern w:val="0"/>
        </w:rPr>
        <w:t>T-S</w:t>
      </w:r>
      <w:r w:rsidRPr="0017486F">
        <w:rPr>
          <w:rFonts w:hint="eastAsia"/>
          <w:snapToGrid w:val="0"/>
          <w:spacing w:val="3"/>
          <w:kern w:val="0"/>
        </w:rPr>
        <w:t>。竞争性电子受体会抑制多氯联苯的脱氯，且硫酸盐的抑制作用强于三价铁。</w:t>
      </w:r>
      <w:r w:rsidRPr="0017486F">
        <w:rPr>
          <w:rFonts w:hint="eastAsia"/>
          <w:snapToGrid w:val="0"/>
          <w:spacing w:val="3"/>
          <w:kern w:val="0"/>
        </w:rPr>
        <w:t>T-1</w:t>
      </w:r>
      <w:r w:rsidRPr="0017486F">
        <w:rPr>
          <w:rFonts w:hint="eastAsia"/>
          <w:snapToGrid w:val="0"/>
          <w:spacing w:val="3"/>
          <w:kern w:val="0"/>
        </w:rPr>
        <w:t>实验组在反应启动后（</w:t>
      </w:r>
      <w:r w:rsidRPr="0017486F">
        <w:rPr>
          <w:rFonts w:hint="eastAsia"/>
          <w:snapToGrid w:val="0"/>
          <w:spacing w:val="3"/>
          <w:kern w:val="0"/>
        </w:rPr>
        <w:t>3</w:t>
      </w:r>
      <w:r>
        <w:rPr>
          <w:snapToGrid w:val="0"/>
          <w:spacing w:val="3"/>
          <w:kern w:val="0"/>
        </w:rPr>
        <w:t>–</w:t>
      </w:r>
      <w:r w:rsidRPr="0017486F">
        <w:rPr>
          <w:rFonts w:hint="eastAsia"/>
          <w:snapToGrid w:val="0"/>
          <w:spacing w:val="3"/>
          <w:kern w:val="0"/>
        </w:rPr>
        <w:t>6</w:t>
      </w:r>
      <w:r w:rsidRPr="0017486F">
        <w:rPr>
          <w:rFonts w:hint="eastAsia"/>
          <w:snapToGrid w:val="0"/>
          <w:spacing w:val="3"/>
          <w:kern w:val="0"/>
        </w:rPr>
        <w:t>周）即快速脱氯（</w:t>
      </w:r>
      <w:r w:rsidRPr="0017486F">
        <w:rPr>
          <w:rFonts w:hint="eastAsia"/>
          <w:snapToGrid w:val="0"/>
          <w:spacing w:val="3"/>
          <w:kern w:val="0"/>
        </w:rPr>
        <w:t>3</w:t>
      </w:r>
      <w:r>
        <w:rPr>
          <w:snapToGrid w:val="0"/>
          <w:spacing w:val="3"/>
          <w:kern w:val="0"/>
        </w:rPr>
        <w:t>–</w:t>
      </w:r>
      <w:r w:rsidRPr="0017486F">
        <w:rPr>
          <w:rFonts w:hint="eastAsia"/>
          <w:snapToGrid w:val="0"/>
          <w:spacing w:val="3"/>
          <w:kern w:val="0"/>
        </w:rPr>
        <w:t>18</w:t>
      </w:r>
      <w:r w:rsidRPr="0017486F">
        <w:rPr>
          <w:rFonts w:hint="eastAsia"/>
          <w:snapToGrid w:val="0"/>
          <w:spacing w:val="3"/>
          <w:kern w:val="0"/>
        </w:rPr>
        <w:t>周总</w:t>
      </w:r>
      <w:r w:rsidRPr="0017486F">
        <w:rPr>
          <w:rFonts w:hint="eastAsia"/>
          <w:snapToGrid w:val="0"/>
          <w:spacing w:val="3"/>
          <w:kern w:val="0"/>
        </w:rPr>
        <w:t>PCBs</w:t>
      </w:r>
      <w:r w:rsidRPr="0017486F">
        <w:rPr>
          <w:rFonts w:hint="eastAsia"/>
          <w:snapToGrid w:val="0"/>
          <w:spacing w:val="3"/>
          <w:kern w:val="0"/>
        </w:rPr>
        <w:t>脱氯速率为</w:t>
      </w:r>
      <w:r w:rsidRPr="0017486F">
        <w:rPr>
          <w:snapToGrid w:val="0"/>
          <w:spacing w:val="3"/>
          <w:kern w:val="0"/>
        </w:rPr>
        <w:t>0.3728</w:t>
      </w:r>
      <w:r w:rsidRPr="0017486F">
        <w:rPr>
          <w:rFonts w:hint="eastAsia"/>
          <w:snapToGrid w:val="0"/>
          <w:spacing w:val="3"/>
          <w:kern w:val="0"/>
        </w:rPr>
        <w:t xml:space="preserve"> </w:t>
      </w:r>
      <w:r w:rsidRPr="0017486F">
        <w:rPr>
          <w:snapToGrid w:val="0"/>
          <w:spacing w:val="3"/>
          <w:kern w:val="0"/>
        </w:rPr>
        <w:t>±</w:t>
      </w:r>
      <w:r w:rsidRPr="0017486F">
        <w:rPr>
          <w:rFonts w:hint="eastAsia"/>
          <w:snapToGrid w:val="0"/>
          <w:spacing w:val="3"/>
          <w:kern w:val="0"/>
        </w:rPr>
        <w:t xml:space="preserve"> </w:t>
      </w:r>
      <w:r w:rsidRPr="0017486F">
        <w:rPr>
          <w:snapToGrid w:val="0"/>
          <w:spacing w:val="3"/>
          <w:kern w:val="0"/>
        </w:rPr>
        <w:t>0.014</w:t>
      </w:r>
      <w:r w:rsidRPr="0017486F">
        <w:rPr>
          <w:rFonts w:hint="eastAsia"/>
          <w:snapToGrid w:val="0"/>
          <w:spacing w:val="3"/>
          <w:kern w:val="0"/>
        </w:rPr>
        <w:t>6 mg/kg</w:t>
      </w:r>
      <w:r w:rsidRPr="0017486F">
        <w:rPr>
          <w:rFonts w:eastAsia="楷体"/>
          <w:snapToGrid w:val="0"/>
          <w:spacing w:val="3"/>
          <w:kern w:val="0"/>
        </w:rPr>
        <w:t>·</w:t>
      </w:r>
      <w:r w:rsidRPr="0017486F">
        <w:rPr>
          <w:rFonts w:hint="eastAsia"/>
          <w:snapToGrid w:val="0"/>
          <w:spacing w:val="3"/>
          <w:kern w:val="0"/>
        </w:rPr>
        <w:t>week</w:t>
      </w:r>
      <w:r w:rsidRPr="0017486F">
        <w:rPr>
          <w:rFonts w:hint="eastAsia"/>
          <w:snapToGrid w:val="0"/>
          <w:spacing w:val="3"/>
          <w:kern w:val="0"/>
          <w:vertAlign w:val="superscript"/>
        </w:rPr>
        <w:t>-1</w:t>
      </w:r>
      <w:r w:rsidRPr="0017486F">
        <w:rPr>
          <w:rFonts w:hint="eastAsia"/>
          <w:snapToGrid w:val="0"/>
          <w:spacing w:val="3"/>
          <w:kern w:val="0"/>
        </w:rPr>
        <w:t>；</w:t>
      </w:r>
      <w:r w:rsidRPr="0017486F">
        <w:rPr>
          <w:rFonts w:hint="eastAsia"/>
          <w:snapToGrid w:val="0"/>
          <w:spacing w:val="3"/>
          <w:kern w:val="0"/>
        </w:rPr>
        <w:t>18</w:t>
      </w:r>
      <w:r w:rsidRPr="0017486F">
        <w:rPr>
          <w:rFonts w:hint="eastAsia"/>
          <w:snapToGrid w:val="0"/>
          <w:spacing w:val="3"/>
          <w:kern w:val="0"/>
        </w:rPr>
        <w:t>周</w:t>
      </w:r>
      <w:r>
        <w:rPr>
          <w:snapToGrid w:val="0"/>
          <w:spacing w:val="3"/>
          <w:kern w:val="0"/>
        </w:rPr>
        <w:t>–</w:t>
      </w:r>
      <w:r w:rsidRPr="0017486F">
        <w:rPr>
          <w:rFonts w:hint="eastAsia"/>
          <w:snapToGrid w:val="0"/>
          <w:spacing w:val="3"/>
          <w:kern w:val="0"/>
        </w:rPr>
        <w:t>36</w:t>
      </w:r>
      <w:r w:rsidRPr="0017486F">
        <w:rPr>
          <w:rFonts w:hint="eastAsia"/>
          <w:snapToGrid w:val="0"/>
          <w:spacing w:val="3"/>
          <w:kern w:val="0"/>
        </w:rPr>
        <w:t>周速率为</w:t>
      </w:r>
      <w:r w:rsidRPr="0017486F">
        <w:rPr>
          <w:snapToGrid w:val="0"/>
          <w:spacing w:val="3"/>
          <w:kern w:val="0"/>
        </w:rPr>
        <w:t>0.09</w:t>
      </w:r>
      <w:r w:rsidRPr="0017486F">
        <w:rPr>
          <w:rFonts w:hint="eastAsia"/>
          <w:snapToGrid w:val="0"/>
          <w:spacing w:val="3"/>
          <w:kern w:val="0"/>
        </w:rPr>
        <w:t>9</w:t>
      </w:r>
      <w:r w:rsidRPr="0017486F">
        <w:rPr>
          <w:snapToGrid w:val="0"/>
          <w:spacing w:val="3"/>
          <w:kern w:val="0"/>
        </w:rPr>
        <w:t xml:space="preserve"> ±</w:t>
      </w:r>
      <w:r w:rsidRPr="0017486F">
        <w:rPr>
          <w:rFonts w:hint="eastAsia"/>
          <w:snapToGrid w:val="0"/>
          <w:spacing w:val="3"/>
          <w:kern w:val="0"/>
        </w:rPr>
        <w:t xml:space="preserve"> </w:t>
      </w:r>
      <w:r w:rsidRPr="0017486F">
        <w:rPr>
          <w:snapToGrid w:val="0"/>
          <w:spacing w:val="3"/>
          <w:kern w:val="0"/>
        </w:rPr>
        <w:t>0.00</w:t>
      </w:r>
      <w:r w:rsidRPr="0017486F">
        <w:rPr>
          <w:rFonts w:hint="eastAsia"/>
          <w:snapToGrid w:val="0"/>
          <w:spacing w:val="3"/>
          <w:kern w:val="0"/>
        </w:rPr>
        <w:t>9mg/kg</w:t>
      </w:r>
      <w:r w:rsidRPr="0017486F">
        <w:rPr>
          <w:rFonts w:eastAsia="楷体"/>
          <w:snapToGrid w:val="0"/>
          <w:spacing w:val="3"/>
          <w:kern w:val="0"/>
        </w:rPr>
        <w:t>·</w:t>
      </w:r>
      <w:r w:rsidRPr="0017486F">
        <w:rPr>
          <w:rFonts w:hint="eastAsia"/>
          <w:snapToGrid w:val="0"/>
          <w:spacing w:val="3"/>
          <w:kern w:val="0"/>
        </w:rPr>
        <w:t>week</w:t>
      </w:r>
      <w:r w:rsidRPr="0017486F">
        <w:rPr>
          <w:rFonts w:hint="eastAsia"/>
          <w:snapToGrid w:val="0"/>
          <w:spacing w:val="3"/>
          <w:kern w:val="0"/>
          <w:vertAlign w:val="superscript"/>
        </w:rPr>
        <w:t>-1</w:t>
      </w:r>
      <w:r w:rsidRPr="0017486F">
        <w:rPr>
          <w:rFonts w:hint="eastAsia"/>
          <w:snapToGrid w:val="0"/>
          <w:spacing w:val="3"/>
          <w:kern w:val="0"/>
        </w:rPr>
        <w:t>；</w:t>
      </w:r>
      <w:r w:rsidRPr="0017486F">
        <w:rPr>
          <w:rFonts w:hint="eastAsia"/>
          <w:snapToGrid w:val="0"/>
          <w:spacing w:val="3"/>
          <w:kern w:val="0"/>
        </w:rPr>
        <w:t>36</w:t>
      </w:r>
      <w:r>
        <w:rPr>
          <w:snapToGrid w:val="0"/>
          <w:spacing w:val="3"/>
          <w:kern w:val="0"/>
        </w:rPr>
        <w:t>–</w:t>
      </w:r>
      <w:r w:rsidRPr="0017486F">
        <w:rPr>
          <w:rFonts w:hint="eastAsia"/>
          <w:snapToGrid w:val="0"/>
          <w:spacing w:val="3"/>
          <w:kern w:val="0"/>
        </w:rPr>
        <w:t>66</w:t>
      </w:r>
      <w:r w:rsidRPr="0017486F">
        <w:rPr>
          <w:rFonts w:hint="eastAsia"/>
          <w:snapToGrid w:val="0"/>
          <w:spacing w:val="3"/>
          <w:kern w:val="0"/>
        </w:rPr>
        <w:t>周速率为</w:t>
      </w:r>
      <w:r w:rsidRPr="0017486F">
        <w:rPr>
          <w:snapToGrid w:val="0"/>
          <w:spacing w:val="3"/>
          <w:kern w:val="0"/>
        </w:rPr>
        <w:t>0.15</w:t>
      </w:r>
      <w:r w:rsidRPr="0017486F">
        <w:rPr>
          <w:rFonts w:hint="eastAsia"/>
          <w:snapToGrid w:val="0"/>
          <w:spacing w:val="3"/>
          <w:kern w:val="0"/>
        </w:rPr>
        <w:t>8</w:t>
      </w:r>
      <w:r w:rsidRPr="0017486F">
        <w:rPr>
          <w:snapToGrid w:val="0"/>
          <w:spacing w:val="3"/>
          <w:kern w:val="0"/>
        </w:rPr>
        <w:t xml:space="preserve"> ±</w:t>
      </w:r>
      <w:r w:rsidRPr="0017486F">
        <w:rPr>
          <w:rFonts w:hint="eastAsia"/>
          <w:snapToGrid w:val="0"/>
          <w:spacing w:val="3"/>
          <w:kern w:val="0"/>
        </w:rPr>
        <w:t xml:space="preserve"> </w:t>
      </w:r>
      <w:r w:rsidRPr="0017486F">
        <w:rPr>
          <w:snapToGrid w:val="0"/>
          <w:spacing w:val="3"/>
          <w:kern w:val="0"/>
        </w:rPr>
        <w:t>0.00</w:t>
      </w:r>
      <w:r w:rsidRPr="0017486F">
        <w:rPr>
          <w:rFonts w:hint="eastAsia"/>
          <w:snapToGrid w:val="0"/>
          <w:spacing w:val="3"/>
          <w:kern w:val="0"/>
        </w:rPr>
        <w:t>5 mg/kg</w:t>
      </w:r>
      <w:r w:rsidRPr="0017486F">
        <w:rPr>
          <w:rFonts w:eastAsia="楷体"/>
          <w:snapToGrid w:val="0"/>
          <w:spacing w:val="3"/>
          <w:kern w:val="0"/>
        </w:rPr>
        <w:t>·</w:t>
      </w:r>
      <w:r w:rsidRPr="0017486F">
        <w:rPr>
          <w:rFonts w:hint="eastAsia"/>
          <w:snapToGrid w:val="0"/>
          <w:spacing w:val="3"/>
          <w:kern w:val="0"/>
        </w:rPr>
        <w:t>week</w:t>
      </w:r>
      <w:r w:rsidRPr="0017486F">
        <w:rPr>
          <w:rFonts w:hint="eastAsia"/>
          <w:snapToGrid w:val="0"/>
          <w:spacing w:val="3"/>
          <w:kern w:val="0"/>
          <w:vertAlign w:val="superscript"/>
        </w:rPr>
        <w:t>-1</w:t>
      </w:r>
      <w:r w:rsidRPr="0017486F">
        <w:rPr>
          <w:rFonts w:hint="eastAsia"/>
          <w:snapToGrid w:val="0"/>
          <w:spacing w:val="3"/>
          <w:kern w:val="0"/>
        </w:rPr>
        <w:t>），</w:t>
      </w:r>
      <w:r w:rsidRPr="0017486F">
        <w:rPr>
          <w:rFonts w:hint="eastAsia"/>
          <w:snapToGrid w:val="0"/>
          <w:spacing w:val="3"/>
          <w:kern w:val="0"/>
        </w:rPr>
        <w:t>66</w:t>
      </w:r>
      <w:r w:rsidRPr="0017486F">
        <w:rPr>
          <w:rFonts w:hint="eastAsia"/>
          <w:snapToGrid w:val="0"/>
          <w:spacing w:val="3"/>
          <w:kern w:val="0"/>
        </w:rPr>
        <w:t>周内</w:t>
      </w:r>
      <w:r w:rsidRPr="0017486F">
        <w:rPr>
          <w:rFonts w:hint="eastAsia"/>
          <w:snapToGrid w:val="0"/>
          <w:spacing w:val="3"/>
          <w:kern w:val="0"/>
        </w:rPr>
        <w:t>PCBs</w:t>
      </w:r>
      <w:r w:rsidRPr="0017486F">
        <w:rPr>
          <w:rFonts w:hint="eastAsia"/>
          <w:snapToGrid w:val="0"/>
          <w:spacing w:val="3"/>
          <w:kern w:val="0"/>
        </w:rPr>
        <w:t>总浓度由</w:t>
      </w:r>
      <w:r w:rsidRPr="0017486F">
        <w:rPr>
          <w:snapToGrid w:val="0"/>
          <w:spacing w:val="3"/>
          <w:kern w:val="0"/>
        </w:rPr>
        <w:t>49.56</w:t>
      </w:r>
      <w:r w:rsidRPr="0017486F">
        <w:rPr>
          <w:rFonts w:hint="eastAsia"/>
          <w:snapToGrid w:val="0"/>
          <w:spacing w:val="3"/>
          <w:kern w:val="0"/>
        </w:rPr>
        <w:t xml:space="preserve"> </w:t>
      </w:r>
      <w:r w:rsidRPr="0017486F">
        <w:rPr>
          <w:snapToGrid w:val="0"/>
          <w:spacing w:val="3"/>
          <w:kern w:val="0"/>
        </w:rPr>
        <w:t>±</w:t>
      </w:r>
      <w:r w:rsidRPr="0017486F">
        <w:rPr>
          <w:rFonts w:hint="eastAsia"/>
          <w:snapToGrid w:val="0"/>
          <w:spacing w:val="3"/>
          <w:kern w:val="0"/>
        </w:rPr>
        <w:t xml:space="preserve"> </w:t>
      </w:r>
      <w:r w:rsidRPr="0017486F">
        <w:rPr>
          <w:snapToGrid w:val="0"/>
          <w:spacing w:val="3"/>
          <w:kern w:val="0"/>
        </w:rPr>
        <w:t>0.38</w:t>
      </w:r>
      <w:r w:rsidRPr="0017486F">
        <w:rPr>
          <w:rFonts w:hint="eastAsia"/>
          <w:snapToGrid w:val="0"/>
          <w:spacing w:val="3"/>
          <w:kern w:val="0"/>
        </w:rPr>
        <w:t>降至</w:t>
      </w:r>
      <w:r w:rsidRPr="0017486F">
        <w:rPr>
          <w:rFonts w:hint="eastAsia"/>
          <w:snapToGrid w:val="0"/>
          <w:spacing w:val="2"/>
          <w:kern w:val="0"/>
        </w:rPr>
        <w:t xml:space="preserve">37.21 </w:t>
      </w:r>
      <w:r w:rsidRPr="0017486F">
        <w:rPr>
          <w:snapToGrid w:val="0"/>
          <w:spacing w:val="2"/>
          <w:kern w:val="0"/>
        </w:rPr>
        <w:t>±</w:t>
      </w:r>
      <w:r w:rsidRPr="0017486F">
        <w:rPr>
          <w:rFonts w:hint="eastAsia"/>
          <w:snapToGrid w:val="0"/>
          <w:spacing w:val="2"/>
          <w:kern w:val="0"/>
        </w:rPr>
        <w:t xml:space="preserve"> 1.43</w:t>
      </w:r>
      <w:r w:rsidRPr="00E40C7E">
        <w:rPr>
          <w:rFonts w:hint="eastAsia"/>
          <w:bCs/>
          <w:szCs w:val="21"/>
        </w:rPr>
        <w:t xml:space="preserve"> mg/kg</w:t>
      </w:r>
      <w:r w:rsidRPr="00E40C7E">
        <w:rPr>
          <w:rFonts w:hint="eastAsia"/>
          <w:bCs/>
          <w:szCs w:val="21"/>
        </w:rPr>
        <w:t>。</w:t>
      </w:r>
      <w:r w:rsidRPr="00E40C7E">
        <w:rPr>
          <w:rFonts w:hint="eastAsia"/>
        </w:rPr>
        <w:t>而添加竞争性电子受体的实验组在脱氯开始（第</w:t>
      </w:r>
      <w:r w:rsidRPr="00E40C7E">
        <w:rPr>
          <w:rFonts w:hint="eastAsia"/>
        </w:rPr>
        <w:t>9</w:t>
      </w:r>
      <w:r w:rsidRPr="00E40C7E">
        <w:rPr>
          <w:rFonts w:hint="eastAsia"/>
        </w:rPr>
        <w:t>周）后反应速率较慢</w:t>
      </w:r>
      <w:r>
        <w:rPr>
          <w:rFonts w:hint="eastAsia"/>
        </w:rPr>
        <w:t>。</w:t>
      </w:r>
      <w:r w:rsidRPr="00E40C7E">
        <w:rPr>
          <w:rFonts w:hint="eastAsia"/>
        </w:rPr>
        <w:t>9</w:t>
      </w:r>
      <w:r>
        <w:t>–</w:t>
      </w:r>
      <w:r w:rsidRPr="00E40C7E">
        <w:rPr>
          <w:rFonts w:hint="eastAsia"/>
        </w:rPr>
        <w:t>3</w:t>
      </w:r>
      <w:r w:rsidRPr="0017486F">
        <w:rPr>
          <w:rFonts w:hint="eastAsia"/>
          <w:snapToGrid w:val="0"/>
          <w:spacing w:val="2"/>
          <w:kern w:val="0"/>
        </w:rPr>
        <w:t>6</w:t>
      </w:r>
      <w:r w:rsidRPr="0017486F">
        <w:rPr>
          <w:rFonts w:hint="eastAsia"/>
          <w:snapToGrid w:val="0"/>
          <w:spacing w:val="2"/>
          <w:kern w:val="0"/>
        </w:rPr>
        <w:t>周</w:t>
      </w:r>
      <w:r w:rsidRPr="0017486F">
        <w:rPr>
          <w:rFonts w:hint="eastAsia"/>
          <w:snapToGrid w:val="0"/>
          <w:spacing w:val="2"/>
          <w:kern w:val="0"/>
        </w:rPr>
        <w:t>T-S</w:t>
      </w:r>
      <w:r w:rsidRPr="0017486F">
        <w:rPr>
          <w:rFonts w:hint="eastAsia"/>
          <w:snapToGrid w:val="0"/>
          <w:spacing w:val="2"/>
          <w:kern w:val="0"/>
        </w:rPr>
        <w:t>实验组脱氯速率为</w:t>
      </w:r>
      <w:r w:rsidRPr="0017486F">
        <w:rPr>
          <w:snapToGrid w:val="0"/>
          <w:spacing w:val="2"/>
          <w:kern w:val="0"/>
        </w:rPr>
        <w:t>0.04</w:t>
      </w:r>
      <w:r w:rsidRPr="0017486F">
        <w:rPr>
          <w:rFonts w:hint="eastAsia"/>
          <w:snapToGrid w:val="0"/>
          <w:spacing w:val="2"/>
          <w:kern w:val="0"/>
        </w:rPr>
        <w:t xml:space="preserve">1 </w:t>
      </w:r>
      <w:r w:rsidRPr="0017486F">
        <w:rPr>
          <w:snapToGrid w:val="0"/>
          <w:spacing w:val="2"/>
          <w:kern w:val="0"/>
        </w:rPr>
        <w:t>±</w:t>
      </w:r>
      <w:r w:rsidRPr="0017486F">
        <w:rPr>
          <w:rFonts w:hint="eastAsia"/>
          <w:snapToGrid w:val="0"/>
          <w:spacing w:val="2"/>
          <w:kern w:val="0"/>
        </w:rPr>
        <w:t xml:space="preserve"> </w:t>
      </w:r>
      <w:r w:rsidRPr="0017486F">
        <w:rPr>
          <w:snapToGrid w:val="0"/>
          <w:spacing w:val="2"/>
          <w:kern w:val="0"/>
        </w:rPr>
        <w:t>0.00</w:t>
      </w:r>
      <w:r w:rsidRPr="0017486F">
        <w:rPr>
          <w:rFonts w:hint="eastAsia"/>
          <w:snapToGrid w:val="0"/>
          <w:spacing w:val="2"/>
          <w:kern w:val="0"/>
        </w:rPr>
        <w:t>7 mg/kg</w:t>
      </w:r>
      <w:r w:rsidRPr="0017486F">
        <w:rPr>
          <w:rFonts w:eastAsia="楷体"/>
          <w:snapToGrid w:val="0"/>
          <w:spacing w:val="2"/>
          <w:kern w:val="0"/>
        </w:rPr>
        <w:t>·</w:t>
      </w:r>
      <w:r w:rsidRPr="0017486F">
        <w:rPr>
          <w:rFonts w:hint="eastAsia"/>
          <w:snapToGrid w:val="0"/>
          <w:spacing w:val="2"/>
          <w:kern w:val="0"/>
        </w:rPr>
        <w:t>week</w:t>
      </w:r>
      <w:r w:rsidRPr="0017486F">
        <w:rPr>
          <w:rFonts w:hint="eastAsia"/>
          <w:snapToGrid w:val="0"/>
          <w:spacing w:val="2"/>
          <w:kern w:val="0"/>
          <w:vertAlign w:val="superscript"/>
        </w:rPr>
        <w:t>-1</w:t>
      </w:r>
      <w:r>
        <w:rPr>
          <w:rFonts w:hint="eastAsia"/>
          <w:snapToGrid w:val="0"/>
          <w:spacing w:val="2"/>
          <w:kern w:val="0"/>
        </w:rPr>
        <w:t>，</w:t>
      </w:r>
      <w:r w:rsidRPr="0017486F">
        <w:rPr>
          <w:rFonts w:hint="eastAsia"/>
          <w:snapToGrid w:val="0"/>
          <w:spacing w:val="2"/>
          <w:kern w:val="0"/>
        </w:rPr>
        <w:t>T-Fe</w:t>
      </w:r>
      <w:r>
        <w:rPr>
          <w:rFonts w:hint="eastAsia"/>
          <w:snapToGrid w:val="0"/>
          <w:spacing w:val="2"/>
          <w:kern w:val="0"/>
        </w:rPr>
        <w:t>组</w:t>
      </w:r>
      <w:r w:rsidRPr="0017486F">
        <w:rPr>
          <w:rFonts w:hint="eastAsia"/>
          <w:snapToGrid w:val="0"/>
          <w:spacing w:val="2"/>
          <w:kern w:val="0"/>
        </w:rPr>
        <w:t>脱氯速率为</w:t>
      </w:r>
      <w:r w:rsidRPr="00E40C7E">
        <w:t xml:space="preserve">0.098 </w:t>
      </w:r>
      <w:r w:rsidRPr="0017486F">
        <w:rPr>
          <w:snapToGrid w:val="0"/>
          <w:spacing w:val="-2"/>
          <w:kern w:val="0"/>
        </w:rPr>
        <w:t>±</w:t>
      </w:r>
      <w:r w:rsidRPr="0017486F">
        <w:rPr>
          <w:rFonts w:hint="eastAsia"/>
          <w:snapToGrid w:val="0"/>
          <w:spacing w:val="-2"/>
          <w:kern w:val="0"/>
        </w:rPr>
        <w:t xml:space="preserve"> </w:t>
      </w:r>
      <w:r w:rsidRPr="0017486F">
        <w:rPr>
          <w:snapToGrid w:val="0"/>
          <w:spacing w:val="-2"/>
          <w:kern w:val="0"/>
        </w:rPr>
        <w:t>0.01</w:t>
      </w:r>
      <w:r w:rsidRPr="0017486F">
        <w:rPr>
          <w:rFonts w:hint="eastAsia"/>
          <w:snapToGrid w:val="0"/>
          <w:spacing w:val="-2"/>
          <w:kern w:val="0"/>
        </w:rPr>
        <w:t>7 mg/kg</w:t>
      </w:r>
      <w:r w:rsidRPr="0017486F">
        <w:rPr>
          <w:rFonts w:eastAsia="楷体"/>
          <w:snapToGrid w:val="0"/>
          <w:spacing w:val="-2"/>
          <w:kern w:val="0"/>
        </w:rPr>
        <w:t>·</w:t>
      </w:r>
      <w:r w:rsidRPr="0017486F">
        <w:rPr>
          <w:rFonts w:hint="eastAsia"/>
          <w:snapToGrid w:val="0"/>
          <w:spacing w:val="-2"/>
          <w:kern w:val="0"/>
        </w:rPr>
        <w:t>week</w:t>
      </w:r>
      <w:r w:rsidRPr="0017486F">
        <w:rPr>
          <w:rFonts w:hint="eastAsia"/>
          <w:snapToGrid w:val="0"/>
          <w:spacing w:val="-2"/>
          <w:kern w:val="0"/>
          <w:vertAlign w:val="superscript"/>
        </w:rPr>
        <w:t>-1</w:t>
      </w:r>
      <w:r w:rsidRPr="0017486F">
        <w:rPr>
          <w:rFonts w:hint="eastAsia"/>
          <w:snapToGrid w:val="0"/>
          <w:spacing w:val="-2"/>
          <w:kern w:val="0"/>
        </w:rPr>
        <w:t>。</w:t>
      </w:r>
      <w:r w:rsidRPr="0017486F">
        <w:rPr>
          <w:rFonts w:hint="eastAsia"/>
          <w:snapToGrid w:val="0"/>
          <w:spacing w:val="-2"/>
          <w:kern w:val="0"/>
        </w:rPr>
        <w:t>36</w:t>
      </w:r>
      <w:r w:rsidRPr="0017486F">
        <w:rPr>
          <w:rFonts w:hint="eastAsia"/>
          <w:snapToGrid w:val="0"/>
          <w:spacing w:val="-2"/>
          <w:kern w:val="0"/>
        </w:rPr>
        <w:t>周后进入快速脱氯期</w:t>
      </w:r>
      <w:r>
        <w:rPr>
          <w:rFonts w:hint="eastAsia"/>
          <w:snapToGrid w:val="0"/>
          <w:spacing w:val="-2"/>
          <w:kern w:val="0"/>
        </w:rPr>
        <w:t>，</w:t>
      </w:r>
      <w:r w:rsidRPr="0017486F">
        <w:rPr>
          <w:rFonts w:hint="eastAsia"/>
          <w:snapToGrid w:val="0"/>
          <w:spacing w:val="-2"/>
          <w:kern w:val="0"/>
        </w:rPr>
        <w:t>T-S</w:t>
      </w:r>
      <w:r w:rsidRPr="0017486F">
        <w:rPr>
          <w:rFonts w:hint="eastAsia"/>
          <w:snapToGrid w:val="0"/>
          <w:spacing w:val="-2"/>
          <w:kern w:val="0"/>
        </w:rPr>
        <w:t>实验组在</w:t>
      </w:r>
      <w:r w:rsidRPr="0017486F">
        <w:rPr>
          <w:rFonts w:hint="eastAsia"/>
          <w:snapToGrid w:val="0"/>
          <w:spacing w:val="-2"/>
          <w:kern w:val="0"/>
        </w:rPr>
        <w:t>36</w:t>
      </w:r>
      <w:r>
        <w:rPr>
          <w:snapToGrid w:val="0"/>
          <w:spacing w:val="-2"/>
          <w:kern w:val="0"/>
        </w:rPr>
        <w:t>–</w:t>
      </w:r>
      <w:r w:rsidRPr="0017486F">
        <w:rPr>
          <w:rFonts w:hint="eastAsia"/>
          <w:snapToGrid w:val="0"/>
          <w:spacing w:val="-2"/>
          <w:kern w:val="0"/>
        </w:rPr>
        <w:t>51</w:t>
      </w:r>
      <w:r w:rsidRPr="0017486F">
        <w:rPr>
          <w:rFonts w:hint="eastAsia"/>
          <w:snapToGrid w:val="0"/>
          <w:spacing w:val="-2"/>
          <w:kern w:val="0"/>
        </w:rPr>
        <w:t>周、</w:t>
      </w:r>
      <w:r w:rsidRPr="0017486F">
        <w:rPr>
          <w:rFonts w:hint="eastAsia"/>
          <w:snapToGrid w:val="0"/>
          <w:spacing w:val="-2"/>
          <w:kern w:val="0"/>
        </w:rPr>
        <w:t>51</w:t>
      </w:r>
      <w:r>
        <w:rPr>
          <w:snapToGrid w:val="0"/>
          <w:spacing w:val="-2"/>
          <w:kern w:val="0"/>
        </w:rPr>
        <w:t>–</w:t>
      </w:r>
      <w:r w:rsidRPr="0017486F">
        <w:rPr>
          <w:rFonts w:hint="eastAsia"/>
          <w:snapToGrid w:val="0"/>
          <w:spacing w:val="-2"/>
          <w:kern w:val="0"/>
        </w:rPr>
        <w:t>66</w:t>
      </w:r>
      <w:r w:rsidRPr="0017486F">
        <w:rPr>
          <w:rFonts w:hint="eastAsia"/>
          <w:snapToGrid w:val="0"/>
          <w:spacing w:val="-2"/>
          <w:kern w:val="0"/>
        </w:rPr>
        <w:t>周的平均脱氯速率分别为</w:t>
      </w:r>
      <w:r w:rsidRPr="0017486F">
        <w:rPr>
          <w:rFonts w:hint="eastAsia"/>
          <w:snapToGrid w:val="0"/>
          <w:spacing w:val="-2"/>
          <w:kern w:val="0"/>
        </w:rPr>
        <w:t>0.122</w:t>
      </w:r>
      <w:r w:rsidRPr="0017486F">
        <w:rPr>
          <w:rFonts w:hint="eastAsia"/>
          <w:snapToGrid w:val="0"/>
          <w:spacing w:val="-2"/>
          <w:kern w:val="0"/>
        </w:rPr>
        <w:t>、</w:t>
      </w:r>
      <w:r w:rsidRPr="0017486F">
        <w:rPr>
          <w:rFonts w:hint="eastAsia"/>
          <w:snapToGrid w:val="0"/>
          <w:spacing w:val="-2"/>
          <w:kern w:val="0"/>
        </w:rPr>
        <w:t>0.180 mg/kg</w:t>
      </w:r>
      <w:r w:rsidRPr="0017486F">
        <w:rPr>
          <w:rFonts w:eastAsia="楷体"/>
          <w:snapToGrid w:val="0"/>
          <w:spacing w:val="-2"/>
          <w:kern w:val="0"/>
        </w:rPr>
        <w:t>·</w:t>
      </w:r>
      <w:r w:rsidRPr="0017486F">
        <w:rPr>
          <w:rFonts w:hint="eastAsia"/>
          <w:snapToGrid w:val="0"/>
          <w:spacing w:val="-2"/>
          <w:kern w:val="0"/>
        </w:rPr>
        <w:t>week</w:t>
      </w:r>
      <w:r w:rsidRPr="0017486F">
        <w:rPr>
          <w:rFonts w:hint="eastAsia"/>
          <w:snapToGrid w:val="0"/>
          <w:spacing w:val="-2"/>
          <w:kern w:val="0"/>
          <w:vertAlign w:val="superscript"/>
        </w:rPr>
        <w:t>-1</w:t>
      </w:r>
      <w:r>
        <w:rPr>
          <w:rFonts w:hint="eastAsia"/>
          <w:snapToGrid w:val="0"/>
          <w:spacing w:val="-2"/>
          <w:kern w:val="0"/>
        </w:rPr>
        <w:t>，</w:t>
      </w:r>
      <w:r w:rsidRPr="00E40C7E">
        <w:rPr>
          <w:rFonts w:hint="eastAsia"/>
        </w:rPr>
        <w:t>T-Fe</w:t>
      </w:r>
      <w:r w:rsidRPr="00E40C7E">
        <w:rPr>
          <w:rFonts w:hint="eastAsia"/>
        </w:rPr>
        <w:t>组</w:t>
      </w:r>
      <w:r w:rsidRPr="0017486F">
        <w:rPr>
          <w:rFonts w:hint="eastAsia"/>
          <w:snapToGrid w:val="0"/>
          <w:spacing w:val="-2"/>
          <w:kern w:val="0"/>
        </w:rPr>
        <w:t>36</w:t>
      </w:r>
      <w:r>
        <w:rPr>
          <w:snapToGrid w:val="0"/>
          <w:spacing w:val="-2"/>
          <w:kern w:val="0"/>
        </w:rPr>
        <w:t>–</w:t>
      </w:r>
      <w:r w:rsidRPr="0017486F">
        <w:rPr>
          <w:rFonts w:hint="eastAsia"/>
          <w:snapToGrid w:val="0"/>
          <w:spacing w:val="-2"/>
          <w:kern w:val="0"/>
        </w:rPr>
        <w:t>66</w:t>
      </w:r>
      <w:r w:rsidRPr="00E40C7E">
        <w:rPr>
          <w:rFonts w:hint="eastAsia"/>
        </w:rPr>
        <w:t>周</w:t>
      </w:r>
      <w:r w:rsidRPr="00E40C7E">
        <w:rPr>
          <w:rFonts w:hint="eastAsia"/>
        </w:rPr>
        <w:lastRenderedPageBreak/>
        <w:t>脱氯速率为</w:t>
      </w:r>
      <w:r w:rsidRPr="00E40C7E">
        <w:rPr>
          <w:bCs/>
          <w:szCs w:val="21"/>
        </w:rPr>
        <w:t>0.233</w:t>
      </w:r>
      <w:r w:rsidRPr="00E40C7E">
        <w:rPr>
          <w:rFonts w:hint="eastAsia"/>
          <w:bCs/>
          <w:szCs w:val="21"/>
        </w:rPr>
        <w:t xml:space="preserve"> </w:t>
      </w:r>
      <w:r w:rsidRPr="00E40C7E">
        <w:rPr>
          <w:bCs/>
          <w:szCs w:val="21"/>
        </w:rPr>
        <w:t>±</w:t>
      </w:r>
      <w:r w:rsidRPr="00E40C7E">
        <w:rPr>
          <w:rFonts w:hint="eastAsia"/>
          <w:bCs/>
          <w:szCs w:val="21"/>
        </w:rPr>
        <w:t xml:space="preserve"> </w:t>
      </w:r>
      <w:r w:rsidRPr="00E40C7E">
        <w:rPr>
          <w:bCs/>
          <w:szCs w:val="21"/>
        </w:rPr>
        <w:t>0.015</w:t>
      </w:r>
      <w:r w:rsidRPr="00E40C7E">
        <w:rPr>
          <w:rFonts w:hint="eastAsia"/>
          <w:bCs/>
          <w:szCs w:val="21"/>
        </w:rPr>
        <w:t xml:space="preserve"> mg/kg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p>
    <w:p w14:paraId="13FEE5D8"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4</w:t>
      </w:r>
      <w:r w:rsidRPr="00E40C7E">
        <w:rPr>
          <w:rFonts w:hint="eastAsia"/>
        </w:rPr>
        <w:t>）</w:t>
      </w:r>
      <w:r w:rsidRPr="00E31AF2">
        <w:rPr>
          <w:rFonts w:hint="eastAsia"/>
          <w:snapToGrid w:val="0"/>
          <w:spacing w:val="-3"/>
          <w:kern w:val="0"/>
        </w:rPr>
        <w:t>实验周期内，体系的类二噁英毒性当量明显降低。太湖底泥微环境在三种实验条件下均表现出优先降解类二噁英多氯联苯</w:t>
      </w:r>
      <w:r w:rsidRPr="00E31AF2">
        <w:rPr>
          <w:rFonts w:hint="eastAsia"/>
          <w:snapToGrid w:val="0"/>
          <w:spacing w:val="-3"/>
          <w:kern w:val="0"/>
        </w:rPr>
        <w:t>PCB 105</w:t>
      </w:r>
      <w:r w:rsidRPr="00E31AF2">
        <w:rPr>
          <w:rFonts w:hint="eastAsia"/>
          <w:snapToGrid w:val="0"/>
          <w:spacing w:val="-3"/>
          <w:kern w:val="0"/>
        </w:rPr>
        <w:t>、</w:t>
      </w:r>
      <w:r w:rsidRPr="00E31AF2">
        <w:rPr>
          <w:rFonts w:hint="eastAsia"/>
          <w:snapToGrid w:val="0"/>
          <w:spacing w:val="-3"/>
          <w:kern w:val="0"/>
        </w:rPr>
        <w:t>PCB 114</w:t>
      </w:r>
      <w:r w:rsidRPr="00E31AF2">
        <w:rPr>
          <w:rFonts w:hint="eastAsia"/>
          <w:snapToGrid w:val="0"/>
          <w:spacing w:val="-3"/>
          <w:kern w:val="0"/>
        </w:rPr>
        <w:t>的特点。</w:t>
      </w:r>
      <w:r w:rsidRPr="00E31AF2">
        <w:rPr>
          <w:snapToGrid w:val="0"/>
          <w:spacing w:val="-3"/>
          <w:kern w:val="0"/>
        </w:rPr>
        <w:t>太湖</w:t>
      </w:r>
      <w:r w:rsidRPr="00E31AF2">
        <w:rPr>
          <w:rFonts w:hint="eastAsia"/>
          <w:snapToGrid w:val="0"/>
          <w:spacing w:val="-3"/>
          <w:kern w:val="0"/>
        </w:rPr>
        <w:t>底泥</w:t>
      </w:r>
      <w:r w:rsidRPr="00E31AF2">
        <w:rPr>
          <w:snapToGrid w:val="0"/>
          <w:spacing w:val="-3"/>
          <w:kern w:val="0"/>
        </w:rPr>
        <w:t>具有</w:t>
      </w:r>
      <w:r w:rsidRPr="00E31AF2">
        <w:rPr>
          <w:rFonts w:hint="eastAsia"/>
          <w:snapToGrid w:val="0"/>
          <w:spacing w:val="-3"/>
          <w:kern w:val="0"/>
        </w:rPr>
        <w:t>快速</w:t>
      </w:r>
      <w:r w:rsidRPr="00E31AF2">
        <w:rPr>
          <w:snapToGrid w:val="0"/>
          <w:spacing w:val="-3"/>
          <w:kern w:val="0"/>
        </w:rPr>
        <w:t>去除类二噁英多氯联苯</w:t>
      </w:r>
      <w:r w:rsidRPr="00E31AF2">
        <w:rPr>
          <w:rFonts w:hint="eastAsia"/>
          <w:snapToGrid w:val="0"/>
          <w:spacing w:val="-3"/>
          <w:kern w:val="0"/>
        </w:rPr>
        <w:t>、</w:t>
      </w:r>
      <w:r w:rsidRPr="00E31AF2">
        <w:rPr>
          <w:snapToGrid w:val="0"/>
          <w:spacing w:val="-3"/>
          <w:kern w:val="0"/>
        </w:rPr>
        <w:t>减小生态毒性的能力</w:t>
      </w:r>
      <w:r w:rsidRPr="00E31AF2">
        <w:rPr>
          <w:rFonts w:hint="eastAsia"/>
          <w:snapToGrid w:val="0"/>
          <w:spacing w:val="-3"/>
          <w:kern w:val="0"/>
        </w:rPr>
        <w:t>，</w:t>
      </w:r>
      <w:r w:rsidRPr="00E31AF2">
        <w:rPr>
          <w:snapToGrid w:val="0"/>
          <w:spacing w:val="-3"/>
          <w:kern w:val="0"/>
        </w:rPr>
        <w:t>有利于原位修复。</w:t>
      </w:r>
    </w:p>
    <w:p w14:paraId="34C43F0D" w14:textId="759E8953"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5</w:t>
      </w:r>
      <w:r w:rsidRPr="00E40C7E">
        <w:rPr>
          <w:rFonts w:hint="eastAsia"/>
        </w:rPr>
        <w:t>）由第</w:t>
      </w:r>
      <w:r w:rsidRPr="00E40C7E">
        <w:rPr>
          <w:rFonts w:hint="eastAsia"/>
        </w:rPr>
        <w:t>0</w:t>
      </w:r>
      <w:r w:rsidRPr="00E40C7E">
        <w:rPr>
          <w:rFonts w:hint="eastAsia"/>
        </w:rPr>
        <w:t>周（背景值）、第</w:t>
      </w:r>
      <w:r w:rsidRPr="00E40C7E">
        <w:rPr>
          <w:rFonts w:hint="eastAsia"/>
        </w:rPr>
        <w:t>6</w:t>
      </w:r>
      <w:r w:rsidRPr="00E40C7E">
        <w:rPr>
          <w:rFonts w:hint="eastAsia"/>
        </w:rPr>
        <w:t>周、第</w:t>
      </w:r>
      <w:r w:rsidRPr="00E40C7E">
        <w:rPr>
          <w:rFonts w:hint="eastAsia"/>
        </w:rPr>
        <w:t>24</w:t>
      </w:r>
      <w:r w:rsidRPr="00E40C7E">
        <w:rPr>
          <w:rFonts w:hint="eastAsia"/>
        </w:rPr>
        <w:t>周、第</w:t>
      </w:r>
      <w:r w:rsidRPr="00E40C7E">
        <w:rPr>
          <w:rFonts w:hint="eastAsia"/>
        </w:rPr>
        <w:t>66</w:t>
      </w:r>
      <w:r w:rsidRPr="00E40C7E">
        <w:rPr>
          <w:rFonts w:hint="eastAsia"/>
        </w:rPr>
        <w:t>周各实验组共</w:t>
      </w:r>
      <w:r w:rsidRPr="00E40C7E">
        <w:rPr>
          <w:rFonts w:hint="eastAsia"/>
        </w:rPr>
        <w:t>10</w:t>
      </w:r>
      <w:r w:rsidRPr="00E40C7E">
        <w:rPr>
          <w:rFonts w:hint="eastAsia"/>
        </w:rPr>
        <w:t>个样品的高通量测序结果可知：</w:t>
      </w:r>
      <w:r w:rsidRPr="00E40C7E">
        <w:rPr>
          <w:rFonts w:hint="eastAsia"/>
          <w:szCs w:val="22"/>
        </w:rPr>
        <w:t>在各个实验组</w:t>
      </w:r>
      <w:r>
        <w:rPr>
          <w:rFonts w:hint="eastAsia"/>
          <w:szCs w:val="22"/>
        </w:rPr>
        <w:t>，</w:t>
      </w:r>
      <w:r w:rsidRPr="00E37047">
        <w:t>绿弯菌门中的脱氯菌</w:t>
      </w:r>
      <w:r w:rsidRPr="00E37047">
        <w:rPr>
          <w:rFonts w:hint="eastAsia"/>
        </w:rPr>
        <w:t xml:space="preserve"> </w:t>
      </w:r>
      <w:r w:rsidRPr="00E37047">
        <w:rPr>
          <w:rFonts w:hint="eastAsia"/>
          <w:i/>
        </w:rPr>
        <w:t>Chlo</w:t>
      </w:r>
      <w:r w:rsidRPr="00E37047">
        <w:rPr>
          <w:rFonts w:hint="eastAsia"/>
          <w:i/>
          <w:szCs w:val="22"/>
        </w:rPr>
        <w:t>roflexi</w:t>
      </w:r>
      <w:r w:rsidRPr="00E40C7E">
        <w:rPr>
          <w:rFonts w:hint="eastAsia"/>
          <w:szCs w:val="22"/>
        </w:rPr>
        <w:t>占</w:t>
      </w:r>
      <w:ins w:id="18" w:author="HGJ" w:date="2017-04-10T10:12:00Z">
        <w:r w:rsidR="00C635C4">
          <w:rPr>
            <w:rFonts w:hint="eastAsia"/>
            <w:szCs w:val="22"/>
          </w:rPr>
          <w:t>尤其是其中的</w:t>
        </w:r>
        <w:r w:rsidR="00C635C4">
          <w:rPr>
            <w:rFonts w:hint="eastAsia"/>
            <w:szCs w:val="22"/>
          </w:rPr>
          <w:t>xxx</w:t>
        </w:r>
        <w:r w:rsidR="00C635C4">
          <w:rPr>
            <w:rFonts w:hint="eastAsia"/>
            <w:szCs w:val="22"/>
          </w:rPr>
          <w:t>，但占比并不大，占</w:t>
        </w:r>
        <w:r w:rsidR="00C635C4">
          <w:rPr>
            <w:rFonts w:hint="eastAsia"/>
            <w:szCs w:val="22"/>
          </w:rPr>
          <w:t>4.</w:t>
        </w:r>
        <w:r w:rsidR="00C635C4">
          <w:rPr>
            <w:szCs w:val="22"/>
          </w:rPr>
          <w:t>03%</w:t>
        </w:r>
        <w:r w:rsidR="00C635C4">
          <w:rPr>
            <w:szCs w:val="22"/>
          </w:rPr>
          <w:t>。</w:t>
        </w:r>
      </w:ins>
      <w:r w:rsidRPr="00E40C7E">
        <w:rPr>
          <w:rFonts w:hint="eastAsia"/>
          <w:szCs w:val="22"/>
        </w:rPr>
        <w:t>总菌百分比随脱氯进程增加。其中，与多数</w:t>
      </w:r>
      <w:r w:rsidRPr="00E40C7E">
        <w:rPr>
          <w:rFonts w:hint="eastAsia"/>
          <w:szCs w:val="22"/>
        </w:rPr>
        <w:t>PCBs</w:t>
      </w:r>
      <w:r w:rsidRPr="00E40C7E">
        <w:rPr>
          <w:rFonts w:hint="eastAsia"/>
          <w:szCs w:val="22"/>
        </w:rPr>
        <w:t>脱氯菌密切相关的</w:t>
      </w:r>
      <w:r w:rsidRPr="00E40C7E">
        <w:rPr>
          <w:rFonts w:cs="Lucida Grande"/>
          <w:i/>
        </w:rPr>
        <w:t>Dehalococcoides</w:t>
      </w:r>
      <w:r w:rsidRPr="00E40C7E">
        <w:rPr>
          <w:rFonts w:cs="Lucida Grande" w:hint="eastAsia"/>
        </w:rPr>
        <w:t>不仅随脱氯进程占比增加，而且在</w:t>
      </w:r>
      <w:r w:rsidRPr="00E40C7E">
        <w:rPr>
          <w:rFonts w:cs="Lucida Grande" w:hint="eastAsia"/>
        </w:rPr>
        <w:t>PCBs</w:t>
      </w:r>
      <w:r w:rsidRPr="00E40C7E">
        <w:rPr>
          <w:rFonts w:cs="Lucida Grande" w:hint="eastAsia"/>
        </w:rPr>
        <w:t>脱氯反应未启动（</w:t>
      </w:r>
      <w:r w:rsidRPr="00E40C7E">
        <w:rPr>
          <w:rFonts w:cs="Lucida Grande" w:hint="eastAsia"/>
        </w:rPr>
        <w:t>0</w:t>
      </w:r>
      <w:r w:rsidRPr="00E40C7E">
        <w:rPr>
          <w:rFonts w:cs="Lucida Grande" w:hint="eastAsia"/>
        </w:rPr>
        <w:t>周样品、</w:t>
      </w:r>
      <w:r w:rsidRPr="00E40C7E">
        <w:rPr>
          <w:rFonts w:cs="Lucida Grande" w:hint="eastAsia"/>
        </w:rPr>
        <w:t>6</w:t>
      </w:r>
      <w:r w:rsidRPr="00E40C7E">
        <w:rPr>
          <w:rFonts w:cs="Lucida Grande" w:hint="eastAsia"/>
        </w:rPr>
        <w:t>周</w:t>
      </w:r>
      <w:r>
        <w:rPr>
          <w:rFonts w:cs="Lucida Grande" w:hint="eastAsia"/>
        </w:rPr>
        <w:t>T-Fe</w:t>
      </w:r>
      <w:r>
        <w:rPr>
          <w:rFonts w:cs="Lucida Grande" w:hint="eastAsia"/>
        </w:rPr>
        <w:t>组及</w:t>
      </w:r>
      <w:r>
        <w:rPr>
          <w:rFonts w:cs="Lucida Grande" w:hint="eastAsia"/>
        </w:rPr>
        <w:t>T-S</w:t>
      </w:r>
      <w:r>
        <w:rPr>
          <w:rFonts w:cs="Lucida Grande" w:hint="eastAsia"/>
        </w:rPr>
        <w:t>组样品中</w:t>
      </w:r>
      <w:r w:rsidRPr="00E40C7E">
        <w:rPr>
          <w:rFonts w:cs="Lucida Grande" w:hint="eastAsia"/>
        </w:rPr>
        <w:t>）或脱氯反应缓慢</w:t>
      </w:r>
      <w:r>
        <w:rPr>
          <w:rFonts w:cs="Lucida Grande" w:hint="eastAsia"/>
        </w:rPr>
        <w:t>时</w:t>
      </w:r>
      <w:r w:rsidRPr="00E40C7E">
        <w:rPr>
          <w:rFonts w:cs="Lucida Grande" w:hint="eastAsia"/>
        </w:rPr>
        <w:t>（</w:t>
      </w:r>
      <w:r w:rsidRPr="00E40C7E">
        <w:rPr>
          <w:rFonts w:cs="Lucida Grande" w:hint="eastAsia"/>
        </w:rPr>
        <w:t>24</w:t>
      </w:r>
      <w:r w:rsidRPr="00E40C7E">
        <w:rPr>
          <w:rFonts w:cs="Lucida Grande" w:hint="eastAsia"/>
        </w:rPr>
        <w:t>周</w:t>
      </w:r>
      <w:r>
        <w:rPr>
          <w:rFonts w:cs="Lucida Grande" w:hint="eastAsia"/>
        </w:rPr>
        <w:t>T-S</w:t>
      </w:r>
      <w:r>
        <w:rPr>
          <w:rFonts w:cs="Lucida Grande" w:hint="eastAsia"/>
        </w:rPr>
        <w:t>组样品中</w:t>
      </w:r>
      <w:r w:rsidRPr="00E40C7E">
        <w:rPr>
          <w:rFonts w:cs="Lucida Grande" w:hint="eastAsia"/>
        </w:rPr>
        <w:t>）未检出。</w:t>
      </w:r>
      <w:r w:rsidRPr="00E40C7E">
        <w:rPr>
          <w:rFonts w:hint="eastAsia"/>
        </w:rPr>
        <w:t>已知的</w:t>
      </w:r>
      <w:r w:rsidRPr="00E40C7E">
        <w:rPr>
          <w:rFonts w:hint="eastAsia"/>
        </w:rPr>
        <w:t>PCBs</w:t>
      </w:r>
      <w:r w:rsidRPr="00E40C7E">
        <w:rPr>
          <w:rFonts w:hint="eastAsia"/>
        </w:rPr>
        <w:t>脱氯菌只在</w:t>
      </w:r>
      <w:r>
        <w:rPr>
          <w:rFonts w:hint="eastAsia"/>
        </w:rPr>
        <w:t>太湖底泥微环境</w:t>
      </w:r>
      <w:r w:rsidRPr="00E40C7E">
        <w:rPr>
          <w:rFonts w:hint="eastAsia"/>
        </w:rPr>
        <w:t>体系中占很小的部分</w:t>
      </w:r>
      <w:ins w:id="19" w:author="HGJ" w:date="2017-04-10T09:52:00Z">
        <w:r w:rsidR="00DD7ADD">
          <w:t>，</w:t>
        </w:r>
      </w:ins>
      <w:del w:id="20" w:author="HGJ" w:date="2017-04-10T09:52:00Z">
        <w:r w:rsidRPr="00E40C7E" w:rsidDel="00DD7ADD">
          <w:rPr>
            <w:rFonts w:hint="eastAsia"/>
          </w:rPr>
          <w:delText>（</w:delText>
        </w:r>
      </w:del>
      <w:r w:rsidRPr="00E40C7E">
        <w:rPr>
          <w:rFonts w:hint="eastAsia"/>
        </w:rPr>
        <w:t>各实验组中</w:t>
      </w:r>
      <w:r w:rsidRPr="00E40C7E">
        <w:rPr>
          <w:rFonts w:cs="Lucida Grande"/>
          <w:i/>
        </w:rPr>
        <w:t>Dehalococcoides</w:t>
      </w:r>
      <w:r w:rsidRPr="00E40C7E">
        <w:rPr>
          <w:rFonts w:cs="Lucida Grande" w:hint="eastAsia"/>
        </w:rPr>
        <w:t>菌最高占细菌总数的</w:t>
      </w:r>
      <w:r w:rsidRPr="00E40C7E">
        <w:rPr>
          <w:rFonts w:cs="Lucida Grande" w:hint="eastAsia"/>
        </w:rPr>
        <w:t>4.13%</w:t>
      </w:r>
      <w:del w:id="21" w:author="HGJ" w:date="2017-04-10T09:52:00Z">
        <w:r w:rsidRPr="00E40C7E" w:rsidDel="00DD7ADD">
          <w:rPr>
            <w:rFonts w:hint="eastAsia"/>
          </w:rPr>
          <w:delText>）</w:delText>
        </w:r>
      </w:del>
      <w:r w:rsidRPr="00E40C7E">
        <w:rPr>
          <w:rFonts w:hint="eastAsia"/>
        </w:rPr>
        <w:t>，</w:t>
      </w:r>
      <w:ins w:id="22" w:author="HGJ" w:date="2017-04-10T09:52:00Z">
        <w:r w:rsidR="00DD7ADD">
          <w:rPr>
            <w:rFonts w:hint="eastAsia"/>
          </w:rPr>
          <w:t>（</w:t>
        </w:r>
        <w:r w:rsidR="00DD7ADD">
          <w:rPr>
            <w:rFonts w:hint="eastAsia"/>
          </w:rPr>
          <w:t>qpcr</w:t>
        </w:r>
        <w:r w:rsidR="00DD7ADD">
          <w:rPr>
            <w:rFonts w:hint="eastAsia"/>
          </w:rPr>
          <w:t>结果写到一起）</w:t>
        </w:r>
      </w:ins>
      <w:r w:rsidRPr="00E40C7E">
        <w:rPr>
          <w:rFonts w:hint="eastAsia"/>
        </w:rPr>
        <w:t>微环境中更多的是不具备</w:t>
      </w:r>
      <w:r w:rsidRPr="00E40C7E">
        <w:rPr>
          <w:rFonts w:hint="eastAsia"/>
        </w:rPr>
        <w:t>PCBs</w:t>
      </w:r>
      <w:r w:rsidRPr="00E40C7E">
        <w:rPr>
          <w:rFonts w:hint="eastAsia"/>
        </w:rPr>
        <w:t>脱氯功能的细菌</w:t>
      </w:r>
      <w:ins w:id="23" w:author="HGJ" w:date="2017-04-10T09:51:00Z">
        <w:r w:rsidR="00DD7ADD">
          <w:rPr>
            <w:rFonts w:hint="eastAsia"/>
          </w:rPr>
          <w:t>（第一条</w:t>
        </w:r>
      </w:ins>
      <w:ins w:id="24" w:author="HGJ" w:date="2017-04-10T09:52:00Z">
        <w:r w:rsidR="00DD7ADD">
          <w:rPr>
            <w:rFonts w:hint="eastAsia"/>
          </w:rPr>
          <w:t>，不能按时间顺序写</w:t>
        </w:r>
      </w:ins>
      <w:ins w:id="25" w:author="HGJ" w:date="2017-04-10T09:51:00Z">
        <w:r w:rsidR="00DD7ADD">
          <w:rPr>
            <w:rFonts w:hint="eastAsia"/>
          </w:rPr>
          <w:t>）</w:t>
        </w:r>
      </w:ins>
      <w:r w:rsidRPr="00E40C7E">
        <w:rPr>
          <w:rFonts w:hint="eastAsia"/>
        </w:rPr>
        <w:t>，如厚壁菌门</w:t>
      </w:r>
      <w:r w:rsidRPr="00E40C7E">
        <w:rPr>
          <w:rFonts w:hint="eastAsia"/>
          <w:szCs w:val="22"/>
        </w:rPr>
        <w:t>梭菌目（</w:t>
      </w:r>
      <w:r w:rsidRPr="00E40C7E">
        <w:rPr>
          <w:rFonts w:ascii="Times" w:hAnsi="Times" w:cs="Times"/>
          <w:i/>
          <w:iCs/>
          <w:kern w:val="0"/>
          <w:sz w:val="26"/>
          <w:szCs w:val="26"/>
        </w:rPr>
        <w:t>Clostridiales</w:t>
      </w:r>
      <w:r w:rsidRPr="00E40C7E">
        <w:rPr>
          <w:rFonts w:ascii="Lucida Grande" w:hAnsi="Lucida Grande" w:cs="Lucida Grande" w:hint="eastAsia"/>
        </w:rPr>
        <w:t>）、</w:t>
      </w:r>
      <w:r w:rsidRPr="00E40C7E">
        <w:rPr>
          <w:rFonts w:hAnsi="宋体" w:hint="eastAsia"/>
          <w:i/>
        </w:rPr>
        <w:t>δ</w:t>
      </w:r>
      <w:r w:rsidRPr="00E40C7E">
        <w:rPr>
          <w:rFonts w:hAnsi="宋体" w:hint="eastAsia"/>
        </w:rPr>
        <w:t>变形菌亚门（</w:t>
      </w:r>
      <w:r w:rsidRPr="00E40C7E">
        <w:t>δ-</w:t>
      </w:r>
      <w:r w:rsidRPr="00E40C7E">
        <w:rPr>
          <w:rFonts w:cs="Lucida Grande"/>
          <w:i/>
        </w:rPr>
        <w:t>Proteobacteria</w:t>
      </w:r>
      <w:r w:rsidRPr="00E40C7E">
        <w:rPr>
          <w:rFonts w:hint="eastAsia"/>
        </w:rPr>
        <w:t>）</w:t>
      </w:r>
      <w:r w:rsidRPr="00E40C7E">
        <w:rPr>
          <w:rFonts w:hAnsi="宋体" w:hint="eastAsia"/>
        </w:rPr>
        <w:t>微生物。</w:t>
      </w:r>
    </w:p>
    <w:p w14:paraId="67B3964F"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6</w:t>
      </w:r>
      <w:r w:rsidRPr="00E40C7E">
        <w:rPr>
          <w:rFonts w:hint="eastAsia"/>
        </w:rPr>
        <w:t>）对</w:t>
      </w:r>
      <w:r w:rsidRPr="00E40C7E">
        <w:rPr>
          <w:rFonts w:hint="eastAsia"/>
          <w:szCs w:val="22"/>
        </w:rPr>
        <w:t>总细菌（</w:t>
      </w:r>
      <w:r w:rsidRPr="00E40C7E">
        <w:rPr>
          <w:i/>
          <w:szCs w:val="22"/>
        </w:rPr>
        <w:t>Bacteria</w:t>
      </w:r>
      <w:r w:rsidRPr="00E40C7E">
        <w:rPr>
          <w:rFonts w:hint="eastAsia"/>
          <w:szCs w:val="22"/>
        </w:rPr>
        <w:t>）、绿弯菌门中的脱氯菌（</w:t>
      </w:r>
      <w:r w:rsidRPr="00E40C7E">
        <w:rPr>
          <w:rFonts w:hint="eastAsia"/>
          <w:i/>
          <w:szCs w:val="22"/>
        </w:rPr>
        <w:t>Chloroflexi</w:t>
      </w:r>
      <w:r w:rsidR="007333BC" w:rsidRPr="00E40C7E">
        <w:rPr>
          <w:rFonts w:hint="eastAsia"/>
          <w:szCs w:val="22"/>
        </w:rPr>
        <w:t>，</w:t>
      </w:r>
      <w:r w:rsidR="007333BC" w:rsidRPr="00E40C7E">
        <w:rPr>
          <w:rFonts w:hint="eastAsia"/>
          <w:szCs w:val="22"/>
        </w:rPr>
        <w:t>CHL</w:t>
      </w:r>
      <w:r w:rsidRPr="00E40C7E">
        <w:rPr>
          <w:rFonts w:hint="eastAsia"/>
          <w:szCs w:val="22"/>
        </w:rPr>
        <w:t>）、</w:t>
      </w:r>
      <w:r w:rsidRPr="00E40C7E">
        <w:rPr>
          <w:rFonts w:hint="eastAsia"/>
          <w:i/>
          <w:szCs w:val="22"/>
        </w:rPr>
        <w:t>Dehalococcoides</w:t>
      </w:r>
      <w:r w:rsidRPr="00E40C7E">
        <w:rPr>
          <w:rFonts w:hint="eastAsia"/>
          <w:szCs w:val="22"/>
        </w:rPr>
        <w:t>（</w:t>
      </w:r>
      <w:r w:rsidRPr="00E40C7E">
        <w:rPr>
          <w:rFonts w:hint="eastAsia"/>
          <w:szCs w:val="22"/>
        </w:rPr>
        <w:t>DHC</w:t>
      </w:r>
      <w:r w:rsidRPr="00E40C7E">
        <w:rPr>
          <w:rFonts w:hint="eastAsia"/>
          <w:szCs w:val="22"/>
        </w:rPr>
        <w:t>）、</w:t>
      </w:r>
      <w:r w:rsidRPr="00E40C7E">
        <w:rPr>
          <w:rFonts w:hint="eastAsia"/>
          <w:i/>
          <w:szCs w:val="22"/>
        </w:rPr>
        <w:t>o</w:t>
      </w:r>
      <w:r w:rsidRPr="00E40C7E">
        <w:rPr>
          <w:rFonts w:hint="eastAsia"/>
          <w:szCs w:val="22"/>
        </w:rPr>
        <w:t>-17</w:t>
      </w:r>
      <w:r w:rsidRPr="00E40C7E">
        <w:rPr>
          <w:szCs w:val="22"/>
        </w:rPr>
        <w:t>/DF-1</w:t>
      </w:r>
      <w:r w:rsidRPr="00E40C7E">
        <w:rPr>
          <w:szCs w:val="22"/>
        </w:rPr>
        <w:t>的</w:t>
      </w:r>
      <w:r w:rsidRPr="00E40C7E">
        <w:rPr>
          <w:rFonts w:hint="eastAsia"/>
          <w:szCs w:val="22"/>
        </w:rPr>
        <w:t>16S rRNA</w:t>
      </w:r>
      <w:r w:rsidRPr="00E40C7E">
        <w:rPr>
          <w:rFonts w:hint="eastAsia"/>
          <w:szCs w:val="22"/>
        </w:rPr>
        <w:t>基因以及</w:t>
      </w:r>
      <w:r w:rsidRPr="00E40C7E">
        <w:rPr>
          <w:rFonts w:hint="eastAsia"/>
          <w:szCs w:val="22"/>
        </w:rPr>
        <w:t>2</w:t>
      </w:r>
      <w:r w:rsidRPr="00E40C7E">
        <w:rPr>
          <w:rFonts w:hint="eastAsia"/>
          <w:szCs w:val="22"/>
        </w:rPr>
        <w:t>种还原脱卤酶基因</w:t>
      </w:r>
      <w:r w:rsidRPr="00E40C7E">
        <w:rPr>
          <w:i/>
          <w:szCs w:val="22"/>
        </w:rPr>
        <w:t>ardA</w:t>
      </w:r>
      <w:r w:rsidRPr="00E40C7E">
        <w:rPr>
          <w:rFonts w:hint="eastAsia"/>
          <w:szCs w:val="22"/>
        </w:rPr>
        <w:t>、</w:t>
      </w:r>
      <w:r w:rsidRPr="00E40C7E">
        <w:rPr>
          <w:rFonts w:hint="eastAsia"/>
          <w:i/>
          <w:szCs w:val="22"/>
        </w:rPr>
        <w:t>rdh</w:t>
      </w:r>
      <w:r w:rsidRPr="00E40C7E">
        <w:rPr>
          <w:rFonts w:hint="eastAsia"/>
          <w:szCs w:val="22"/>
        </w:rPr>
        <w:t>12</w:t>
      </w:r>
      <w:r w:rsidRPr="00E40C7E">
        <w:rPr>
          <w:rFonts w:hint="eastAsia"/>
          <w:szCs w:val="22"/>
        </w:rPr>
        <w:t>进行实时荧光定量</w:t>
      </w:r>
      <w:r w:rsidRPr="00E40C7E">
        <w:rPr>
          <w:rFonts w:hint="eastAsia"/>
          <w:szCs w:val="22"/>
        </w:rPr>
        <w:t>PCR</w:t>
      </w:r>
      <w:r w:rsidRPr="00E40C7E">
        <w:rPr>
          <w:rFonts w:hint="eastAsia"/>
          <w:szCs w:val="22"/>
        </w:rPr>
        <w:t>实验</w:t>
      </w:r>
      <w:r>
        <w:rPr>
          <w:rFonts w:hint="eastAsia"/>
          <w:szCs w:val="22"/>
        </w:rPr>
        <w:t>，考察基因数量</w:t>
      </w:r>
      <w:r w:rsidRPr="00E40C7E">
        <w:rPr>
          <w:rFonts w:hint="eastAsia"/>
          <w:szCs w:val="22"/>
        </w:rPr>
        <w:t>在各个实验组</w:t>
      </w:r>
      <w:r>
        <w:rPr>
          <w:rFonts w:hint="eastAsia"/>
          <w:szCs w:val="22"/>
        </w:rPr>
        <w:t>随时间</w:t>
      </w:r>
      <w:r w:rsidRPr="00E40C7E">
        <w:rPr>
          <w:rFonts w:hint="eastAsia"/>
          <w:szCs w:val="22"/>
        </w:rPr>
        <w:t>的变化。其中</w:t>
      </w:r>
      <w:r w:rsidRPr="00E40C7E">
        <w:rPr>
          <w:rFonts w:hint="eastAsia"/>
          <w:i/>
        </w:rPr>
        <w:t>o</w:t>
      </w:r>
      <w:r w:rsidRPr="00E40C7E">
        <w:rPr>
          <w:rFonts w:hint="eastAsia"/>
        </w:rPr>
        <w:t>-17/DF-1</w:t>
      </w:r>
      <w:r w:rsidRPr="00E40C7E">
        <w:rPr>
          <w:rFonts w:hint="eastAsia"/>
        </w:rPr>
        <w:t>基因</w:t>
      </w:r>
      <w:r>
        <w:rPr>
          <w:rFonts w:hint="eastAsia"/>
        </w:rPr>
        <w:t>在各体系中都非常少</w:t>
      </w:r>
      <w:r w:rsidRPr="00E40C7E">
        <w:rPr>
          <w:rFonts w:hint="eastAsia"/>
        </w:rPr>
        <w:t>，</w:t>
      </w:r>
      <w:r w:rsidRPr="00E40C7E">
        <w:rPr>
          <w:rFonts w:hint="eastAsia"/>
        </w:rPr>
        <w:t>CHL</w:t>
      </w:r>
      <w:r w:rsidRPr="00E40C7E">
        <w:rPr>
          <w:rFonts w:hint="eastAsia"/>
        </w:rPr>
        <w:t>、</w:t>
      </w:r>
      <w:r>
        <w:rPr>
          <w:rFonts w:hint="eastAsia"/>
        </w:rPr>
        <w:t>DHC</w:t>
      </w:r>
      <w:r w:rsidRPr="00E40C7E">
        <w:rPr>
          <w:rFonts w:hint="eastAsia"/>
        </w:rPr>
        <w:t>的</w:t>
      </w:r>
      <w:r w:rsidRPr="00E40C7E">
        <w:rPr>
          <w:rFonts w:hint="eastAsia"/>
        </w:rPr>
        <w:t>16S rRNA</w:t>
      </w:r>
      <w:r w:rsidRPr="00E40C7E">
        <w:rPr>
          <w:rFonts w:hint="eastAsia"/>
        </w:rPr>
        <w:t>基因，以及</w:t>
      </w:r>
      <w:r w:rsidRPr="00E40C7E">
        <w:rPr>
          <w:rFonts w:hint="eastAsia"/>
          <w:i/>
        </w:rPr>
        <w:t>ardA</w:t>
      </w:r>
      <w:r w:rsidRPr="00E40C7E">
        <w:rPr>
          <w:rFonts w:hint="eastAsia"/>
        </w:rPr>
        <w:t>、</w:t>
      </w:r>
      <w:r w:rsidRPr="00E40C7E">
        <w:rPr>
          <w:rFonts w:hint="eastAsia"/>
          <w:i/>
        </w:rPr>
        <w:t>rdh</w:t>
      </w:r>
      <w:r w:rsidRPr="00E40C7E">
        <w:rPr>
          <w:rFonts w:hint="eastAsia"/>
        </w:rPr>
        <w:t>12</w:t>
      </w:r>
      <w:r w:rsidRPr="00E40C7E">
        <w:rPr>
          <w:rFonts w:hint="eastAsia"/>
        </w:rPr>
        <w:t>基因均随脱氯</w:t>
      </w:r>
      <w:r>
        <w:rPr>
          <w:rFonts w:hint="eastAsia"/>
        </w:rPr>
        <w:t>反应的</w:t>
      </w:r>
      <w:r w:rsidRPr="00E40C7E">
        <w:rPr>
          <w:rFonts w:hint="eastAsia"/>
        </w:rPr>
        <w:t>进行</w:t>
      </w:r>
      <w:r>
        <w:rPr>
          <w:rFonts w:hint="eastAsia"/>
        </w:rPr>
        <w:t>呈</w:t>
      </w:r>
      <w:r w:rsidRPr="00E40C7E">
        <w:rPr>
          <w:rFonts w:hint="eastAsia"/>
        </w:rPr>
        <w:t>增长趋势，相同时间点的基因数量趋势</w:t>
      </w:r>
      <w:r>
        <w:rPr>
          <w:rFonts w:hint="eastAsia"/>
        </w:rPr>
        <w:t>为</w:t>
      </w:r>
      <w:r w:rsidRPr="00E40C7E">
        <w:rPr>
          <w:rFonts w:hint="eastAsia"/>
        </w:rPr>
        <w:t>T-1</w:t>
      </w:r>
      <w:r w:rsidRPr="00E40C7E">
        <w:rPr>
          <w:rFonts w:hint="eastAsia"/>
        </w:rPr>
        <w:t>组＞</w:t>
      </w:r>
      <w:r w:rsidRPr="00E40C7E">
        <w:rPr>
          <w:rFonts w:hint="eastAsia"/>
        </w:rPr>
        <w:t>T-Fe</w:t>
      </w:r>
      <w:r w:rsidRPr="00E40C7E">
        <w:rPr>
          <w:rFonts w:hint="eastAsia"/>
        </w:rPr>
        <w:t>组＞</w:t>
      </w:r>
      <w:r w:rsidRPr="00E40C7E">
        <w:rPr>
          <w:rFonts w:hint="eastAsia"/>
        </w:rPr>
        <w:t>T-S</w:t>
      </w:r>
      <w:r w:rsidRPr="00E40C7E">
        <w:rPr>
          <w:rFonts w:hint="eastAsia"/>
        </w:rPr>
        <w:t>组，与</w:t>
      </w:r>
      <w:r w:rsidRPr="00E40C7E">
        <w:rPr>
          <w:rFonts w:hint="eastAsia"/>
        </w:rPr>
        <w:t>PCBs</w:t>
      </w:r>
      <w:r w:rsidRPr="00E40C7E">
        <w:rPr>
          <w:rFonts w:hint="eastAsia"/>
        </w:rPr>
        <w:t>降解</w:t>
      </w:r>
      <w:r>
        <w:rPr>
          <w:rFonts w:hint="eastAsia"/>
        </w:rPr>
        <w:t>的</w:t>
      </w:r>
      <w:r w:rsidRPr="00E40C7E">
        <w:rPr>
          <w:rFonts w:hint="eastAsia"/>
        </w:rPr>
        <w:t>多少相对应。到第</w:t>
      </w:r>
      <w:r w:rsidRPr="00E40C7E">
        <w:rPr>
          <w:rFonts w:hint="eastAsia"/>
        </w:rPr>
        <w:t>66</w:t>
      </w:r>
      <w:r w:rsidRPr="00E40C7E">
        <w:rPr>
          <w:rFonts w:hint="eastAsia"/>
        </w:rPr>
        <w:t>周，脱氯相关菌</w:t>
      </w:r>
      <w:r w:rsidRPr="00E40C7E">
        <w:rPr>
          <w:rFonts w:hint="eastAsia"/>
        </w:rPr>
        <w:t>/</w:t>
      </w:r>
      <w:r w:rsidRPr="00E40C7E">
        <w:rPr>
          <w:rFonts w:hint="eastAsia"/>
        </w:rPr>
        <w:t>基因（除</w:t>
      </w:r>
      <w:r w:rsidRPr="00E40C7E">
        <w:rPr>
          <w:rFonts w:hint="eastAsia"/>
          <w:i/>
          <w:szCs w:val="22"/>
        </w:rPr>
        <w:t>o</w:t>
      </w:r>
      <w:r w:rsidRPr="00E40C7E">
        <w:rPr>
          <w:rFonts w:hint="eastAsia"/>
          <w:szCs w:val="22"/>
        </w:rPr>
        <w:t>-17</w:t>
      </w:r>
      <w:r w:rsidRPr="00E40C7E">
        <w:rPr>
          <w:szCs w:val="22"/>
        </w:rPr>
        <w:t>/DF-1</w:t>
      </w:r>
      <w:r w:rsidRPr="00E40C7E">
        <w:rPr>
          <w:rFonts w:hint="eastAsia"/>
        </w:rPr>
        <w:t>）仍保持在较高水平，表明体系仍具有良好</w:t>
      </w:r>
      <w:r>
        <w:rPr>
          <w:rFonts w:hint="eastAsia"/>
        </w:rPr>
        <w:t>的</w:t>
      </w:r>
      <w:r w:rsidRPr="00E40C7E">
        <w:rPr>
          <w:rFonts w:hint="eastAsia"/>
        </w:rPr>
        <w:t>脱氯潜能。</w:t>
      </w:r>
    </w:p>
    <w:p w14:paraId="6F9A4491"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7</w:t>
      </w:r>
      <w:r w:rsidRPr="00E40C7E">
        <w:rPr>
          <w:rFonts w:hint="eastAsia"/>
        </w:rPr>
        <w:t>）脱氯相关菌</w:t>
      </w:r>
      <w:r w:rsidRPr="00E40C7E">
        <w:rPr>
          <w:i/>
          <w:szCs w:val="22"/>
        </w:rPr>
        <w:t>Chloroflexi</w:t>
      </w:r>
      <w:r w:rsidRPr="00E40C7E">
        <w:rPr>
          <w:rFonts w:hint="eastAsia"/>
          <w:szCs w:val="22"/>
        </w:rPr>
        <w:t>、</w:t>
      </w:r>
      <w:r w:rsidRPr="00E40C7E">
        <w:rPr>
          <w:rFonts w:hint="eastAsia"/>
          <w:i/>
        </w:rPr>
        <w:t>Dehalococcoides</w:t>
      </w:r>
      <w:r w:rsidRPr="00E40C7E">
        <w:rPr>
          <w:rFonts w:hint="eastAsia"/>
        </w:rPr>
        <w:t xml:space="preserve"> </w:t>
      </w:r>
      <w:r w:rsidRPr="00E40C7E">
        <w:rPr>
          <w:rFonts w:hint="eastAsia"/>
          <w:szCs w:val="22"/>
        </w:rPr>
        <w:t>16S rRNA</w:t>
      </w:r>
      <w:r w:rsidRPr="00E40C7E">
        <w:rPr>
          <w:rFonts w:hint="eastAsia"/>
          <w:szCs w:val="22"/>
        </w:rPr>
        <w:t>基因能指示产甲烷条件下</w:t>
      </w:r>
      <w:r w:rsidRPr="00E40C7E">
        <w:rPr>
          <w:rFonts w:hint="eastAsia"/>
        </w:rPr>
        <w:t>（</w:t>
      </w:r>
      <w:r w:rsidRPr="00E40C7E">
        <w:rPr>
          <w:rFonts w:hint="eastAsia"/>
        </w:rPr>
        <w:t>T-1</w:t>
      </w:r>
      <w:r w:rsidRPr="00E40C7E">
        <w:rPr>
          <w:rFonts w:hint="eastAsia"/>
        </w:rPr>
        <w:t>实验组）和</w:t>
      </w:r>
      <w:r w:rsidRPr="00E40C7E">
        <w:t>三价铁还原</w:t>
      </w:r>
      <w:r w:rsidRPr="00E40C7E">
        <w:rPr>
          <w:rFonts w:hint="eastAsia"/>
        </w:rPr>
        <w:t>条件下（</w:t>
      </w:r>
      <w:r w:rsidRPr="00E40C7E">
        <w:rPr>
          <w:rFonts w:hint="eastAsia"/>
        </w:rPr>
        <w:t>T-Fe</w:t>
      </w:r>
      <w:r w:rsidRPr="00E40C7E">
        <w:rPr>
          <w:rFonts w:hint="eastAsia"/>
        </w:rPr>
        <w:t>实验组）</w:t>
      </w:r>
      <w:r w:rsidRPr="00E40C7E">
        <w:t>底泥微环境</w:t>
      </w:r>
      <w:r w:rsidRPr="00E40C7E">
        <w:rPr>
          <w:rFonts w:hint="eastAsia"/>
        </w:rPr>
        <w:t>脱氯反应的发生。在硫酸盐还原条件下（</w:t>
      </w:r>
      <w:r w:rsidRPr="00E40C7E">
        <w:rPr>
          <w:rFonts w:hint="eastAsia"/>
        </w:rPr>
        <w:t>T-S</w:t>
      </w:r>
      <w:r w:rsidRPr="00E40C7E">
        <w:rPr>
          <w:rFonts w:hint="eastAsia"/>
        </w:rPr>
        <w:t>实验组）</w:t>
      </w:r>
      <w:r>
        <w:rPr>
          <w:rFonts w:hint="eastAsia"/>
        </w:rPr>
        <w:t>，</w:t>
      </w:r>
      <w:r w:rsidRPr="00E40C7E">
        <w:rPr>
          <w:rFonts w:hint="eastAsia"/>
        </w:rPr>
        <w:t>脱氯相关菌</w:t>
      </w:r>
      <w:r w:rsidRPr="00E40C7E">
        <w:rPr>
          <w:i/>
          <w:szCs w:val="22"/>
        </w:rPr>
        <w:t>Chloroflexi</w:t>
      </w:r>
      <w:r w:rsidRPr="00E40C7E">
        <w:rPr>
          <w:rFonts w:hint="eastAsia"/>
          <w:szCs w:val="22"/>
        </w:rPr>
        <w:t>可以指示脱氯反应的加快，而</w:t>
      </w:r>
      <w:r w:rsidRPr="00E40C7E">
        <w:rPr>
          <w:rFonts w:eastAsia="楷体"/>
          <w:i/>
        </w:rPr>
        <w:t>Dehalococcoides</w:t>
      </w:r>
      <w:r w:rsidRPr="00E40C7E">
        <w:rPr>
          <w:szCs w:val="22"/>
        </w:rPr>
        <w:t>无法指示太湖底泥的脱氯</w:t>
      </w:r>
      <w:r w:rsidRPr="00E40C7E">
        <w:rPr>
          <w:rFonts w:hint="eastAsia"/>
          <w:szCs w:val="22"/>
        </w:rPr>
        <w:t>情况。与已有研究结果不同，</w:t>
      </w:r>
      <w:r w:rsidRPr="00E40C7E">
        <w:rPr>
          <w:rFonts w:hint="eastAsia"/>
        </w:rPr>
        <w:t>本实验条件下推定脱氯菌</w:t>
      </w:r>
      <w:r w:rsidRPr="00E40C7E">
        <w:rPr>
          <w:rFonts w:eastAsia="楷体"/>
          <w:i/>
        </w:rPr>
        <w:t>Chloroflexi</w:t>
      </w:r>
      <w:r w:rsidRPr="00E40C7E">
        <w:rPr>
          <w:rFonts w:hint="eastAsia"/>
        </w:rPr>
        <w:t>相比</w:t>
      </w:r>
      <w:r w:rsidRPr="00E40C7E">
        <w:rPr>
          <w:rFonts w:hint="eastAsia"/>
          <w:i/>
        </w:rPr>
        <w:t>Dehalococcoides</w:t>
      </w:r>
      <w:r w:rsidRPr="00E40C7E">
        <w:t>可以更好地指示硫酸盐还原和三价铁还原条件下脱氯的启动</w:t>
      </w:r>
      <w:r>
        <w:rPr>
          <w:rFonts w:hint="eastAsia"/>
        </w:rPr>
        <w:t>或</w:t>
      </w:r>
      <w:r w:rsidRPr="00E40C7E">
        <w:t>脱氯速率的</w:t>
      </w:r>
      <w:r>
        <w:rPr>
          <w:rFonts w:hint="eastAsia"/>
        </w:rPr>
        <w:t>加快</w:t>
      </w:r>
      <w:r w:rsidRPr="00E40C7E">
        <w:rPr>
          <w:rFonts w:hint="eastAsia"/>
        </w:rPr>
        <w:t>，说明脱氯反应的沉积物特异性非常强，指示微生物</w:t>
      </w:r>
      <w:r w:rsidRPr="00E40C7E">
        <w:rPr>
          <w:rFonts w:hint="eastAsia"/>
        </w:rPr>
        <w:t>/</w:t>
      </w:r>
      <w:r w:rsidRPr="00E40C7E">
        <w:rPr>
          <w:rFonts w:hint="eastAsia"/>
        </w:rPr>
        <w:t>基因需要相应调整。</w:t>
      </w:r>
    </w:p>
    <w:p w14:paraId="0C454FC9" w14:textId="47E5AC19" w:rsidR="00296D36" w:rsidRPr="00E40C7E" w:rsidRDefault="00296D36" w:rsidP="00A95F90">
      <w:pPr>
        <w:adjustRightInd w:val="0"/>
        <w:snapToGrid w:val="0"/>
        <w:spacing w:line="300" w:lineRule="auto"/>
        <w:ind w:firstLineChars="200" w:firstLine="480"/>
        <w:rPr>
          <w:rFonts w:eastAsia="楷体" w:hAnsi="楷体"/>
        </w:rPr>
      </w:pPr>
      <w:r w:rsidRPr="00E40C7E">
        <w:rPr>
          <w:rFonts w:hint="eastAsia"/>
        </w:rPr>
        <w:t>（</w:t>
      </w:r>
      <w:r w:rsidRPr="00E40C7E">
        <w:rPr>
          <w:rFonts w:hint="eastAsia"/>
        </w:rPr>
        <w:t>8</w:t>
      </w:r>
      <w:r w:rsidRPr="00E40C7E">
        <w:rPr>
          <w:rFonts w:hint="eastAsia"/>
        </w:rPr>
        <w:t>）还原脱卤酶基因</w:t>
      </w:r>
      <w:r w:rsidRPr="00E40C7E">
        <w:rPr>
          <w:rFonts w:hint="eastAsia"/>
          <w:i/>
        </w:rPr>
        <w:t>ardA</w:t>
      </w:r>
      <w:r w:rsidRPr="00E40C7E">
        <w:rPr>
          <w:rFonts w:hint="eastAsia"/>
        </w:rPr>
        <w:t>、</w:t>
      </w:r>
      <w:r w:rsidRPr="00E40C7E">
        <w:rPr>
          <w:rFonts w:hint="eastAsia"/>
          <w:i/>
        </w:rPr>
        <w:t>rdh</w:t>
      </w:r>
      <w:r w:rsidRPr="00E40C7E">
        <w:rPr>
          <w:rFonts w:hint="eastAsia"/>
        </w:rPr>
        <w:t>12</w:t>
      </w:r>
      <w:r w:rsidRPr="00E40C7E">
        <w:rPr>
          <w:rFonts w:hint="eastAsia"/>
        </w:rPr>
        <w:t>均能指示产甲烷条件下（</w:t>
      </w:r>
      <w:r w:rsidRPr="00E40C7E">
        <w:rPr>
          <w:rFonts w:hint="eastAsia"/>
        </w:rPr>
        <w:t>T-1</w:t>
      </w:r>
      <w:r w:rsidRPr="00E40C7E">
        <w:rPr>
          <w:rFonts w:hint="eastAsia"/>
        </w:rPr>
        <w:t>实验组）、</w:t>
      </w:r>
      <w:r w:rsidRPr="00E40C7E">
        <w:t>三价铁还原</w:t>
      </w:r>
      <w:r w:rsidRPr="00E40C7E">
        <w:rPr>
          <w:rFonts w:hint="eastAsia"/>
        </w:rPr>
        <w:t>条件下（</w:t>
      </w:r>
      <w:r w:rsidRPr="00E40C7E">
        <w:rPr>
          <w:rFonts w:hint="eastAsia"/>
        </w:rPr>
        <w:t>T-Fe</w:t>
      </w:r>
      <w:r w:rsidRPr="00E40C7E">
        <w:rPr>
          <w:rFonts w:hint="eastAsia"/>
        </w:rPr>
        <w:t>实验组）太湖</w:t>
      </w:r>
      <w:r w:rsidRPr="00E40C7E">
        <w:t>底泥微环境</w:t>
      </w:r>
      <w:r w:rsidRPr="00E40C7E">
        <w:rPr>
          <w:rFonts w:hint="eastAsia"/>
        </w:rPr>
        <w:t>脱氯反应的启动，</w:t>
      </w:r>
      <w:r>
        <w:rPr>
          <w:rFonts w:hint="eastAsia"/>
        </w:rPr>
        <w:t>而</w:t>
      </w:r>
      <w:r w:rsidRPr="00E40C7E">
        <w:rPr>
          <w:rFonts w:hint="eastAsia"/>
        </w:rPr>
        <w:t>在硫酸盐还原条件下（</w:t>
      </w:r>
      <w:r w:rsidRPr="00E40C7E">
        <w:rPr>
          <w:rFonts w:hint="eastAsia"/>
        </w:rPr>
        <w:t>T-S</w:t>
      </w:r>
      <w:r w:rsidRPr="00E40C7E">
        <w:rPr>
          <w:rFonts w:hint="eastAsia"/>
        </w:rPr>
        <w:t>实验组）</w:t>
      </w:r>
      <w:r>
        <w:rPr>
          <w:rFonts w:hint="eastAsia"/>
        </w:rPr>
        <w:t>可以</w:t>
      </w:r>
      <w:r w:rsidRPr="00E40C7E">
        <w:rPr>
          <w:rFonts w:hint="eastAsia"/>
        </w:rPr>
        <w:t>指示</w:t>
      </w:r>
      <w:r>
        <w:rPr>
          <w:rFonts w:hint="eastAsia"/>
        </w:rPr>
        <w:t>脱氯反应的加快。</w:t>
      </w:r>
      <w:del w:id="26" w:author="HGJ" w:date="2017-04-10T10:22:00Z">
        <w:r w:rsidDel="00961464">
          <w:rPr>
            <w:rFonts w:hint="eastAsia"/>
          </w:rPr>
          <w:delText>在</w:delText>
        </w:r>
        <w:r w:rsidRPr="00E40C7E" w:rsidDel="00961464">
          <w:rPr>
            <w:rFonts w:hint="eastAsia"/>
          </w:rPr>
          <w:delText>产甲烷条件下（</w:delText>
        </w:r>
        <w:r w:rsidRPr="00E40C7E" w:rsidDel="00961464">
          <w:rPr>
            <w:rFonts w:hint="eastAsia"/>
          </w:rPr>
          <w:delText>T-1</w:delText>
        </w:r>
        <w:r w:rsidRPr="00E40C7E" w:rsidDel="00961464">
          <w:rPr>
            <w:rFonts w:hint="eastAsia"/>
          </w:rPr>
          <w:delText>实验组）</w:delText>
        </w:r>
        <w:r w:rsidDel="00961464">
          <w:rPr>
            <w:rFonts w:hint="eastAsia"/>
          </w:rPr>
          <w:delText>和</w:delText>
        </w:r>
        <w:r w:rsidRPr="00E40C7E" w:rsidDel="00961464">
          <w:delText>三价铁还原</w:delText>
        </w:r>
        <w:r w:rsidRPr="00E40C7E" w:rsidDel="00961464">
          <w:rPr>
            <w:rFonts w:hint="eastAsia"/>
          </w:rPr>
          <w:delText>条件下（</w:delText>
        </w:r>
        <w:r w:rsidRPr="00E40C7E" w:rsidDel="00961464">
          <w:rPr>
            <w:rFonts w:hint="eastAsia"/>
          </w:rPr>
          <w:delText>T-Fe</w:delText>
        </w:r>
        <w:r w:rsidRPr="00E40C7E" w:rsidDel="00961464">
          <w:rPr>
            <w:rFonts w:hint="eastAsia"/>
          </w:rPr>
          <w:delText>实验组），</w:delText>
        </w:r>
      </w:del>
      <w:ins w:id="27" w:author="HGJ" w:date="2017-04-10T10:21:00Z">
        <w:r w:rsidR="00313ACB">
          <w:rPr>
            <w:rFonts w:hint="eastAsia"/>
          </w:rPr>
          <w:t>T</w:t>
        </w:r>
        <w:r w:rsidR="00313ACB">
          <w:t>1</w:t>
        </w:r>
        <w:r w:rsidR="00313ACB">
          <w:t>和</w:t>
        </w:r>
        <w:r w:rsidR="00313ACB">
          <w:t>T</w:t>
        </w:r>
      </w:ins>
      <w:ins w:id="28" w:author="HGJ" w:date="2017-04-10T10:23:00Z">
        <w:r w:rsidR="0001525E">
          <w:t>-</w:t>
        </w:r>
      </w:ins>
      <w:ins w:id="29" w:author="HGJ" w:date="2017-04-10T10:21:00Z">
        <w:r w:rsidR="0001525E">
          <w:t>F</w:t>
        </w:r>
      </w:ins>
      <w:ins w:id="30" w:author="HGJ" w:date="2017-04-10T10:23:00Z">
        <w:r w:rsidR="0001525E">
          <w:t>e</w:t>
        </w:r>
      </w:ins>
      <w:ins w:id="31" w:author="HGJ" w:date="2017-04-10T10:21:00Z">
        <w:r w:rsidR="00313ACB">
          <w:t>组的启动和</w:t>
        </w:r>
        <w:r w:rsidR="00313ACB">
          <w:t>TS</w:t>
        </w:r>
        <w:r w:rsidR="00313ACB">
          <w:t>组的脱氯反应加快。。。</w:t>
        </w:r>
      </w:ins>
      <w:ins w:id="32" w:author="HGJ" w:date="2017-04-10T10:22:00Z">
        <w:r w:rsidR="00961464">
          <w:t>还原脱卤酶基因。。。且这两个基因比</w:t>
        </w:r>
        <w:r w:rsidR="00961464">
          <w:t>C</w:t>
        </w:r>
        <w:r w:rsidR="00961464">
          <w:t>、</w:t>
        </w:r>
        <w:r w:rsidR="00961464">
          <w:t>D  16rs</w:t>
        </w:r>
        <w:r w:rsidR="00961464">
          <w:t>的指示更灵敏。</w:t>
        </w:r>
      </w:ins>
      <w:del w:id="33" w:author="HGJ" w:date="2017-04-10T10:23:00Z">
        <w:r w:rsidRPr="00E40C7E" w:rsidDel="00961464">
          <w:rPr>
            <w:rFonts w:hint="eastAsia"/>
          </w:rPr>
          <w:delText>相</w:delText>
        </w:r>
        <w:r w:rsidDel="00961464">
          <w:rPr>
            <w:rFonts w:hint="eastAsia"/>
          </w:rPr>
          <w:delText>比</w:delText>
        </w:r>
        <w:r w:rsidRPr="00E40C7E" w:rsidDel="00961464">
          <w:rPr>
            <w:rFonts w:hint="eastAsia"/>
          </w:rPr>
          <w:delText>PCBs</w:delText>
        </w:r>
        <w:r w:rsidRPr="00E40C7E" w:rsidDel="00961464">
          <w:rPr>
            <w:rFonts w:hint="eastAsia"/>
          </w:rPr>
          <w:delText>脱氯指示微生物</w:delText>
        </w:r>
        <w:r w:rsidRPr="00E40C7E" w:rsidDel="00961464">
          <w:rPr>
            <w:i/>
            <w:szCs w:val="22"/>
          </w:rPr>
          <w:delText>Chloroflexi</w:delText>
        </w:r>
        <w:r w:rsidRPr="00E40C7E" w:rsidDel="00961464">
          <w:rPr>
            <w:rFonts w:hint="eastAsia"/>
            <w:szCs w:val="22"/>
          </w:rPr>
          <w:delText>、</w:delText>
        </w:r>
        <w:r w:rsidRPr="00E40C7E" w:rsidDel="00961464">
          <w:rPr>
            <w:rFonts w:hint="eastAsia"/>
            <w:i/>
          </w:rPr>
          <w:delText>Dehalococcoides</w:delText>
        </w:r>
        <w:r w:rsidRPr="00E40C7E" w:rsidDel="00961464">
          <w:rPr>
            <w:rFonts w:hint="eastAsia"/>
          </w:rPr>
          <w:delText>，</w:delText>
        </w:r>
        <w:r w:rsidRPr="00E40C7E" w:rsidDel="00961464">
          <w:delText>还原脱卤酶基因</w:delText>
        </w:r>
        <w:r w:rsidRPr="00E40C7E" w:rsidDel="00961464">
          <w:rPr>
            <w:rFonts w:eastAsia="楷体"/>
            <w:i/>
          </w:rPr>
          <w:delText>ardA</w:delText>
        </w:r>
        <w:r w:rsidRPr="00E40C7E" w:rsidDel="00961464">
          <w:delText>和</w:delText>
        </w:r>
        <w:r w:rsidRPr="00E40C7E" w:rsidDel="00961464">
          <w:rPr>
            <w:rFonts w:eastAsia="楷体"/>
            <w:i/>
          </w:rPr>
          <w:delText>rdh</w:delText>
        </w:r>
        <w:r w:rsidRPr="00E40C7E" w:rsidDel="00961464">
          <w:rPr>
            <w:rFonts w:eastAsia="楷体"/>
          </w:rPr>
          <w:delText>12</w:delText>
        </w:r>
        <w:r w:rsidRPr="00D91E4A" w:rsidDel="00961464">
          <w:rPr>
            <w:rFonts w:hint="eastAsia"/>
          </w:rPr>
          <w:delText>对多氯联苯脱氯反应的指示</w:delText>
        </w:r>
        <w:r w:rsidRPr="00E40C7E" w:rsidDel="00961464">
          <w:rPr>
            <w:rFonts w:hint="eastAsia"/>
          </w:rPr>
          <w:delText>更</w:delText>
        </w:r>
        <w:r w:rsidRPr="00E40C7E" w:rsidDel="00961464">
          <w:delText>为灵敏</w:delText>
        </w:r>
        <w:r w:rsidRPr="00E40C7E" w:rsidDel="00961464">
          <w:rPr>
            <w:rFonts w:hint="eastAsia"/>
          </w:rPr>
          <w:delText>，</w:delText>
        </w:r>
        <w:r w:rsidRPr="00E40C7E" w:rsidDel="00961464">
          <w:delText>可考虑用于多氯联苯脱氯</w:delText>
        </w:r>
        <w:r w:rsidRPr="00E40C7E" w:rsidDel="00961464">
          <w:rPr>
            <w:rFonts w:hint="eastAsia"/>
          </w:rPr>
          <w:delText>启动和</w:delText>
        </w:r>
        <w:r w:rsidRPr="00E40C7E" w:rsidDel="00961464">
          <w:lastRenderedPageBreak/>
          <w:delText>潜能的预测</w:delText>
        </w:r>
        <w:r w:rsidRPr="00E40C7E" w:rsidDel="00961464">
          <w:rPr>
            <w:rFonts w:hint="eastAsia"/>
          </w:rPr>
          <w:delText>。</w:delText>
        </w:r>
      </w:del>
      <w:ins w:id="34" w:author="HGJ" w:date="2017-04-10T10:24:00Z">
        <w:r w:rsidR="0001525E">
          <w:rPr>
            <w:rFonts w:hint="eastAsia"/>
          </w:rPr>
          <w:t>四个基因都能反映</w:t>
        </w:r>
      </w:ins>
      <w:ins w:id="35" w:author="HGJ" w:date="2017-04-10T10:25:00Z">
        <w:r w:rsidR="00CC4333">
          <w:rPr>
            <w:rFonts w:hint="eastAsia"/>
          </w:rPr>
          <w:t>产甲烷条件下</w:t>
        </w:r>
      </w:ins>
      <w:ins w:id="36" w:author="HGJ" w:date="2017-04-10T10:24:00Z">
        <w:r w:rsidR="0001525E">
          <w:rPr>
            <w:rFonts w:hint="eastAsia"/>
          </w:rPr>
          <w:t>脱氯反应基因的启动，</w:t>
        </w:r>
      </w:ins>
      <w:ins w:id="37" w:author="HGJ" w:date="2017-04-10T10:26:00Z">
        <w:r w:rsidR="006D6BA6">
          <w:rPr>
            <w:rFonts w:hint="eastAsia"/>
          </w:rPr>
          <w:t>但不能反应</w:t>
        </w:r>
        <w:r w:rsidR="006D6BA6">
          <w:rPr>
            <w:rFonts w:hint="eastAsia"/>
          </w:rPr>
          <w:t>TS</w:t>
        </w:r>
        <w:r w:rsidR="006D6BA6">
          <w:rPr>
            <w:rFonts w:hint="eastAsia"/>
          </w:rPr>
          <w:t>组脱氯</w:t>
        </w:r>
      </w:ins>
      <w:ins w:id="38" w:author="HGJ" w:date="2017-04-10T10:27:00Z">
        <w:r w:rsidR="006D6BA6">
          <w:rPr>
            <w:rFonts w:hint="eastAsia"/>
          </w:rPr>
          <w:t>反应的启动，</w:t>
        </w:r>
      </w:ins>
      <w:ins w:id="39" w:author="HGJ" w:date="2017-04-10T10:24:00Z">
        <w:r w:rsidR="0001525E">
          <w:rPr>
            <w:rFonts w:hint="eastAsia"/>
          </w:rPr>
          <w:t>三个基因能反映</w:t>
        </w:r>
        <w:r w:rsidR="0001525E">
          <w:rPr>
            <w:rFonts w:hint="eastAsia"/>
          </w:rPr>
          <w:t>TS</w:t>
        </w:r>
        <w:r w:rsidR="0001525E">
          <w:rPr>
            <w:rFonts w:hint="eastAsia"/>
          </w:rPr>
          <w:t>组的加快，</w:t>
        </w:r>
      </w:ins>
      <w:ins w:id="40" w:author="HGJ" w:date="2017-04-10T10:27:00Z">
        <w:r w:rsidR="006D6BA6">
          <w:rPr>
            <w:rFonts w:hint="eastAsia"/>
          </w:rPr>
          <w:t>但</w:t>
        </w:r>
        <w:r w:rsidR="006D6BA6">
          <w:rPr>
            <w:rFonts w:hint="eastAsia"/>
          </w:rPr>
          <w:t>x</w:t>
        </w:r>
        <w:r w:rsidR="006D6BA6">
          <w:rPr>
            <w:rFonts w:hint="eastAsia"/>
          </w:rPr>
          <w:t>基因不能反应其加快，</w:t>
        </w:r>
      </w:ins>
      <w:ins w:id="41" w:author="HGJ" w:date="2017-04-10T10:24:00Z">
        <w:r w:rsidR="0001525E">
          <w:rPr>
            <w:rFonts w:hint="eastAsia"/>
          </w:rPr>
          <w:t>且</w:t>
        </w:r>
      </w:ins>
      <w:ins w:id="42" w:author="HGJ" w:date="2017-04-10T10:25:00Z">
        <w:r w:rsidR="00CC4333">
          <w:rPr>
            <w:rFonts w:hint="eastAsia"/>
          </w:rPr>
          <w:t>AB</w:t>
        </w:r>
      </w:ins>
      <w:ins w:id="43" w:author="HGJ" w:date="2017-04-10T10:27:00Z">
        <w:r w:rsidR="006D6BA6">
          <w:rPr>
            <w:rFonts w:hint="eastAsia"/>
          </w:rPr>
          <w:t>所有指示</w:t>
        </w:r>
      </w:ins>
      <w:ins w:id="44" w:author="HGJ" w:date="2017-04-10T10:24:00Z">
        <w:r w:rsidR="0001525E">
          <w:rPr>
            <w:rFonts w:hint="eastAsia"/>
          </w:rPr>
          <w:t>更加灵敏。</w:t>
        </w:r>
      </w:ins>
    </w:p>
    <w:p w14:paraId="5A129514"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9</w:t>
      </w:r>
      <w:r>
        <w:rPr>
          <w:rFonts w:hint="eastAsia"/>
        </w:rPr>
        <w:t>）</w:t>
      </w:r>
      <w:r w:rsidRPr="0054627A">
        <w:rPr>
          <w:rFonts w:hint="eastAsia"/>
        </w:rPr>
        <w:t>在</w:t>
      </w:r>
      <w:r w:rsidRPr="0054627A">
        <w:rPr>
          <w:rFonts w:hint="eastAsia"/>
        </w:rPr>
        <w:t>PCB</w:t>
      </w:r>
      <w:r w:rsidRPr="0054627A">
        <w:rPr>
          <w:rFonts w:hint="eastAsia"/>
        </w:rPr>
        <w:t>单体测定实验中，发现了</w:t>
      </w:r>
      <w:r w:rsidRPr="0054627A">
        <w:t>多氯联苯的邻位脱氯</w:t>
      </w:r>
      <w:r w:rsidRPr="0054627A">
        <w:rPr>
          <w:rFonts w:hint="eastAsia"/>
        </w:rPr>
        <w:t>现象</w:t>
      </w:r>
      <w:r w:rsidRPr="0054627A">
        <w:t>，但</w:t>
      </w:r>
      <w:r w:rsidRPr="0054627A">
        <w:rPr>
          <w:rFonts w:hint="eastAsia"/>
        </w:rPr>
        <w:t>qPCR</w:t>
      </w:r>
      <w:r w:rsidRPr="0054627A">
        <w:t>实验</w:t>
      </w:r>
      <w:r w:rsidRPr="0054627A">
        <w:rPr>
          <w:rFonts w:hint="eastAsia"/>
        </w:rPr>
        <w:t>测得的</w:t>
      </w:r>
      <w:r w:rsidRPr="0054627A">
        <w:rPr>
          <w:rFonts w:eastAsia="楷体"/>
          <w:i/>
        </w:rPr>
        <w:t>o</w:t>
      </w:r>
      <w:r w:rsidRPr="0054627A">
        <w:rPr>
          <w:rFonts w:eastAsia="楷体"/>
        </w:rPr>
        <w:t>-17/DF-1</w:t>
      </w:r>
      <w:r w:rsidRPr="0054627A">
        <w:rPr>
          <w:rFonts w:eastAsia="楷体" w:hint="eastAsia"/>
        </w:rPr>
        <w:t xml:space="preserve"> </w:t>
      </w:r>
      <w:r w:rsidRPr="0054627A">
        <w:rPr>
          <w:rFonts w:eastAsia="楷体"/>
          <w:bCs/>
        </w:rPr>
        <w:t>16S rRNA</w:t>
      </w:r>
      <w:r w:rsidRPr="0054627A">
        <w:t>基因</w:t>
      </w:r>
      <w:r w:rsidRPr="0054627A">
        <w:rPr>
          <w:rFonts w:hint="eastAsia"/>
        </w:rPr>
        <w:t>的浓度却</w:t>
      </w:r>
      <w:r w:rsidRPr="0054627A">
        <w:t>很低</w:t>
      </w:r>
      <w:r w:rsidRPr="0054627A">
        <w:rPr>
          <w:rFonts w:hint="eastAsia"/>
        </w:rPr>
        <w:t>，</w:t>
      </w:r>
      <w:r w:rsidRPr="00E40C7E">
        <w:rPr>
          <w:rFonts w:hint="eastAsia"/>
        </w:rPr>
        <w:t>推测太湖</w:t>
      </w:r>
      <w:r w:rsidRPr="00E40C7E">
        <w:t>底泥中存在其他未知的具有邻位脱氯功能的菌株</w:t>
      </w:r>
      <w:r w:rsidRPr="00E40C7E">
        <w:rPr>
          <w:rFonts w:hint="eastAsia"/>
        </w:rPr>
        <w:t>或酶，有待进一步研究</w:t>
      </w:r>
      <w:r w:rsidRPr="00E40C7E">
        <w:t>。</w:t>
      </w:r>
    </w:p>
    <w:p w14:paraId="15EE0FE9" w14:textId="1C0D6143" w:rsidR="00296D36" w:rsidRDefault="00296D36" w:rsidP="00A95F90">
      <w:pPr>
        <w:widowControl/>
        <w:autoSpaceDE w:val="0"/>
        <w:autoSpaceDN w:val="0"/>
        <w:adjustRightInd w:val="0"/>
        <w:snapToGrid w:val="0"/>
        <w:spacing w:line="300" w:lineRule="auto"/>
        <w:ind w:firstLineChars="200" w:firstLine="480"/>
        <w:rPr>
          <w:ins w:id="45" w:author="HGJ" w:date="2017-04-10T10:28:00Z"/>
        </w:rPr>
      </w:pPr>
      <w:r w:rsidRPr="00E40C7E">
        <w:rPr>
          <w:rFonts w:hint="eastAsia"/>
        </w:rPr>
        <w:t>（</w:t>
      </w:r>
      <w:r w:rsidRPr="00E40C7E">
        <w:rPr>
          <w:rFonts w:hint="eastAsia"/>
        </w:rPr>
        <w:t>10</w:t>
      </w:r>
      <w:r w:rsidRPr="00E40C7E">
        <w:rPr>
          <w:rFonts w:hint="eastAsia"/>
        </w:rPr>
        <w:t>）</w:t>
      </w:r>
      <w:del w:id="46" w:author="HGJ" w:date="2017-04-10T10:26:00Z">
        <w:r w:rsidRPr="00E40C7E" w:rsidDel="00BD2397">
          <w:rPr>
            <w:rFonts w:hint="eastAsia"/>
          </w:rPr>
          <w:delText>在硫酸盐浓度较高（约</w:delText>
        </w:r>
        <w:r w:rsidDel="00BD2397">
          <w:delText>18mmol</w:delText>
        </w:r>
        <w:r w:rsidRPr="00E40C7E" w:rsidDel="00BD2397">
          <w:rPr>
            <w:rFonts w:hint="eastAsia"/>
          </w:rPr>
          <w:delText>/kg</w:delText>
        </w:r>
        <w:r w:rsidDel="00BD2397">
          <w:rPr>
            <w:rFonts w:hint="eastAsia"/>
          </w:rPr>
          <w:delText>泥浆</w:delText>
        </w:r>
        <w:r w:rsidRPr="00E40C7E" w:rsidDel="00BD2397">
          <w:rPr>
            <w:rFonts w:hint="eastAsia"/>
          </w:rPr>
          <w:delText>）的环境下（</w:delText>
        </w:r>
        <w:r w:rsidRPr="00E40C7E" w:rsidDel="00BD2397">
          <w:rPr>
            <w:rFonts w:hint="eastAsia"/>
          </w:rPr>
          <w:delText>T-S</w:delText>
        </w:r>
        <w:r w:rsidRPr="00E40C7E" w:rsidDel="00BD2397">
          <w:rPr>
            <w:rFonts w:hint="eastAsia"/>
          </w:rPr>
          <w:delText>实验组），本实验</w:delText>
        </w:r>
        <w:r w:rsidDel="00BD2397">
          <w:rPr>
            <w:rFonts w:hint="eastAsia"/>
          </w:rPr>
          <w:delText>选取的几种</w:delText>
        </w:r>
        <w:r w:rsidRPr="00E40C7E" w:rsidDel="00BD2397">
          <w:rPr>
            <w:rFonts w:hint="eastAsia"/>
          </w:rPr>
          <w:delText>脱氯指示微生物</w:delText>
        </w:r>
        <w:r w:rsidRPr="00E40C7E" w:rsidDel="00BD2397">
          <w:rPr>
            <w:rFonts w:hint="eastAsia"/>
          </w:rPr>
          <w:delText>/</w:delText>
        </w:r>
        <w:r w:rsidRPr="00E40C7E" w:rsidDel="00BD2397">
          <w:rPr>
            <w:rFonts w:hint="eastAsia"/>
          </w:rPr>
          <w:delText>基因对</w:delText>
        </w:r>
        <w:r w:rsidRPr="00E40C7E" w:rsidDel="00BD2397">
          <w:rPr>
            <w:rFonts w:hint="eastAsia"/>
          </w:rPr>
          <w:delText>PCBs</w:delText>
        </w:r>
        <w:r w:rsidRPr="00E40C7E" w:rsidDel="00BD2397">
          <w:rPr>
            <w:rFonts w:hint="eastAsia"/>
          </w:rPr>
          <w:delText>降解的指示效果都相对较差，说明</w:delText>
        </w:r>
        <w:r w:rsidRPr="00E40C7E" w:rsidDel="00BD2397">
          <w:rPr>
            <w:rFonts w:hint="eastAsia"/>
            <w:szCs w:val="22"/>
          </w:rPr>
          <w:delText>脱氯反应的沉积物特异性非常强，指示微生物</w:delText>
        </w:r>
        <w:r w:rsidRPr="00E40C7E" w:rsidDel="00BD2397">
          <w:rPr>
            <w:rFonts w:hint="eastAsia"/>
            <w:szCs w:val="22"/>
          </w:rPr>
          <w:delText>/</w:delText>
        </w:r>
        <w:r w:rsidRPr="00E40C7E" w:rsidDel="00BD2397">
          <w:rPr>
            <w:rFonts w:hint="eastAsia"/>
            <w:szCs w:val="22"/>
          </w:rPr>
          <w:delText>基因需要相应调整。</w:delText>
        </w:r>
        <w:r w:rsidRPr="00E40C7E" w:rsidDel="00BD2397">
          <w:rPr>
            <w:rFonts w:hint="eastAsia"/>
          </w:rPr>
          <w:delText>推测在该条件下</w:delText>
        </w:r>
        <w:r w:rsidRPr="00E40C7E" w:rsidDel="00BD2397">
          <w:rPr>
            <w:rFonts w:hint="eastAsia"/>
          </w:rPr>
          <w:delText>PCBs</w:delText>
        </w:r>
        <w:r w:rsidRPr="00E40C7E" w:rsidDel="00BD2397">
          <w:rPr>
            <w:rFonts w:hint="eastAsia"/>
          </w:rPr>
          <w:delText>的降解机理不同，</w:delText>
        </w:r>
        <w:r w:rsidDel="00BD2397">
          <w:rPr>
            <w:szCs w:val="22"/>
          </w:rPr>
          <w:delText>在硫酸盐还原条件下起</w:delText>
        </w:r>
        <w:r w:rsidDel="00BD2397">
          <w:rPr>
            <w:rFonts w:hint="eastAsia"/>
            <w:szCs w:val="22"/>
          </w:rPr>
          <w:delText>主要</w:delText>
        </w:r>
        <w:r w:rsidDel="00BD2397">
          <w:rPr>
            <w:szCs w:val="22"/>
          </w:rPr>
          <w:delText>脱氯作用的菌并非</w:delText>
        </w:r>
        <w:r w:rsidDel="00BD2397">
          <w:rPr>
            <w:rFonts w:hint="eastAsia"/>
            <w:szCs w:val="22"/>
          </w:rPr>
          <w:delText>位</w:delText>
        </w:r>
        <w:r w:rsidRPr="00E40C7E" w:rsidDel="00BD2397">
          <w:rPr>
            <w:szCs w:val="22"/>
          </w:rPr>
          <w:delText>于</w:delText>
        </w:r>
        <w:r w:rsidRPr="00E40C7E" w:rsidDel="00BD2397">
          <w:rPr>
            <w:rFonts w:eastAsia="楷体"/>
            <w:i/>
          </w:rPr>
          <w:delText>Dehalococcoides</w:delText>
        </w:r>
        <w:r w:rsidRPr="00E40C7E" w:rsidDel="00BD2397">
          <w:rPr>
            <w:rFonts w:hint="eastAsia"/>
            <w:szCs w:val="22"/>
          </w:rPr>
          <w:delText>属，</w:delText>
        </w:r>
        <w:r w:rsidDel="00BD2397">
          <w:rPr>
            <w:szCs w:val="22"/>
          </w:rPr>
          <w:delText>可能</w:delText>
        </w:r>
        <w:r w:rsidDel="00BD2397">
          <w:rPr>
            <w:rFonts w:hint="eastAsia"/>
            <w:szCs w:val="22"/>
          </w:rPr>
          <w:delText>需要</w:delText>
        </w:r>
        <w:r w:rsidRPr="00E40C7E" w:rsidDel="00BD2397">
          <w:rPr>
            <w:rFonts w:hint="eastAsia"/>
          </w:rPr>
          <w:delText>在硫酸盐还原菌及其他相关微生物中进一步寻找脱氯指示微生物以及脱氯指示基因。</w:delText>
        </w:r>
      </w:del>
    </w:p>
    <w:p w14:paraId="3D515229" w14:textId="77777777" w:rsidR="007A1780" w:rsidRDefault="007A1780" w:rsidP="00A95F90">
      <w:pPr>
        <w:widowControl/>
        <w:autoSpaceDE w:val="0"/>
        <w:autoSpaceDN w:val="0"/>
        <w:adjustRightInd w:val="0"/>
        <w:snapToGrid w:val="0"/>
        <w:spacing w:line="300" w:lineRule="auto"/>
        <w:ind w:firstLineChars="200" w:firstLine="480"/>
        <w:rPr>
          <w:ins w:id="47" w:author="HGJ" w:date="2017-04-10T10:30:00Z"/>
        </w:rPr>
      </w:pPr>
    </w:p>
    <w:p w14:paraId="73C9BFAA" w14:textId="77777777" w:rsidR="007A1780" w:rsidRDefault="007A1780" w:rsidP="00A95F90">
      <w:pPr>
        <w:widowControl/>
        <w:autoSpaceDE w:val="0"/>
        <w:autoSpaceDN w:val="0"/>
        <w:adjustRightInd w:val="0"/>
        <w:snapToGrid w:val="0"/>
        <w:spacing w:line="300" w:lineRule="auto"/>
        <w:ind w:firstLineChars="200" w:firstLine="480"/>
        <w:rPr>
          <w:ins w:id="48" w:author="HGJ" w:date="2017-04-10T10:30:00Z"/>
        </w:rPr>
      </w:pPr>
    </w:p>
    <w:p w14:paraId="1DCAD59F" w14:textId="77777777" w:rsidR="007A1780" w:rsidRDefault="007A1780" w:rsidP="00A95F90">
      <w:pPr>
        <w:widowControl/>
        <w:autoSpaceDE w:val="0"/>
        <w:autoSpaceDN w:val="0"/>
        <w:adjustRightInd w:val="0"/>
        <w:snapToGrid w:val="0"/>
        <w:spacing w:line="300" w:lineRule="auto"/>
        <w:ind w:firstLineChars="200" w:firstLine="480"/>
        <w:rPr>
          <w:ins w:id="49" w:author="HGJ" w:date="2017-04-10T10:30:00Z"/>
        </w:rPr>
      </w:pPr>
    </w:p>
    <w:p w14:paraId="03BBCDCF" w14:textId="2D95B9F9" w:rsidR="00B07FF4" w:rsidRDefault="00A80810" w:rsidP="00A95F90">
      <w:pPr>
        <w:widowControl/>
        <w:autoSpaceDE w:val="0"/>
        <w:autoSpaceDN w:val="0"/>
        <w:adjustRightInd w:val="0"/>
        <w:snapToGrid w:val="0"/>
        <w:spacing w:line="300" w:lineRule="auto"/>
        <w:ind w:firstLineChars="200" w:firstLine="480"/>
        <w:rPr>
          <w:ins w:id="50" w:author="HGJ" w:date="2017-04-10T10:32:00Z"/>
        </w:rPr>
      </w:pPr>
      <w:ins w:id="51" w:author="HGJ" w:date="2017-04-10T10:30:00Z">
        <w:r>
          <w:t>气相</w:t>
        </w:r>
      </w:ins>
      <w:ins w:id="52" w:author="HGJ" w:date="2017-04-10T10:28:00Z">
        <w:r w:rsidR="00B07FF4">
          <w:t>色谱和</w:t>
        </w:r>
        <w:r w:rsidR="00B07FF4">
          <w:t>qpcr</w:t>
        </w:r>
      </w:ins>
      <w:ins w:id="53" w:author="HGJ" w:date="2017-04-10T10:29:00Z">
        <w:r w:rsidR="00B07FF4">
          <w:t>的实验表明</w:t>
        </w:r>
      </w:ins>
      <w:ins w:id="54" w:author="HGJ" w:date="2017-04-10T10:28:00Z">
        <w:r w:rsidR="00B07FF4">
          <w:t>，</w:t>
        </w:r>
      </w:ins>
      <w:ins w:id="55" w:author="HGJ" w:date="2017-04-10T10:29:00Z">
        <w:r w:rsidR="00D31FAE">
          <w:t>xx</w:t>
        </w:r>
      </w:ins>
      <w:ins w:id="56" w:author="HGJ" w:date="2017-04-10T10:28:00Z">
        <w:r w:rsidR="00B07FF4">
          <w:t>存在</w:t>
        </w:r>
      </w:ins>
      <w:ins w:id="57" w:author="HGJ" w:date="2017-04-10T10:30:00Z">
        <w:r w:rsidR="00D31FAE">
          <w:t>临位</w:t>
        </w:r>
      </w:ins>
      <w:ins w:id="58" w:author="HGJ" w:date="2017-04-10T10:28:00Z">
        <w:r w:rsidR="00B07FF4">
          <w:t>脱落现象，但本实验的</w:t>
        </w:r>
        <w:r w:rsidR="00B07FF4">
          <w:t>qpcr</w:t>
        </w:r>
        <w:r w:rsidR="00B07FF4">
          <w:t>实验没有发现文献中报到的</w:t>
        </w:r>
      </w:ins>
      <w:ins w:id="59" w:author="HGJ" w:date="2017-04-10T10:30:00Z">
        <w:r w:rsidR="00D31FAE">
          <w:t>临位</w:t>
        </w:r>
      </w:ins>
      <w:ins w:id="60" w:author="HGJ" w:date="2017-04-10T10:28:00Z">
        <w:r w:rsidR="00B07FF4">
          <w:t>脱氯菌的存在，因此可能这个体系中存在其他的</w:t>
        </w:r>
      </w:ins>
      <w:ins w:id="61" w:author="HGJ" w:date="2017-04-10T10:29:00Z">
        <w:r w:rsidR="00B07FF4">
          <w:t>与</w:t>
        </w:r>
        <w:r w:rsidR="00D31FAE">
          <w:t>临</w:t>
        </w:r>
      </w:ins>
      <w:ins w:id="62" w:author="HGJ" w:date="2017-04-10T10:30:00Z">
        <w:r w:rsidR="00D31FAE">
          <w:t>位</w:t>
        </w:r>
      </w:ins>
      <w:ins w:id="63" w:author="HGJ" w:date="2017-04-10T10:29:00Z">
        <w:r w:rsidR="00B07FF4">
          <w:t>脱氯菌的存在</w:t>
        </w:r>
      </w:ins>
      <w:ins w:id="64" w:author="HGJ" w:date="2017-04-10T10:31:00Z">
        <w:r w:rsidR="006B50C7">
          <w:t>，有待进一步的研究</w:t>
        </w:r>
      </w:ins>
      <w:ins w:id="65" w:author="HGJ" w:date="2017-04-10T10:29:00Z">
        <w:r w:rsidR="00B07FF4">
          <w:t>。</w:t>
        </w:r>
      </w:ins>
    </w:p>
    <w:p w14:paraId="0D0B28FD" w14:textId="77777777" w:rsidR="00744660" w:rsidRDefault="00744660" w:rsidP="00A95F90">
      <w:pPr>
        <w:widowControl/>
        <w:autoSpaceDE w:val="0"/>
        <w:autoSpaceDN w:val="0"/>
        <w:adjustRightInd w:val="0"/>
        <w:snapToGrid w:val="0"/>
        <w:spacing w:line="300" w:lineRule="auto"/>
        <w:ind w:firstLineChars="200" w:firstLine="480"/>
        <w:rPr>
          <w:ins w:id="66" w:author="HGJ" w:date="2017-04-10T10:32:00Z"/>
        </w:rPr>
      </w:pPr>
    </w:p>
    <w:p w14:paraId="0030192D" w14:textId="77777777" w:rsidR="00744660" w:rsidRDefault="00744660" w:rsidP="00A95F90">
      <w:pPr>
        <w:widowControl/>
        <w:autoSpaceDE w:val="0"/>
        <w:autoSpaceDN w:val="0"/>
        <w:adjustRightInd w:val="0"/>
        <w:snapToGrid w:val="0"/>
        <w:spacing w:line="300" w:lineRule="auto"/>
        <w:ind w:firstLineChars="200" w:firstLine="480"/>
        <w:rPr>
          <w:ins w:id="67" w:author="HGJ" w:date="2017-04-10T10:32:00Z"/>
        </w:rPr>
      </w:pPr>
    </w:p>
    <w:p w14:paraId="50428DB7" w14:textId="67E52235" w:rsidR="00744660" w:rsidRPr="00E40C7E" w:rsidRDefault="00744660" w:rsidP="00A95F90">
      <w:pPr>
        <w:widowControl/>
        <w:autoSpaceDE w:val="0"/>
        <w:autoSpaceDN w:val="0"/>
        <w:adjustRightInd w:val="0"/>
        <w:snapToGrid w:val="0"/>
        <w:spacing w:line="300" w:lineRule="auto"/>
        <w:ind w:firstLineChars="200" w:firstLine="480"/>
        <w:rPr>
          <w:rFonts w:eastAsia="楷体"/>
          <w:kern w:val="0"/>
        </w:rPr>
      </w:pPr>
      <w:ins w:id="68" w:author="HGJ" w:date="2017-04-10T10:33:00Z">
        <w:r>
          <w:t>最后一句点题：脱氯研究内容还有很多，</w:t>
        </w:r>
      </w:ins>
      <w:ins w:id="69" w:author="HGJ" w:date="2017-04-10T10:34:00Z">
        <w:r>
          <w:t>还有大量的工作需要去做。。。</w:t>
        </w:r>
      </w:ins>
      <w:ins w:id="70" w:author="HGJ" w:date="2017-04-10T10:35:00Z">
        <w:r w:rsidR="003227EE">
          <w:t>围绕底泥中脱氯菌的系统深入研究对及时？多氯联苯的降解过程、开发相关</w:t>
        </w:r>
        <w:r w:rsidR="00870DC5">
          <w:t>原位</w:t>
        </w:r>
        <w:r w:rsidR="003227EE">
          <w:t>修复技术具有重要作用。</w:t>
        </w:r>
      </w:ins>
    </w:p>
    <w:p w14:paraId="68E529D8" w14:textId="1E40E1B7" w:rsidR="00296D36" w:rsidRDefault="00296D36" w:rsidP="00A95F90">
      <w:pPr>
        <w:snapToGrid w:val="0"/>
        <w:spacing w:line="300" w:lineRule="auto"/>
        <w:rPr>
          <w:ins w:id="71" w:author="HGJ" w:date="2017-04-10T09:55:00Z"/>
        </w:rPr>
      </w:pPr>
      <w:r w:rsidRPr="00E40C7E">
        <w:rPr>
          <w:rFonts w:hint="eastAsia"/>
          <w:b/>
        </w:rPr>
        <w:t>关键词：</w:t>
      </w:r>
      <w:r w:rsidRPr="00E40C7E">
        <w:rPr>
          <w:rFonts w:hint="eastAsia"/>
        </w:rPr>
        <w:t>多氯联苯，厌氧脱氯，底泥，</w:t>
      </w:r>
      <w:del w:id="72" w:author="HGJ" w:date="2017-04-10T10:32:00Z">
        <w:r w:rsidRPr="00E40C7E" w:rsidDel="00264B60">
          <w:rPr>
            <w:rFonts w:hint="eastAsia"/>
          </w:rPr>
          <w:delText>微生物群落，基因</w:delText>
        </w:r>
      </w:del>
      <w:ins w:id="73" w:author="HGJ" w:date="2017-04-10T10:32:00Z">
        <w:r w:rsidR="00264B60">
          <w:rPr>
            <w:rFonts w:hint="eastAsia"/>
          </w:rPr>
          <w:t>高通量测序，</w:t>
        </w:r>
        <w:r w:rsidR="00264B60">
          <w:rPr>
            <w:rFonts w:hint="eastAsia"/>
          </w:rPr>
          <w:t>qpcr</w:t>
        </w:r>
      </w:ins>
    </w:p>
    <w:p w14:paraId="12D6D585" w14:textId="77777777" w:rsidR="00DD7ADD" w:rsidRDefault="00DD7ADD" w:rsidP="00A95F90">
      <w:pPr>
        <w:snapToGrid w:val="0"/>
        <w:spacing w:line="300" w:lineRule="auto"/>
        <w:rPr>
          <w:ins w:id="74" w:author="HGJ" w:date="2017-04-10T09:55:00Z"/>
        </w:rPr>
      </w:pPr>
    </w:p>
    <w:p w14:paraId="438876E4" w14:textId="4A830454" w:rsidR="00DD7ADD" w:rsidRDefault="00DD7ADD" w:rsidP="00A95F90">
      <w:pPr>
        <w:snapToGrid w:val="0"/>
        <w:spacing w:line="300" w:lineRule="auto"/>
        <w:rPr>
          <w:ins w:id="75" w:author="HGJ" w:date="2017-04-10T09:56:00Z"/>
        </w:rPr>
      </w:pPr>
      <w:ins w:id="76" w:author="HGJ" w:date="2017-04-10T09:55:00Z">
        <w:r>
          <w:t>降解过程毒性当量</w:t>
        </w:r>
      </w:ins>
      <w:ins w:id="77" w:author="HGJ" w:date="2017-04-10T09:56:00Z">
        <w:r>
          <w:t>的变化</w:t>
        </w:r>
      </w:ins>
    </w:p>
    <w:p w14:paraId="1F49DEE3" w14:textId="45D3DC9A" w:rsidR="00DD7ADD" w:rsidRDefault="00DD7ADD" w:rsidP="00A95F90">
      <w:pPr>
        <w:snapToGrid w:val="0"/>
        <w:spacing w:line="300" w:lineRule="auto"/>
        <w:rPr>
          <w:ins w:id="78" w:author="HGJ" w:date="2017-04-10T09:59:00Z"/>
        </w:rPr>
      </w:pPr>
      <w:ins w:id="79" w:author="HGJ" w:date="2017-04-10T09:56:00Z">
        <w:r>
          <w:t>脱氯菌的识别</w:t>
        </w:r>
      </w:ins>
    </w:p>
    <w:p w14:paraId="576D9376" w14:textId="77777777" w:rsidR="00684C17" w:rsidRDefault="00684C17" w:rsidP="00A95F90">
      <w:pPr>
        <w:snapToGrid w:val="0"/>
        <w:spacing w:line="300" w:lineRule="auto"/>
        <w:rPr>
          <w:ins w:id="80" w:author="HGJ" w:date="2017-04-10T09:59:00Z"/>
        </w:rPr>
      </w:pPr>
    </w:p>
    <w:p w14:paraId="21BEEAFD" w14:textId="1D911E30" w:rsidR="00684C17" w:rsidRDefault="00684C17" w:rsidP="00A95F90">
      <w:pPr>
        <w:snapToGrid w:val="0"/>
        <w:spacing w:line="300" w:lineRule="auto"/>
        <w:rPr>
          <w:ins w:id="81" w:author="HGJ" w:date="2017-04-10T10:01:00Z"/>
        </w:rPr>
      </w:pPr>
      <w:ins w:id="82" w:author="HGJ" w:date="2017-04-10T09:59:00Z">
        <w:r>
          <w:t>气相色谱实验表明：</w:t>
        </w:r>
      </w:ins>
    </w:p>
    <w:p w14:paraId="633FD567" w14:textId="2868E493" w:rsidR="00684C17" w:rsidRDefault="00684C17" w:rsidP="00A95F90">
      <w:pPr>
        <w:snapToGrid w:val="0"/>
        <w:spacing w:line="300" w:lineRule="auto"/>
        <w:rPr>
          <w:ins w:id="83" w:author="HGJ" w:date="2017-04-10T10:02:00Z"/>
        </w:rPr>
      </w:pPr>
      <w:ins w:id="84" w:author="HGJ" w:date="2017-04-10T10:01:00Z">
        <w:r>
          <w:t>实验周期内，</w:t>
        </w:r>
      </w:ins>
      <w:ins w:id="85" w:author="HGJ" w:date="2017-04-10T10:02:00Z">
        <w:r>
          <w:t>降解速率不一样，要写上</w:t>
        </w:r>
      </w:ins>
    </w:p>
    <w:p w14:paraId="5B15AC66" w14:textId="13F47572" w:rsidR="00684C17" w:rsidRDefault="00684C17" w:rsidP="00A95F90">
      <w:pPr>
        <w:snapToGrid w:val="0"/>
        <w:spacing w:line="300" w:lineRule="auto"/>
        <w:rPr>
          <w:ins w:id="86" w:author="HGJ" w:date="2017-04-10T10:03:00Z"/>
        </w:rPr>
      </w:pPr>
      <w:ins w:id="87" w:author="HGJ" w:date="2017-04-10T10:02:00Z">
        <w:r>
          <w:rPr>
            <w:rFonts w:hint="eastAsia"/>
          </w:rPr>
          <w:t>3</w:t>
        </w:r>
        <w:r>
          <w:rPr>
            <w:rFonts w:hint="eastAsia"/>
          </w:rPr>
          <w:t>个实验组</w:t>
        </w:r>
        <w:r>
          <w:rPr>
            <w:rFonts w:hint="eastAsia"/>
          </w:rPr>
          <w:t>66</w:t>
        </w:r>
        <w:r>
          <w:rPr>
            <w:rFonts w:hint="eastAsia"/>
          </w:rPr>
          <w:t>周后的速度有</w:t>
        </w:r>
      </w:ins>
      <w:ins w:id="88" w:author="HGJ" w:date="2017-04-10T10:15:00Z">
        <w:r w:rsidR="00A5582F">
          <w:rPr>
            <w:rFonts w:hint="eastAsia"/>
          </w:rPr>
          <w:t>。。。</w:t>
        </w:r>
      </w:ins>
    </w:p>
    <w:p w14:paraId="6F6BF1CC" w14:textId="77777777" w:rsidR="001554C7" w:rsidRDefault="001554C7" w:rsidP="00A95F90">
      <w:pPr>
        <w:snapToGrid w:val="0"/>
        <w:spacing w:line="300" w:lineRule="auto"/>
        <w:rPr>
          <w:ins w:id="89" w:author="HGJ" w:date="2017-04-10T10:03:00Z"/>
        </w:rPr>
      </w:pPr>
    </w:p>
    <w:p w14:paraId="1B280D8E" w14:textId="4C5579D6" w:rsidR="001554C7" w:rsidRDefault="001554C7" w:rsidP="00A95F90">
      <w:pPr>
        <w:snapToGrid w:val="0"/>
        <w:spacing w:line="300" w:lineRule="auto"/>
        <w:rPr>
          <w:ins w:id="90" w:author="HGJ" w:date="2017-04-10T10:06:00Z"/>
        </w:rPr>
      </w:pPr>
      <w:ins w:id="91" w:author="HGJ" w:date="2017-04-10T10:03:00Z">
        <w:r>
          <w:t>毒性当量：</w:t>
        </w:r>
      </w:ins>
      <w:ins w:id="92" w:author="HGJ" w:date="2017-04-10T10:05:00Z">
        <w:r>
          <w:t>T1</w:t>
        </w:r>
        <w:r>
          <w:t>组和</w:t>
        </w:r>
        <w:r>
          <w:t>TF1</w:t>
        </w:r>
        <w:r>
          <w:t>组</w:t>
        </w:r>
      </w:ins>
    </w:p>
    <w:p w14:paraId="062FE8FA" w14:textId="46857139" w:rsidR="001554C7" w:rsidRDefault="001554C7" w:rsidP="00A95F90">
      <w:pPr>
        <w:snapToGrid w:val="0"/>
        <w:spacing w:line="300" w:lineRule="auto"/>
        <w:rPr>
          <w:ins w:id="93" w:author="HGJ" w:date="2017-04-10T10:08:00Z"/>
        </w:rPr>
      </w:pPr>
      <w:ins w:id="94" w:author="HGJ" w:date="2017-04-10T10:06:00Z">
        <w:r>
          <w:t>降解过程的毒性当量</w:t>
        </w:r>
      </w:ins>
      <w:ins w:id="95" w:author="HGJ" w:date="2017-04-10T10:08:00Z">
        <w:r w:rsidR="00DF5B8B">
          <w:t>分析</w:t>
        </w:r>
      </w:ins>
      <w:ins w:id="96" w:author="HGJ" w:date="2017-04-10T10:06:00Z">
        <w:r>
          <w:t>结果</w:t>
        </w:r>
      </w:ins>
      <w:ins w:id="97" w:author="HGJ" w:date="2017-04-10T10:09:00Z">
        <w:r w:rsidR="001A11BC">
          <w:t>为</w:t>
        </w:r>
      </w:ins>
      <w:ins w:id="98" w:author="HGJ" w:date="2017-04-10T10:06:00Z">
        <w:r>
          <w:t>。。。这与</w:t>
        </w:r>
      </w:ins>
      <w:ins w:id="99" w:author="HGJ" w:date="2017-04-10T10:07:00Z">
        <w:r>
          <w:t>降解速率的测定结果是相吻合的。</w:t>
        </w:r>
      </w:ins>
    </w:p>
    <w:p w14:paraId="1A894361" w14:textId="77777777" w:rsidR="00DF5B8B" w:rsidRDefault="00DF5B8B" w:rsidP="00A95F90">
      <w:pPr>
        <w:snapToGrid w:val="0"/>
        <w:spacing w:line="300" w:lineRule="auto"/>
        <w:rPr>
          <w:ins w:id="100" w:author="HGJ" w:date="2017-04-10T10:08:00Z"/>
        </w:rPr>
      </w:pPr>
    </w:p>
    <w:p w14:paraId="1EEAA6F9" w14:textId="12F8043C" w:rsidR="00DF5B8B" w:rsidRDefault="00DF5B8B" w:rsidP="00A95F90">
      <w:pPr>
        <w:snapToGrid w:val="0"/>
        <w:spacing w:line="300" w:lineRule="auto"/>
        <w:rPr>
          <w:ins w:id="101" w:author="HGJ" w:date="2017-04-10T10:08:00Z"/>
        </w:rPr>
      </w:pPr>
      <w:ins w:id="102" w:author="HGJ" w:date="2017-04-10T10:08:00Z">
        <w:r>
          <w:t>高通量测序：</w:t>
        </w:r>
      </w:ins>
    </w:p>
    <w:p w14:paraId="4FC7220D" w14:textId="489270F8" w:rsidR="00DF5B8B" w:rsidRDefault="001A11BC" w:rsidP="00A95F90">
      <w:pPr>
        <w:snapToGrid w:val="0"/>
        <w:spacing w:line="300" w:lineRule="auto"/>
        <w:rPr>
          <w:ins w:id="103" w:author="HGJ" w:date="2017-04-10T10:02:00Z"/>
        </w:rPr>
      </w:pPr>
      <w:ins w:id="104" w:author="HGJ" w:date="2017-04-10T10:09:00Z">
        <w:r>
          <w:rPr>
            <w:rFonts w:hint="eastAsia"/>
          </w:rPr>
          <w:t>高通量测序结果表明</w:t>
        </w:r>
      </w:ins>
      <w:ins w:id="105" w:author="HGJ" w:date="2017-04-10T10:10:00Z">
        <w:r w:rsidR="00C635C4">
          <w:rPr>
            <w:rFonts w:hint="eastAsia"/>
          </w:rPr>
          <w:t>底泥中与脱氯相关的菌种有</w:t>
        </w:r>
      </w:ins>
      <w:ins w:id="106" w:author="HGJ" w:date="2017-04-10T10:15:00Z">
        <w:r w:rsidR="00001207">
          <w:rPr>
            <w:rFonts w:hint="eastAsia"/>
          </w:rPr>
          <w:t>。。。</w:t>
        </w:r>
      </w:ins>
    </w:p>
    <w:p w14:paraId="2137EB61" w14:textId="77777777" w:rsidR="00684C17" w:rsidRDefault="00684C17" w:rsidP="00A95F90">
      <w:pPr>
        <w:snapToGrid w:val="0"/>
        <w:spacing w:line="300" w:lineRule="auto"/>
        <w:rPr>
          <w:ins w:id="107" w:author="HGJ" w:date="2017-04-10T10:13:00Z"/>
        </w:rPr>
      </w:pPr>
    </w:p>
    <w:p w14:paraId="08DF4841" w14:textId="77777777" w:rsidR="00001108" w:rsidRDefault="00001108" w:rsidP="00A95F90">
      <w:pPr>
        <w:snapToGrid w:val="0"/>
        <w:spacing w:line="300" w:lineRule="auto"/>
        <w:rPr>
          <w:ins w:id="108" w:author="HGJ" w:date="2017-04-10T10:13:00Z"/>
        </w:rPr>
      </w:pPr>
    </w:p>
    <w:p w14:paraId="78E3A167" w14:textId="2717075E" w:rsidR="00001108" w:rsidRDefault="00001108" w:rsidP="00A95F90">
      <w:pPr>
        <w:snapToGrid w:val="0"/>
        <w:spacing w:line="300" w:lineRule="auto"/>
        <w:rPr>
          <w:ins w:id="109" w:author="HGJ" w:date="2017-04-10T10:02:00Z"/>
        </w:rPr>
      </w:pPr>
      <w:ins w:id="110" w:author="HGJ" w:date="2017-04-10T10:13:00Z">
        <w:r>
          <w:rPr>
            <w:rFonts w:hint="eastAsia"/>
          </w:rPr>
          <w:t>TCEA</w:t>
        </w:r>
      </w:ins>
    </w:p>
    <w:p w14:paraId="794DAC32" w14:textId="77777777" w:rsidR="00684C17" w:rsidRDefault="00684C17" w:rsidP="00A95F90">
      <w:pPr>
        <w:snapToGrid w:val="0"/>
        <w:spacing w:line="300" w:lineRule="auto"/>
        <w:rPr>
          <w:ins w:id="111" w:author="HGJ" w:date="2017-04-10T10:13:00Z"/>
        </w:rPr>
      </w:pPr>
    </w:p>
    <w:p w14:paraId="4FB3EAAC" w14:textId="77777777" w:rsidR="00001108" w:rsidRDefault="00001108" w:rsidP="00A95F90">
      <w:pPr>
        <w:snapToGrid w:val="0"/>
        <w:spacing w:line="300" w:lineRule="auto"/>
        <w:rPr>
          <w:ins w:id="112" w:author="HGJ" w:date="2017-04-10T10:13:00Z"/>
        </w:rPr>
      </w:pPr>
    </w:p>
    <w:p w14:paraId="443EA4DF" w14:textId="77777777" w:rsidR="00001108" w:rsidRDefault="00001108" w:rsidP="00A95F90">
      <w:pPr>
        <w:snapToGrid w:val="0"/>
        <w:spacing w:line="300" w:lineRule="auto"/>
        <w:rPr>
          <w:ins w:id="113" w:author="HGJ" w:date="2017-04-10T10:02:00Z"/>
        </w:rPr>
      </w:pPr>
    </w:p>
    <w:p w14:paraId="33D3F0B4" w14:textId="3452E718" w:rsidR="00684C17" w:rsidRDefault="00684C17" w:rsidP="00A95F90">
      <w:pPr>
        <w:snapToGrid w:val="0"/>
        <w:spacing w:line="300" w:lineRule="auto"/>
        <w:rPr>
          <w:ins w:id="114" w:author="HGJ" w:date="2017-04-10T10:03:00Z"/>
        </w:rPr>
      </w:pPr>
      <w:ins w:id="115" w:author="HGJ" w:date="2017-04-10T10:02:00Z">
        <w:r>
          <w:t>讲趋势、讲几点</w:t>
        </w:r>
      </w:ins>
    </w:p>
    <w:p w14:paraId="12EED4F2" w14:textId="77777777" w:rsidR="001554C7" w:rsidRDefault="001554C7" w:rsidP="00A95F90">
      <w:pPr>
        <w:snapToGrid w:val="0"/>
        <w:spacing w:line="300" w:lineRule="auto"/>
        <w:rPr>
          <w:ins w:id="116" w:author="HGJ" w:date="2017-04-10T09:55:00Z"/>
        </w:rPr>
      </w:pPr>
    </w:p>
    <w:p w14:paraId="25634EC0" w14:textId="77777777" w:rsidR="00DD7ADD" w:rsidRPr="00E40C7E" w:rsidRDefault="00DD7ADD" w:rsidP="00A95F90">
      <w:pPr>
        <w:snapToGrid w:val="0"/>
        <w:spacing w:line="300" w:lineRule="auto"/>
        <w:sectPr w:rsidR="00DD7ADD" w:rsidRPr="00E40C7E" w:rsidSect="00A95F90">
          <w:headerReference w:type="default" r:id="rId27"/>
          <w:footerReference w:type="default" r:id="rId28"/>
          <w:footerReference w:type="first" r:id="rId29"/>
          <w:pgSz w:w="11906" w:h="16838"/>
          <w:pgMar w:top="1440" w:right="1800" w:bottom="1440" w:left="1800" w:header="851" w:footer="992" w:gutter="0"/>
          <w:pgNumType w:fmt="upperRoman" w:start="1"/>
          <w:cols w:space="425"/>
          <w:docGrid w:type="lines" w:linePitch="326"/>
        </w:sectPr>
      </w:pPr>
    </w:p>
    <w:p w14:paraId="3A833942" w14:textId="77777777" w:rsidR="00296D36" w:rsidRPr="005815EB" w:rsidRDefault="00296D36" w:rsidP="00A95F90">
      <w:pPr>
        <w:snapToGrid w:val="0"/>
        <w:jc w:val="center"/>
        <w:rPr>
          <w:b/>
          <w:sz w:val="36"/>
          <w:szCs w:val="36"/>
        </w:rPr>
      </w:pPr>
      <w:bookmarkStart w:id="117" w:name="_Toc450763972"/>
      <w:bookmarkEnd w:id="0"/>
      <w:r>
        <w:rPr>
          <w:rFonts w:hint="eastAsia"/>
          <w:b/>
          <w:sz w:val="36"/>
          <w:szCs w:val="36"/>
        </w:rPr>
        <w:lastRenderedPageBreak/>
        <w:t>T</w:t>
      </w:r>
      <w:r w:rsidRPr="005815EB">
        <w:rPr>
          <w:rFonts w:hint="eastAsia"/>
          <w:b/>
          <w:sz w:val="36"/>
          <w:szCs w:val="36"/>
        </w:rPr>
        <w:t xml:space="preserve">he shift of microbial community with </w:t>
      </w:r>
      <w:r>
        <w:rPr>
          <w:rFonts w:hint="eastAsia"/>
          <w:b/>
          <w:sz w:val="36"/>
          <w:szCs w:val="36"/>
        </w:rPr>
        <w:t>anaerobic</w:t>
      </w:r>
      <w:r w:rsidRPr="005815EB">
        <w:rPr>
          <w:rFonts w:hint="eastAsia"/>
          <w:b/>
          <w:sz w:val="36"/>
          <w:szCs w:val="36"/>
        </w:rPr>
        <w:t xml:space="preserve"> dechlorination of </w:t>
      </w:r>
      <w:r w:rsidRPr="004B31F1">
        <w:rPr>
          <w:b/>
          <w:sz w:val="36"/>
          <w:szCs w:val="36"/>
        </w:rPr>
        <w:t>polychlorinated biphenyl</w:t>
      </w:r>
      <w:r>
        <w:rPr>
          <w:rFonts w:hint="eastAsia"/>
          <w:b/>
          <w:sz w:val="36"/>
          <w:szCs w:val="36"/>
        </w:rPr>
        <w:t xml:space="preserve">s in sediments from </w:t>
      </w:r>
      <w:r>
        <w:rPr>
          <w:b/>
          <w:sz w:val="36"/>
          <w:szCs w:val="36"/>
        </w:rPr>
        <w:t>Taihu Lake</w:t>
      </w:r>
    </w:p>
    <w:p w14:paraId="57386122" w14:textId="77777777" w:rsidR="00296D36" w:rsidRPr="005815EB" w:rsidRDefault="00296D36" w:rsidP="003A4A6B">
      <w:pPr>
        <w:pStyle w:val="af0"/>
        <w:snapToGrid w:val="0"/>
        <w:spacing w:before="156" w:afterLines="50" w:after="156" w:line="300" w:lineRule="auto"/>
      </w:pPr>
      <w:bookmarkStart w:id="118" w:name="_Toc346463065"/>
      <w:r w:rsidRPr="005815EB">
        <w:t>Abstract</w:t>
      </w:r>
      <w:bookmarkEnd w:id="117"/>
      <w:bookmarkEnd w:id="118"/>
    </w:p>
    <w:p w14:paraId="28F32C1F" w14:textId="77777777" w:rsidR="00296D36" w:rsidRDefault="00296D36" w:rsidP="00A95F90">
      <w:pPr>
        <w:adjustRightInd w:val="0"/>
        <w:snapToGrid w:val="0"/>
        <w:spacing w:line="300" w:lineRule="auto"/>
        <w:ind w:firstLineChars="200" w:firstLine="480"/>
      </w:pPr>
      <w:r>
        <w:t>Polychlorinated biphenyls (PCBs) are typical organochlorine contaminants with hydrophobic, non-degradable and long-distance transport properties, which are easily enriched in soil and sediment. PCBs in the sediment can be re-suspended into the water body</w:t>
      </w:r>
      <w:r>
        <w:rPr>
          <w:rFonts w:hint="eastAsia"/>
        </w:rPr>
        <w:t xml:space="preserve"> and do harm</w:t>
      </w:r>
      <w:r>
        <w:t xml:space="preserve"> to human health</w:t>
      </w:r>
      <w:r>
        <w:rPr>
          <w:rFonts w:hint="eastAsia"/>
        </w:rPr>
        <w:t xml:space="preserve"> through b</w:t>
      </w:r>
      <w:r>
        <w:t>ioaccumulation</w:t>
      </w:r>
      <w:r>
        <w:rPr>
          <w:rFonts w:hint="eastAsia"/>
        </w:rPr>
        <w:t>.</w:t>
      </w:r>
      <w:r>
        <w:t xml:space="preserve"> </w:t>
      </w:r>
      <w:r>
        <w:rPr>
          <w:rFonts w:hint="eastAsia"/>
        </w:rPr>
        <w:t>As a</w:t>
      </w:r>
      <w:r w:rsidRPr="006A2E1B">
        <w:t xml:space="preserve"> </w:t>
      </w:r>
      <w:r>
        <w:rPr>
          <w:rFonts w:hint="eastAsia"/>
        </w:rPr>
        <w:t>vital</w:t>
      </w:r>
      <w:r w:rsidRPr="006A2E1B">
        <w:t xml:space="preserve"> source and sink of PCBs</w:t>
      </w:r>
      <w:r w:rsidRPr="006A2E1B">
        <w:rPr>
          <w:rFonts w:hint="eastAsia"/>
        </w:rPr>
        <w:t xml:space="preserve">, </w:t>
      </w:r>
      <w:r w:rsidRPr="006A2E1B">
        <w:t>attention</w:t>
      </w:r>
      <w:r w:rsidRPr="006A2E1B">
        <w:rPr>
          <w:rFonts w:hint="eastAsia"/>
        </w:rPr>
        <w:t xml:space="preserve"> should be paid to </w:t>
      </w:r>
      <w:r w:rsidRPr="006A2E1B">
        <w:t>sediment</w:t>
      </w:r>
      <w:r w:rsidRPr="006A2E1B">
        <w:rPr>
          <w:rFonts w:hint="eastAsia"/>
        </w:rPr>
        <w:t>.</w:t>
      </w:r>
      <w:r w:rsidRPr="006A2E1B">
        <w:t xml:space="preserve"> The ubiquitous presence of microorganisms </w:t>
      </w:r>
      <w:r>
        <w:rPr>
          <w:rFonts w:hint="eastAsia"/>
        </w:rPr>
        <w:t xml:space="preserve">with </w:t>
      </w:r>
      <w:r>
        <w:t>dechlorination</w:t>
      </w:r>
      <w:r>
        <w:rPr>
          <w:rFonts w:hint="eastAsia"/>
        </w:rPr>
        <w:t xml:space="preserve"> function</w:t>
      </w:r>
      <w:r w:rsidRPr="006A2E1B">
        <w:t xml:space="preserve"> </w:t>
      </w:r>
      <w:r>
        <w:t>makes</w:t>
      </w:r>
      <w:r w:rsidRPr="006A2E1B">
        <w:t xml:space="preserve"> natural attenuation under monitoring possible and finally achieves in</w:t>
      </w:r>
      <w:r w:rsidRPr="006A2E1B">
        <w:rPr>
          <w:rFonts w:hint="eastAsia"/>
        </w:rPr>
        <w:t>-</w:t>
      </w:r>
      <w:r w:rsidRPr="006A2E1B">
        <w:t>situ remediation of PCBs in sediment.</w:t>
      </w:r>
    </w:p>
    <w:p w14:paraId="13F061C7" w14:textId="77777777" w:rsidR="00296D36" w:rsidRPr="00100ADA" w:rsidRDefault="00296D36" w:rsidP="00A95F90">
      <w:pPr>
        <w:adjustRightInd w:val="0"/>
        <w:snapToGrid w:val="0"/>
        <w:spacing w:line="300" w:lineRule="auto"/>
        <w:ind w:firstLineChars="200" w:firstLine="480"/>
      </w:pPr>
      <w:r w:rsidRPr="00770CCA">
        <w:rPr>
          <w:bCs/>
          <w:kern w:val="0"/>
        </w:rPr>
        <w:t xml:space="preserve">The </w:t>
      </w:r>
      <w:r>
        <w:rPr>
          <w:bCs/>
          <w:kern w:val="0"/>
        </w:rPr>
        <w:t>experiment groups were set</w:t>
      </w:r>
      <w:r>
        <w:rPr>
          <w:rFonts w:hint="eastAsia"/>
          <w:bCs/>
          <w:kern w:val="0"/>
        </w:rPr>
        <w:t xml:space="preserve"> as </w:t>
      </w:r>
      <w:r w:rsidRPr="00770CCA">
        <w:rPr>
          <w:bCs/>
          <w:kern w:val="0"/>
        </w:rPr>
        <w:t>group</w:t>
      </w:r>
      <w:r>
        <w:rPr>
          <w:rFonts w:hint="eastAsia"/>
          <w:bCs/>
          <w:kern w:val="0"/>
        </w:rPr>
        <w:t xml:space="preserve"> with PCBs added</w:t>
      </w:r>
      <w:r w:rsidRPr="00E47802">
        <w:rPr>
          <w:bCs/>
          <w:kern w:val="0"/>
        </w:rPr>
        <w:t xml:space="preserve"> </w:t>
      </w:r>
      <w:r>
        <w:rPr>
          <w:rFonts w:hint="eastAsia"/>
          <w:bCs/>
          <w:kern w:val="0"/>
        </w:rPr>
        <w:t>(r</w:t>
      </w:r>
      <w:r w:rsidRPr="00C034E0">
        <w:rPr>
          <w:bCs/>
          <w:kern w:val="0"/>
        </w:rPr>
        <w:t>ecorded as T-1</w:t>
      </w:r>
      <w:r>
        <w:rPr>
          <w:bCs/>
          <w:kern w:val="0"/>
        </w:rPr>
        <w:t>, also</w:t>
      </w:r>
      <w:r w:rsidRPr="00C034E0">
        <w:rPr>
          <w:bCs/>
          <w:kern w:val="0"/>
        </w:rPr>
        <w:t xml:space="preserve"> as methane production condition </w:t>
      </w:r>
      <w:r>
        <w:rPr>
          <w:rFonts w:hint="eastAsia"/>
          <w:bCs/>
          <w:kern w:val="0"/>
        </w:rPr>
        <w:t>of</w:t>
      </w:r>
      <w:r w:rsidRPr="00C034E0">
        <w:rPr>
          <w:bCs/>
          <w:kern w:val="0"/>
        </w:rPr>
        <w:t xml:space="preserve"> the </w:t>
      </w:r>
      <w:r>
        <w:rPr>
          <w:bCs/>
          <w:kern w:val="0"/>
        </w:rPr>
        <w:t>Taihu Lake</w:t>
      </w:r>
      <w:r w:rsidRPr="00C034E0">
        <w:rPr>
          <w:bCs/>
          <w:kern w:val="0"/>
        </w:rPr>
        <w:t xml:space="preserve"> sediment</w:t>
      </w:r>
      <w:r>
        <w:rPr>
          <w:rFonts w:hint="eastAsia"/>
          <w:bCs/>
          <w:kern w:val="0"/>
        </w:rPr>
        <w:t xml:space="preserve"> microcosms),</w:t>
      </w:r>
      <w:r w:rsidRPr="00770CCA">
        <w:rPr>
          <w:bCs/>
          <w:kern w:val="0"/>
        </w:rPr>
        <w:t xml:space="preserve"> group</w:t>
      </w:r>
      <w:r>
        <w:rPr>
          <w:rFonts w:hint="eastAsia"/>
          <w:bCs/>
          <w:kern w:val="0"/>
        </w:rPr>
        <w:t xml:space="preserve"> with PCBs</w:t>
      </w:r>
      <w:r>
        <w:t xml:space="preserve"> </w:t>
      </w:r>
      <w:r>
        <w:rPr>
          <w:rFonts w:hint="eastAsia"/>
        </w:rPr>
        <w:t xml:space="preserve">and </w:t>
      </w:r>
      <w:r>
        <w:t>Na</w:t>
      </w:r>
      <w:r w:rsidRPr="00E47802">
        <w:rPr>
          <w:vertAlign w:val="subscript"/>
        </w:rPr>
        <w:t>2</w:t>
      </w:r>
      <w:r>
        <w:t>SO</w:t>
      </w:r>
      <w:r w:rsidRPr="00E47802">
        <w:rPr>
          <w:vertAlign w:val="subscript"/>
        </w:rPr>
        <w:t>4</w:t>
      </w:r>
      <w:r>
        <w:rPr>
          <w:rFonts w:hint="eastAsia"/>
          <w:vertAlign w:val="subscript"/>
        </w:rPr>
        <w:t xml:space="preserve"> </w:t>
      </w:r>
      <w:r>
        <w:rPr>
          <w:rFonts w:hint="eastAsia"/>
        </w:rPr>
        <w:t>added</w:t>
      </w:r>
      <w:r w:rsidRPr="00770CCA">
        <w:rPr>
          <w:bCs/>
          <w:kern w:val="0"/>
        </w:rPr>
        <w:t xml:space="preserve"> </w:t>
      </w:r>
      <w:r>
        <w:rPr>
          <w:rFonts w:hint="eastAsia"/>
          <w:bCs/>
          <w:kern w:val="0"/>
        </w:rPr>
        <w:t>(r</w:t>
      </w:r>
      <w:r w:rsidRPr="00C034E0">
        <w:rPr>
          <w:bCs/>
          <w:kern w:val="0"/>
        </w:rPr>
        <w:t xml:space="preserve">ecorded as T-S, also as sulfate reduction condition </w:t>
      </w:r>
      <w:r>
        <w:rPr>
          <w:rFonts w:hint="eastAsia"/>
          <w:bCs/>
          <w:kern w:val="0"/>
        </w:rPr>
        <w:t>of</w:t>
      </w:r>
      <w:r w:rsidRPr="00C034E0">
        <w:rPr>
          <w:bCs/>
          <w:kern w:val="0"/>
        </w:rPr>
        <w:t xml:space="preserve"> the </w:t>
      </w:r>
      <w:r>
        <w:rPr>
          <w:bCs/>
          <w:kern w:val="0"/>
        </w:rPr>
        <w:t>Taihu Lake</w:t>
      </w:r>
      <w:r w:rsidRPr="00C072D1">
        <w:rPr>
          <w:bCs/>
          <w:kern w:val="0"/>
        </w:rPr>
        <w:t xml:space="preserve"> </w:t>
      </w:r>
      <w:r w:rsidRPr="00C034E0">
        <w:rPr>
          <w:bCs/>
          <w:kern w:val="0"/>
        </w:rPr>
        <w:t>sediment</w:t>
      </w:r>
      <w:r>
        <w:rPr>
          <w:rFonts w:hint="eastAsia"/>
          <w:bCs/>
          <w:kern w:val="0"/>
        </w:rPr>
        <w:t xml:space="preserve"> microcosms)</w:t>
      </w:r>
      <w:r w:rsidRPr="00770CCA">
        <w:rPr>
          <w:bCs/>
          <w:kern w:val="0"/>
        </w:rPr>
        <w:t>, and group</w:t>
      </w:r>
      <w:r>
        <w:rPr>
          <w:rFonts w:hint="eastAsia"/>
          <w:bCs/>
          <w:kern w:val="0"/>
        </w:rPr>
        <w:t xml:space="preserve"> with PCBs</w:t>
      </w:r>
      <w:r w:rsidRPr="00770CCA">
        <w:rPr>
          <w:bCs/>
          <w:kern w:val="0"/>
        </w:rPr>
        <w:t xml:space="preserve"> </w:t>
      </w:r>
      <w:r>
        <w:rPr>
          <w:rFonts w:hint="eastAsia"/>
          <w:bCs/>
          <w:kern w:val="0"/>
        </w:rPr>
        <w:t xml:space="preserve">and </w:t>
      </w:r>
      <w:r>
        <w:rPr>
          <w:rFonts w:hint="eastAsia"/>
        </w:rPr>
        <w:t>FeOOH added</w:t>
      </w:r>
      <w:r w:rsidRPr="00770CCA">
        <w:rPr>
          <w:bCs/>
          <w:kern w:val="0"/>
        </w:rPr>
        <w:t xml:space="preserve"> </w:t>
      </w:r>
      <w:r>
        <w:rPr>
          <w:rFonts w:hint="eastAsia"/>
          <w:bCs/>
          <w:kern w:val="0"/>
        </w:rPr>
        <w:t>(r</w:t>
      </w:r>
      <w:r w:rsidRPr="00C034E0">
        <w:rPr>
          <w:bCs/>
          <w:kern w:val="0"/>
        </w:rPr>
        <w:t xml:space="preserve">ecorded </w:t>
      </w:r>
      <w:r>
        <w:rPr>
          <w:rFonts w:hint="eastAsia"/>
          <w:bCs/>
          <w:kern w:val="0"/>
        </w:rPr>
        <w:t>as</w:t>
      </w:r>
      <w:r w:rsidRPr="00C034E0">
        <w:rPr>
          <w:bCs/>
          <w:kern w:val="0"/>
        </w:rPr>
        <w:t xml:space="preserve"> T-Fe, also as ferric iron reduction condition </w:t>
      </w:r>
      <w:r>
        <w:rPr>
          <w:rFonts w:hint="eastAsia"/>
          <w:bCs/>
          <w:kern w:val="0"/>
        </w:rPr>
        <w:t>of</w:t>
      </w:r>
      <w:r w:rsidRPr="00C034E0">
        <w:rPr>
          <w:bCs/>
          <w:kern w:val="0"/>
        </w:rPr>
        <w:t xml:space="preserve"> the Taihu Lake sediment</w:t>
      </w:r>
      <w:r>
        <w:rPr>
          <w:rFonts w:hint="eastAsia"/>
          <w:bCs/>
          <w:kern w:val="0"/>
        </w:rPr>
        <w:t xml:space="preserve"> microcosms)</w:t>
      </w:r>
      <w:r w:rsidRPr="00770CCA">
        <w:rPr>
          <w:bCs/>
          <w:kern w:val="0"/>
        </w:rPr>
        <w:t xml:space="preserve">. </w:t>
      </w:r>
      <w:r>
        <w:rPr>
          <w:rFonts w:hint="eastAsia"/>
          <w:bCs/>
          <w:kern w:val="0"/>
        </w:rPr>
        <w:t xml:space="preserve">Microcosms were set up to explore the </w:t>
      </w:r>
      <w:r>
        <w:rPr>
          <w:rFonts w:hint="eastAsia"/>
        </w:rPr>
        <w:t>dechlorination of PCBs.</w:t>
      </w:r>
      <w:r>
        <w:rPr>
          <w:rFonts w:ascii="Times" w:hAnsi="Times" w:cs="Times"/>
          <w:kern w:val="0"/>
          <w:sz w:val="22"/>
          <w:szCs w:val="22"/>
        </w:rPr>
        <w:t xml:space="preserve"> </w:t>
      </w:r>
      <w:r>
        <w:rPr>
          <w:rFonts w:ascii="Times" w:hAnsi="Times" w:cs="Times" w:hint="eastAsia"/>
          <w:kern w:val="0"/>
          <w:sz w:val="22"/>
          <w:szCs w:val="22"/>
        </w:rPr>
        <w:t>O</w:t>
      </w:r>
      <w:r>
        <w:rPr>
          <w:rFonts w:ascii="Times" w:hAnsi="Times" w:cs="Times"/>
          <w:kern w:val="0"/>
          <w:sz w:val="22"/>
          <w:szCs w:val="22"/>
        </w:rPr>
        <w:t xml:space="preserve">ver the course of </w:t>
      </w:r>
      <w:r>
        <w:rPr>
          <w:rFonts w:hint="eastAsia"/>
        </w:rPr>
        <w:t>66-weeks</w:t>
      </w:r>
      <w:r>
        <w:rPr>
          <w:rFonts w:hint="eastAsia"/>
        </w:rPr>
        <w:t>，</w:t>
      </w:r>
      <w:r>
        <w:rPr>
          <w:rFonts w:hint="eastAsia"/>
        </w:rPr>
        <w:t xml:space="preserve">three </w:t>
      </w:r>
      <w:r>
        <w:t>parallel samples</w:t>
      </w:r>
      <w:r>
        <w:rPr>
          <w:rFonts w:hint="eastAsia"/>
        </w:rPr>
        <w:t xml:space="preserve"> were collected 1</w:t>
      </w:r>
      <w:r w:rsidR="007F7BDD">
        <w:rPr>
          <w:rFonts w:hint="eastAsia"/>
        </w:rPr>
        <w:t>3</w:t>
      </w:r>
      <w:r>
        <w:rPr>
          <w:rFonts w:hint="eastAsia"/>
        </w:rPr>
        <w:t xml:space="preserve"> times. G</w:t>
      </w:r>
      <w:r>
        <w:t xml:space="preserve">as chromatography was performed according to the EPA method after </w:t>
      </w:r>
      <w:r>
        <w:rPr>
          <w:rFonts w:hint="eastAsia"/>
        </w:rPr>
        <w:t xml:space="preserve">the </w:t>
      </w:r>
      <w:r>
        <w:t xml:space="preserve">extraction and purification of PCBs in </w:t>
      </w:r>
      <w:r>
        <w:rPr>
          <w:rFonts w:hint="eastAsia"/>
        </w:rPr>
        <w:t xml:space="preserve">slurry. </w:t>
      </w:r>
      <w:r>
        <w:t>DNA of sample</w:t>
      </w:r>
      <w:r>
        <w:rPr>
          <w:rFonts w:hint="eastAsia"/>
        </w:rPr>
        <w:t>s</w:t>
      </w:r>
      <w:r>
        <w:t xml:space="preserve"> was extracted </w:t>
      </w:r>
      <w:r>
        <w:rPr>
          <w:rFonts w:hint="eastAsia"/>
        </w:rPr>
        <w:t>for</w:t>
      </w:r>
      <w:r>
        <w:t xml:space="preserve"> high</w:t>
      </w:r>
      <w:r>
        <w:rPr>
          <w:rFonts w:hint="eastAsia"/>
        </w:rPr>
        <w:t>-</w:t>
      </w:r>
      <w:r>
        <w:t xml:space="preserve">throughput sequencing and </w:t>
      </w:r>
      <w:r>
        <w:rPr>
          <w:rFonts w:hint="eastAsia"/>
        </w:rPr>
        <w:t>q</w:t>
      </w:r>
      <w:r>
        <w:t>PCR</w:t>
      </w:r>
      <w:r>
        <w:rPr>
          <w:rFonts w:hint="eastAsia"/>
        </w:rPr>
        <w:t>.</w:t>
      </w:r>
      <w:r>
        <w:t xml:space="preserve"> </w:t>
      </w:r>
      <w:r>
        <w:rPr>
          <w:rFonts w:hint="eastAsia"/>
        </w:rPr>
        <w:t>By c</w:t>
      </w:r>
      <w:r w:rsidRPr="00430394">
        <w:t>ombining</w:t>
      </w:r>
      <w:r>
        <w:rPr>
          <w:rFonts w:hint="eastAsia"/>
        </w:rPr>
        <w:t xml:space="preserve"> m</w:t>
      </w:r>
      <w:r>
        <w:t xml:space="preserve">olecular biology </w:t>
      </w:r>
      <w:r>
        <w:rPr>
          <w:rFonts w:hint="eastAsia"/>
        </w:rPr>
        <w:t>method</w:t>
      </w:r>
      <w:r>
        <w:t xml:space="preserve"> </w:t>
      </w:r>
      <w:r>
        <w:rPr>
          <w:rFonts w:hint="eastAsia"/>
        </w:rPr>
        <w:t>with</w:t>
      </w:r>
      <w:r>
        <w:t xml:space="preserve"> chemical analysis, microorganisms</w:t>
      </w:r>
      <w:r>
        <w:rPr>
          <w:rFonts w:hint="eastAsia"/>
        </w:rPr>
        <w:t>/</w:t>
      </w:r>
      <w:r>
        <w:t>g</w:t>
      </w:r>
      <w:r>
        <w:rPr>
          <w:rFonts w:hint="eastAsia"/>
        </w:rPr>
        <w:t xml:space="preserve">enes were screened to indicate the </w:t>
      </w:r>
      <w:r>
        <w:t>dechlorinat</w:t>
      </w:r>
      <w:r>
        <w:rPr>
          <w:rFonts w:hint="eastAsia"/>
        </w:rPr>
        <w:t xml:space="preserve">ion of PCBs. </w:t>
      </w:r>
      <w:r>
        <w:t xml:space="preserve">The </w:t>
      </w:r>
      <w:r>
        <w:rPr>
          <w:rFonts w:eastAsia="仿宋" w:hint="eastAsia"/>
        </w:rPr>
        <w:t>overarching</w:t>
      </w:r>
      <w:r>
        <w:t xml:space="preserve"> work and </w:t>
      </w:r>
      <w:r>
        <w:rPr>
          <w:rFonts w:hint="eastAsia"/>
        </w:rPr>
        <w:t>findings</w:t>
      </w:r>
      <w:r>
        <w:t xml:space="preserve"> of this study are as follows:</w:t>
      </w:r>
    </w:p>
    <w:p w14:paraId="07E3D1D5" w14:textId="77777777" w:rsidR="00296D36" w:rsidRDefault="00296D36" w:rsidP="00A95F90">
      <w:pPr>
        <w:adjustRightInd w:val="0"/>
        <w:snapToGrid w:val="0"/>
        <w:spacing w:line="300" w:lineRule="auto"/>
        <w:ind w:firstLineChars="200" w:firstLine="480"/>
      </w:pPr>
      <w:r>
        <w:t>(1)</w:t>
      </w:r>
      <w:r>
        <w:rPr>
          <w:rFonts w:hint="eastAsia"/>
        </w:rPr>
        <w:t xml:space="preserve"> </w:t>
      </w:r>
      <w:r>
        <w:t>A</w:t>
      </w:r>
      <w:r w:rsidRPr="00366CCD">
        <w:t xml:space="preserve">utochthonous </w:t>
      </w:r>
      <w:r>
        <w:t>microorganisms</w:t>
      </w:r>
      <w:r>
        <w:rPr>
          <w:rFonts w:hint="eastAsia"/>
        </w:rPr>
        <w:t xml:space="preserve"> </w:t>
      </w:r>
      <w:r>
        <w:t>in sediments of Taihu Lake</w:t>
      </w:r>
      <w:r w:rsidRPr="001010DD">
        <w:rPr>
          <w:rFonts w:eastAsia="仿宋" w:hint="eastAsia"/>
        </w:rPr>
        <w:t xml:space="preserve"> are capable of dechlorinating PCBs</w:t>
      </w:r>
      <w:r>
        <w:t>.</w:t>
      </w:r>
    </w:p>
    <w:p w14:paraId="49F5973E" w14:textId="77777777" w:rsidR="00296D36" w:rsidRDefault="00296D36" w:rsidP="00A95F90">
      <w:pPr>
        <w:adjustRightInd w:val="0"/>
        <w:snapToGrid w:val="0"/>
        <w:spacing w:line="300" w:lineRule="auto"/>
        <w:ind w:firstLineChars="200" w:firstLine="480"/>
      </w:pPr>
      <w:r>
        <w:t xml:space="preserve">(2) </w:t>
      </w:r>
      <w:r>
        <w:rPr>
          <w:rFonts w:hint="eastAsia"/>
        </w:rPr>
        <w:t xml:space="preserve">Lag time </w:t>
      </w:r>
      <w:r>
        <w:t>exists</w:t>
      </w:r>
      <w:r>
        <w:rPr>
          <w:rFonts w:hint="eastAsia"/>
        </w:rPr>
        <w:t xml:space="preserve"> in all </w:t>
      </w:r>
      <w:r>
        <w:rPr>
          <w:rFonts w:hint="eastAsia"/>
          <w:bCs/>
          <w:kern w:val="0"/>
        </w:rPr>
        <w:t>microcosms</w:t>
      </w:r>
      <w:r>
        <w:t xml:space="preserve"> </w:t>
      </w:r>
      <w:r>
        <w:rPr>
          <w:rFonts w:hint="eastAsia"/>
        </w:rPr>
        <w:t>during the</w:t>
      </w:r>
      <w:r>
        <w:t xml:space="preserve"> </w:t>
      </w:r>
      <w:r>
        <w:rPr>
          <w:bCs/>
          <w:kern w:val="0"/>
        </w:rPr>
        <w:t>dechlorina</w:t>
      </w:r>
      <w:r>
        <w:rPr>
          <w:rFonts w:hint="eastAsia"/>
          <w:bCs/>
          <w:kern w:val="0"/>
        </w:rPr>
        <w:t>tion</w:t>
      </w:r>
      <w:r>
        <w:t xml:space="preserve"> of PCBs (3 to 6 weeks for </w:t>
      </w:r>
      <w:r>
        <w:rPr>
          <w:rFonts w:hint="eastAsia"/>
        </w:rPr>
        <w:t>T-1</w:t>
      </w:r>
      <w:r>
        <w:t xml:space="preserve"> </w:t>
      </w:r>
      <w:r>
        <w:rPr>
          <w:rFonts w:hint="eastAsia"/>
        </w:rPr>
        <w:t>group</w:t>
      </w:r>
      <w:r>
        <w:t xml:space="preserve"> and 9 weeks for the other two groups) and the addition of competitive electron acceptors (sulfate, ferric iron) would extend the lag</w:t>
      </w:r>
      <w:r>
        <w:rPr>
          <w:rFonts w:hint="eastAsia"/>
        </w:rPr>
        <w:t xml:space="preserve"> time</w:t>
      </w:r>
      <w:r>
        <w:t>.</w:t>
      </w:r>
    </w:p>
    <w:p w14:paraId="6DB80E92" w14:textId="77777777" w:rsidR="00296D36" w:rsidRPr="00606DD7" w:rsidRDefault="00296D36" w:rsidP="00A95F90">
      <w:pPr>
        <w:adjustRightInd w:val="0"/>
        <w:snapToGrid w:val="0"/>
        <w:spacing w:line="300" w:lineRule="auto"/>
        <w:ind w:firstLineChars="200" w:firstLine="480"/>
      </w:pPr>
      <w:r>
        <w:t>(3) T</w:t>
      </w:r>
      <w:r w:rsidRPr="00C072D1">
        <w:t xml:space="preserve">he dechlorination rate is T-1&gt;T-Fe&gt;T-S from fast to slow. </w:t>
      </w:r>
      <w:r w:rsidRPr="00C072D1">
        <w:rPr>
          <w:rFonts w:eastAsia="仿宋" w:hint="eastAsia"/>
        </w:rPr>
        <w:t xml:space="preserve">Competing electron acceptor partially inhibited PCB </w:t>
      </w:r>
      <w:r w:rsidRPr="00C072D1">
        <w:rPr>
          <w:rFonts w:eastAsia="仿宋"/>
        </w:rPr>
        <w:t>dechlorination</w:t>
      </w:r>
      <w:r w:rsidRPr="00C072D1">
        <w:rPr>
          <w:rFonts w:eastAsia="仿宋" w:hint="eastAsia"/>
        </w:rPr>
        <w:t xml:space="preserve"> and </w:t>
      </w:r>
      <w:r w:rsidRPr="00C072D1">
        <w:t xml:space="preserve">the sulfate inhibition is stronger than that of ferric iron. </w:t>
      </w:r>
      <w:r>
        <w:rPr>
          <w:rFonts w:hint="eastAsia"/>
        </w:rPr>
        <w:t>A</w:t>
      </w:r>
      <w:r>
        <w:t>fter the initiation of the reaction (3</w:t>
      </w:r>
      <w:r w:rsidRPr="00C072D1">
        <w:rPr>
          <w:rFonts w:hint="eastAsia"/>
          <w:vertAlign w:val="superscript"/>
        </w:rPr>
        <w:t>rd</w:t>
      </w:r>
      <w:r>
        <w:t>–6</w:t>
      </w:r>
      <w:r w:rsidRPr="00C072D1">
        <w:rPr>
          <w:rFonts w:hint="eastAsia"/>
          <w:vertAlign w:val="superscript"/>
        </w:rPr>
        <w:t>th</w:t>
      </w:r>
      <w:r>
        <w:t xml:space="preserve"> week)</w:t>
      </w:r>
      <w:r>
        <w:rPr>
          <w:rFonts w:hint="eastAsia"/>
        </w:rPr>
        <w:t>，</w:t>
      </w:r>
      <w:r>
        <w:rPr>
          <w:rFonts w:hint="eastAsia"/>
        </w:rPr>
        <w:t>t</w:t>
      </w:r>
      <w:r>
        <w:t>he dechlorination rate of total PCBs was 0.3728</w:t>
      </w:r>
      <w:r>
        <w:rPr>
          <w:rFonts w:hint="eastAsia"/>
        </w:rPr>
        <w:t xml:space="preserve"> </w:t>
      </w:r>
      <w:r>
        <w:t>±</w:t>
      </w:r>
      <w:r>
        <w:rPr>
          <w:rFonts w:hint="eastAsia"/>
        </w:rPr>
        <w:t xml:space="preserve"> </w:t>
      </w:r>
      <w:r>
        <w:t>0.0146 mg/kg</w:t>
      </w:r>
      <w:r w:rsidRPr="00E40C7E">
        <w:rPr>
          <w:rFonts w:eastAsia="楷体"/>
        </w:rPr>
        <w:t>·</w:t>
      </w:r>
      <w:r>
        <w:t>week</w:t>
      </w:r>
      <w:r w:rsidRPr="008626DE">
        <w:rPr>
          <w:vertAlign w:val="superscript"/>
        </w:rPr>
        <w:t>-1</w:t>
      </w:r>
      <w:r>
        <w:t xml:space="preserve"> (</w:t>
      </w:r>
      <w:r>
        <w:rPr>
          <w:rFonts w:hint="eastAsia"/>
        </w:rPr>
        <w:t xml:space="preserve">until </w:t>
      </w:r>
      <w:r>
        <w:t>18</w:t>
      </w:r>
      <w:r w:rsidRPr="008626DE">
        <w:rPr>
          <w:rFonts w:hint="eastAsia"/>
          <w:vertAlign w:val="superscript"/>
        </w:rPr>
        <w:t>th</w:t>
      </w:r>
      <w:r>
        <w:t xml:space="preserve"> week)</w:t>
      </w:r>
      <w:r>
        <w:rPr>
          <w:rFonts w:hint="eastAsia"/>
        </w:rPr>
        <w:t xml:space="preserve"> in the T-1 group</w:t>
      </w:r>
      <w:r>
        <w:t>; 0.099</w:t>
      </w:r>
      <w:r>
        <w:rPr>
          <w:rFonts w:hint="eastAsia"/>
        </w:rPr>
        <w:t xml:space="preserve"> </w:t>
      </w:r>
      <w:r>
        <w:t>±</w:t>
      </w:r>
      <w:r>
        <w:rPr>
          <w:rFonts w:hint="eastAsia"/>
        </w:rPr>
        <w:t xml:space="preserve"> </w:t>
      </w:r>
      <w:r>
        <w:t>0.009</w:t>
      </w:r>
      <w:r w:rsidRPr="008626DE">
        <w:t xml:space="preserve"> </w:t>
      </w:r>
      <w:r>
        <w:t>mg/kg</w:t>
      </w:r>
      <w:r w:rsidRPr="00E40C7E">
        <w:rPr>
          <w:rFonts w:eastAsia="楷体"/>
        </w:rPr>
        <w:t>·</w:t>
      </w:r>
      <w:r>
        <w:t>week</w:t>
      </w:r>
      <w:r w:rsidRPr="008626DE">
        <w:rPr>
          <w:vertAlign w:val="superscript"/>
        </w:rPr>
        <w:t>-1</w:t>
      </w:r>
      <w:r>
        <w:rPr>
          <w:rFonts w:hint="eastAsia"/>
        </w:rPr>
        <w:t xml:space="preserve"> during 18</w:t>
      </w:r>
      <w:r w:rsidRPr="008626DE">
        <w:rPr>
          <w:rFonts w:hint="eastAsia"/>
          <w:vertAlign w:val="superscript"/>
        </w:rPr>
        <w:t>th</w:t>
      </w:r>
      <w:r>
        <w:rPr>
          <w:rFonts w:hint="eastAsia"/>
        </w:rPr>
        <w:t xml:space="preserve"> to </w:t>
      </w:r>
      <w:r>
        <w:t>36</w:t>
      </w:r>
      <w:r w:rsidRPr="008626DE">
        <w:rPr>
          <w:rFonts w:hint="eastAsia"/>
          <w:vertAlign w:val="superscript"/>
        </w:rPr>
        <w:t>th</w:t>
      </w:r>
      <w:r>
        <w:rPr>
          <w:rFonts w:hint="eastAsia"/>
        </w:rPr>
        <w:t xml:space="preserve"> </w:t>
      </w:r>
      <w:r>
        <w:t>week</w:t>
      </w:r>
      <w:r>
        <w:rPr>
          <w:rFonts w:hint="eastAsia"/>
        </w:rPr>
        <w:t>;</w:t>
      </w:r>
      <w:r>
        <w:t xml:space="preserve"> </w:t>
      </w:r>
      <w:r w:rsidRPr="00875693">
        <w:t>0.15</w:t>
      </w:r>
      <w:r w:rsidRPr="00875693">
        <w:rPr>
          <w:rFonts w:hint="eastAsia"/>
        </w:rPr>
        <w:t>8</w:t>
      </w:r>
      <w:r>
        <w:rPr>
          <w:rFonts w:hint="eastAsia"/>
        </w:rPr>
        <w:t xml:space="preserve"> </w:t>
      </w:r>
      <w:r w:rsidRPr="00875693">
        <w:rPr>
          <w:bCs/>
          <w:szCs w:val="21"/>
        </w:rPr>
        <w:t>±</w:t>
      </w:r>
      <w:r>
        <w:rPr>
          <w:rFonts w:hint="eastAsia"/>
          <w:bCs/>
          <w:szCs w:val="21"/>
        </w:rPr>
        <w:t xml:space="preserve"> </w:t>
      </w:r>
      <w:r w:rsidRPr="00875693">
        <w:t>0.00</w:t>
      </w:r>
      <w:r w:rsidRPr="00875693">
        <w:rPr>
          <w:rFonts w:hint="eastAsia"/>
        </w:rPr>
        <w:t xml:space="preserve">5 </w:t>
      </w:r>
      <w:r>
        <w:t>mg/kg</w:t>
      </w:r>
      <w:r w:rsidRPr="00E40C7E">
        <w:rPr>
          <w:rFonts w:eastAsia="楷体"/>
        </w:rPr>
        <w:t>·</w:t>
      </w:r>
      <w:r>
        <w:t>week</w:t>
      </w:r>
      <w:r w:rsidRPr="008626DE">
        <w:rPr>
          <w:vertAlign w:val="superscript"/>
        </w:rPr>
        <w:t>-1</w:t>
      </w:r>
      <w:r>
        <w:rPr>
          <w:rFonts w:hint="eastAsia"/>
        </w:rPr>
        <w:t xml:space="preserve"> during 36</w:t>
      </w:r>
      <w:r w:rsidRPr="008626DE">
        <w:rPr>
          <w:rFonts w:hint="eastAsia"/>
          <w:vertAlign w:val="superscript"/>
        </w:rPr>
        <w:t>th</w:t>
      </w:r>
      <w:r>
        <w:rPr>
          <w:rFonts w:hint="eastAsia"/>
        </w:rPr>
        <w:t xml:space="preserve"> to 6</w:t>
      </w:r>
      <w:r>
        <w:t>6</w:t>
      </w:r>
      <w:r w:rsidRPr="008626DE">
        <w:rPr>
          <w:rFonts w:hint="eastAsia"/>
          <w:vertAlign w:val="superscript"/>
        </w:rPr>
        <w:t>th</w:t>
      </w:r>
      <w:r>
        <w:rPr>
          <w:rFonts w:hint="eastAsia"/>
        </w:rPr>
        <w:t xml:space="preserve"> </w:t>
      </w:r>
      <w:r>
        <w:t>week</w:t>
      </w:r>
      <w:r>
        <w:rPr>
          <w:rFonts w:hint="eastAsia"/>
        </w:rPr>
        <w:t>，</w:t>
      </w:r>
      <w:r w:rsidRPr="00AE04C9">
        <w:rPr>
          <w:rFonts w:hint="eastAsia"/>
        </w:rPr>
        <w:t>t</w:t>
      </w:r>
      <w:r w:rsidRPr="00AE04C9">
        <w:t>he total concentration of PCBs decre</w:t>
      </w:r>
      <w:r>
        <w:t>ased from 49.56</w:t>
      </w:r>
      <w:r>
        <w:rPr>
          <w:rFonts w:hint="eastAsia"/>
        </w:rPr>
        <w:t xml:space="preserve"> </w:t>
      </w:r>
      <w:r>
        <w:t>±</w:t>
      </w:r>
      <w:r>
        <w:rPr>
          <w:rFonts w:hint="eastAsia"/>
        </w:rPr>
        <w:t xml:space="preserve"> </w:t>
      </w:r>
      <w:r>
        <w:t>0.38 to 37.21</w:t>
      </w:r>
      <w:r>
        <w:rPr>
          <w:rFonts w:hint="eastAsia"/>
        </w:rPr>
        <w:t xml:space="preserve"> </w:t>
      </w:r>
      <w:r w:rsidRPr="00AE04C9">
        <w:t>±</w:t>
      </w:r>
      <w:r>
        <w:rPr>
          <w:rFonts w:hint="eastAsia"/>
        </w:rPr>
        <w:t xml:space="preserve"> </w:t>
      </w:r>
      <w:r w:rsidRPr="00AE04C9">
        <w:t>1.43 mg/kg in 66 weeks.</w:t>
      </w:r>
      <w:r w:rsidRPr="00AE04C9">
        <w:rPr>
          <w:rFonts w:hint="eastAsia"/>
        </w:rPr>
        <w:t xml:space="preserve"> </w:t>
      </w:r>
      <w:r>
        <w:rPr>
          <w:rFonts w:hint="eastAsia"/>
        </w:rPr>
        <w:t xml:space="preserve">In the </w:t>
      </w:r>
      <w:r>
        <w:rPr>
          <w:rFonts w:hint="eastAsia"/>
          <w:bCs/>
          <w:kern w:val="0"/>
        </w:rPr>
        <w:t>T-S</w:t>
      </w:r>
      <w:r w:rsidRPr="00770CCA">
        <w:rPr>
          <w:bCs/>
          <w:kern w:val="0"/>
        </w:rPr>
        <w:t xml:space="preserve"> group</w:t>
      </w:r>
      <w:r>
        <w:rPr>
          <w:rFonts w:hint="eastAsia"/>
          <w:bCs/>
          <w:kern w:val="0"/>
        </w:rPr>
        <w:t xml:space="preserve">, the </w:t>
      </w:r>
      <w:r>
        <w:t>dechlorination rate</w:t>
      </w:r>
      <w:r>
        <w:rPr>
          <w:rFonts w:hint="eastAsia"/>
        </w:rPr>
        <w:t xml:space="preserve"> of </w:t>
      </w:r>
      <w:r>
        <w:t>0.041</w:t>
      </w:r>
      <w:r>
        <w:rPr>
          <w:rFonts w:hint="eastAsia"/>
        </w:rPr>
        <w:t xml:space="preserve"> </w:t>
      </w:r>
      <w:r>
        <w:t>±</w:t>
      </w:r>
      <w:r>
        <w:rPr>
          <w:rFonts w:hint="eastAsia"/>
        </w:rPr>
        <w:t xml:space="preserve"> </w:t>
      </w:r>
      <w:r>
        <w:t>0.007</w:t>
      </w:r>
      <w:r>
        <w:rPr>
          <w:rFonts w:hint="eastAsia"/>
        </w:rPr>
        <w:t>,</w:t>
      </w:r>
      <w:r w:rsidRPr="00606DD7">
        <w:rPr>
          <w:rFonts w:hint="eastAsia"/>
          <w:bCs/>
          <w:szCs w:val="21"/>
        </w:rPr>
        <w:t xml:space="preserve"> </w:t>
      </w:r>
      <w:r w:rsidRPr="00512A75">
        <w:rPr>
          <w:rFonts w:hint="eastAsia"/>
          <w:bCs/>
          <w:szCs w:val="21"/>
        </w:rPr>
        <w:t>0.122</w:t>
      </w:r>
      <w:r>
        <w:rPr>
          <w:rFonts w:hint="eastAsia"/>
          <w:bCs/>
          <w:szCs w:val="21"/>
        </w:rPr>
        <w:t xml:space="preserve">, </w:t>
      </w:r>
      <w:r w:rsidRPr="00512A75">
        <w:rPr>
          <w:rFonts w:hint="eastAsia"/>
          <w:bCs/>
          <w:szCs w:val="21"/>
        </w:rPr>
        <w:t xml:space="preserve">0.180 </w:t>
      </w:r>
      <w:r>
        <w:t>mg/kg</w:t>
      </w:r>
      <w:r w:rsidRPr="00E40C7E">
        <w:rPr>
          <w:rFonts w:eastAsia="楷体"/>
        </w:rPr>
        <w:t>·</w:t>
      </w:r>
      <w:r>
        <w:t>week</w:t>
      </w:r>
      <w:r w:rsidRPr="008626DE">
        <w:rPr>
          <w:vertAlign w:val="superscript"/>
        </w:rPr>
        <w:t>-1</w:t>
      </w:r>
      <w:r>
        <w:rPr>
          <w:rFonts w:hint="eastAsia"/>
        </w:rPr>
        <w:t xml:space="preserve"> were </w:t>
      </w:r>
      <w:r>
        <w:t>yield</w:t>
      </w:r>
      <w:r>
        <w:rPr>
          <w:rFonts w:hint="eastAsia"/>
        </w:rPr>
        <w:t xml:space="preserve"> in 9</w:t>
      </w:r>
      <w:r w:rsidRPr="00606DD7">
        <w:rPr>
          <w:rFonts w:hint="eastAsia"/>
          <w:vertAlign w:val="superscript"/>
        </w:rPr>
        <w:t>th</w:t>
      </w:r>
      <w:r>
        <w:rPr>
          <w:rFonts w:hint="eastAsia"/>
        </w:rPr>
        <w:t xml:space="preserve"> to 36</w:t>
      </w:r>
      <w:r w:rsidRPr="00606DD7">
        <w:rPr>
          <w:rFonts w:hint="eastAsia"/>
          <w:vertAlign w:val="superscript"/>
        </w:rPr>
        <w:t>th</w:t>
      </w:r>
      <w:r>
        <w:rPr>
          <w:rFonts w:hint="eastAsia"/>
        </w:rPr>
        <w:t xml:space="preserve"> week, 36</w:t>
      </w:r>
      <w:r w:rsidRPr="00606DD7">
        <w:rPr>
          <w:rFonts w:hint="eastAsia"/>
          <w:vertAlign w:val="superscript"/>
        </w:rPr>
        <w:t>th</w:t>
      </w:r>
      <w:r>
        <w:rPr>
          <w:rFonts w:hint="eastAsia"/>
        </w:rPr>
        <w:t xml:space="preserve"> to 51</w:t>
      </w:r>
      <w:r w:rsidRPr="00606DD7">
        <w:rPr>
          <w:rFonts w:hint="eastAsia"/>
          <w:vertAlign w:val="superscript"/>
        </w:rPr>
        <w:t>st</w:t>
      </w:r>
      <w:r>
        <w:rPr>
          <w:rFonts w:hint="eastAsia"/>
        </w:rPr>
        <w:t xml:space="preserve"> week and 51</w:t>
      </w:r>
      <w:r w:rsidRPr="00606DD7">
        <w:rPr>
          <w:rFonts w:hint="eastAsia"/>
          <w:vertAlign w:val="superscript"/>
        </w:rPr>
        <w:t>st</w:t>
      </w:r>
      <w:r>
        <w:rPr>
          <w:rFonts w:hint="eastAsia"/>
        </w:rPr>
        <w:t xml:space="preserve"> to 66</w:t>
      </w:r>
      <w:r w:rsidRPr="00606DD7">
        <w:rPr>
          <w:rFonts w:hint="eastAsia"/>
          <w:vertAlign w:val="superscript"/>
        </w:rPr>
        <w:t>th</w:t>
      </w:r>
      <w:r>
        <w:rPr>
          <w:rFonts w:hint="eastAsia"/>
        </w:rPr>
        <w:t xml:space="preserve"> week. In T-Fe</w:t>
      </w:r>
      <w:r w:rsidRPr="00770CCA">
        <w:rPr>
          <w:bCs/>
          <w:kern w:val="0"/>
        </w:rPr>
        <w:t xml:space="preserve"> group</w:t>
      </w:r>
      <w:r>
        <w:rPr>
          <w:rFonts w:hint="eastAsia"/>
          <w:bCs/>
          <w:kern w:val="0"/>
        </w:rPr>
        <w:t xml:space="preserve">, the </w:t>
      </w:r>
      <w:r>
        <w:t>dechlorination rate</w:t>
      </w:r>
      <w:r>
        <w:rPr>
          <w:rFonts w:hint="eastAsia"/>
        </w:rPr>
        <w:t xml:space="preserve"> of </w:t>
      </w:r>
      <w:r>
        <w:t>0.098</w:t>
      </w:r>
      <w:r>
        <w:rPr>
          <w:rFonts w:hint="eastAsia"/>
        </w:rPr>
        <w:t xml:space="preserve"> </w:t>
      </w:r>
      <w:r w:rsidRPr="00875693">
        <w:rPr>
          <w:bCs/>
          <w:szCs w:val="21"/>
        </w:rPr>
        <w:t>±</w:t>
      </w:r>
      <w:r>
        <w:rPr>
          <w:rFonts w:hint="eastAsia"/>
          <w:bCs/>
          <w:szCs w:val="21"/>
        </w:rPr>
        <w:t xml:space="preserve"> </w:t>
      </w:r>
      <w:r w:rsidRPr="00875693">
        <w:t>0.01</w:t>
      </w:r>
      <w:r w:rsidRPr="00875693">
        <w:rPr>
          <w:rFonts w:hint="eastAsia"/>
        </w:rPr>
        <w:t>7</w:t>
      </w:r>
      <w:r>
        <w:rPr>
          <w:rFonts w:hint="eastAsia"/>
        </w:rPr>
        <w:t>,</w:t>
      </w:r>
      <w:r w:rsidRPr="00606DD7">
        <w:rPr>
          <w:bCs/>
          <w:szCs w:val="21"/>
        </w:rPr>
        <w:t xml:space="preserve"> </w:t>
      </w:r>
      <w:r w:rsidRPr="00875693">
        <w:rPr>
          <w:bCs/>
          <w:szCs w:val="21"/>
        </w:rPr>
        <w:t>0.233</w:t>
      </w:r>
      <w:r>
        <w:rPr>
          <w:rFonts w:hint="eastAsia"/>
          <w:bCs/>
          <w:szCs w:val="21"/>
        </w:rPr>
        <w:t xml:space="preserve"> </w:t>
      </w:r>
      <w:r w:rsidRPr="00875693">
        <w:rPr>
          <w:bCs/>
          <w:szCs w:val="21"/>
        </w:rPr>
        <w:t>±</w:t>
      </w:r>
      <w:r>
        <w:rPr>
          <w:rFonts w:hint="eastAsia"/>
          <w:bCs/>
          <w:szCs w:val="21"/>
        </w:rPr>
        <w:t xml:space="preserve"> </w:t>
      </w:r>
      <w:r w:rsidRPr="00875693">
        <w:rPr>
          <w:bCs/>
          <w:szCs w:val="21"/>
        </w:rPr>
        <w:t>0.015</w:t>
      </w:r>
      <w:r w:rsidRPr="00875693">
        <w:rPr>
          <w:rFonts w:hint="eastAsia"/>
        </w:rPr>
        <w:t xml:space="preserve"> </w:t>
      </w:r>
      <w:r>
        <w:t>mg/kg</w:t>
      </w:r>
      <w:r w:rsidRPr="00E40C7E">
        <w:rPr>
          <w:rFonts w:eastAsia="楷体"/>
        </w:rPr>
        <w:t>·</w:t>
      </w:r>
      <w:r>
        <w:t>week</w:t>
      </w:r>
      <w:r w:rsidRPr="008626DE">
        <w:rPr>
          <w:vertAlign w:val="superscript"/>
        </w:rPr>
        <w:t>-1</w:t>
      </w:r>
      <w:r>
        <w:rPr>
          <w:rFonts w:hint="eastAsia"/>
        </w:rPr>
        <w:t xml:space="preserve"> were </w:t>
      </w:r>
      <w:r>
        <w:t>yield</w:t>
      </w:r>
      <w:r>
        <w:rPr>
          <w:rFonts w:hint="eastAsia"/>
        </w:rPr>
        <w:t xml:space="preserve"> in 9</w:t>
      </w:r>
      <w:r w:rsidRPr="00606DD7">
        <w:rPr>
          <w:rFonts w:hint="eastAsia"/>
          <w:vertAlign w:val="superscript"/>
        </w:rPr>
        <w:t>th</w:t>
      </w:r>
      <w:r>
        <w:rPr>
          <w:rFonts w:hint="eastAsia"/>
        </w:rPr>
        <w:t xml:space="preserve"> to 36</w:t>
      </w:r>
      <w:r w:rsidRPr="00606DD7">
        <w:rPr>
          <w:rFonts w:hint="eastAsia"/>
          <w:vertAlign w:val="superscript"/>
        </w:rPr>
        <w:t>th</w:t>
      </w:r>
      <w:r>
        <w:rPr>
          <w:rFonts w:hint="eastAsia"/>
        </w:rPr>
        <w:t xml:space="preserve"> week and </w:t>
      </w:r>
      <w:r>
        <w:rPr>
          <w:rFonts w:hint="eastAsia"/>
        </w:rPr>
        <w:lastRenderedPageBreak/>
        <w:t>36</w:t>
      </w:r>
      <w:r w:rsidRPr="00606DD7">
        <w:rPr>
          <w:rFonts w:hint="eastAsia"/>
          <w:vertAlign w:val="superscript"/>
        </w:rPr>
        <w:t>th</w:t>
      </w:r>
      <w:r>
        <w:rPr>
          <w:rFonts w:hint="eastAsia"/>
        </w:rPr>
        <w:t xml:space="preserve"> to 66</w:t>
      </w:r>
      <w:r w:rsidRPr="00606DD7">
        <w:rPr>
          <w:rFonts w:hint="eastAsia"/>
          <w:vertAlign w:val="superscript"/>
        </w:rPr>
        <w:t>th</w:t>
      </w:r>
      <w:r>
        <w:rPr>
          <w:rFonts w:hint="eastAsia"/>
        </w:rPr>
        <w:t xml:space="preserve"> week respectively.</w:t>
      </w:r>
    </w:p>
    <w:p w14:paraId="4913EA34" w14:textId="77777777" w:rsidR="00296D36" w:rsidRDefault="00296D36" w:rsidP="00A95F90">
      <w:pPr>
        <w:adjustRightInd w:val="0"/>
        <w:snapToGrid w:val="0"/>
        <w:spacing w:line="300" w:lineRule="auto"/>
        <w:ind w:firstLineChars="200" w:firstLine="480"/>
        <w:rPr>
          <w:color w:val="C0504D"/>
          <w:szCs w:val="22"/>
        </w:rPr>
      </w:pPr>
      <w:r w:rsidRPr="00514BA1">
        <w:t xml:space="preserve">(4) During the experimental period, the dioxin-like </w:t>
      </w:r>
      <w:r w:rsidRPr="0059716F">
        <w:rPr>
          <w:rFonts w:hint="eastAsia"/>
          <w:szCs w:val="22"/>
        </w:rPr>
        <w:t>toxic</w:t>
      </w:r>
      <w:r w:rsidRPr="00514BA1">
        <w:t xml:space="preserve"> equivalenc</w:t>
      </w:r>
      <w:r>
        <w:rPr>
          <w:rFonts w:hint="eastAsia"/>
        </w:rPr>
        <w:t>y</w:t>
      </w:r>
      <w:r w:rsidRPr="00514BA1">
        <w:t xml:space="preserve"> of PCBs was </w:t>
      </w:r>
      <w:r w:rsidRPr="00514BA1">
        <w:rPr>
          <w:rFonts w:hint="eastAsia"/>
        </w:rPr>
        <w:t xml:space="preserve">significantly </w:t>
      </w:r>
      <w:r w:rsidRPr="00514BA1">
        <w:t>decreased</w:t>
      </w:r>
      <w:r>
        <w:rPr>
          <w:rFonts w:hint="eastAsia"/>
        </w:rPr>
        <w:t>.</w:t>
      </w:r>
      <w:r w:rsidRPr="00236EE1">
        <w:rPr>
          <w:rFonts w:eastAsia="仿宋" w:hint="eastAsia"/>
        </w:rPr>
        <w:t xml:space="preserve"> </w:t>
      </w:r>
      <w:r>
        <w:rPr>
          <w:rFonts w:eastAsia="仿宋" w:hint="eastAsia"/>
        </w:rPr>
        <w:t xml:space="preserve">In Taihu Lake sediments, dioxin-like PCB 105 and 114 dechlorinated faste, suggesting a great detoxification potential in Taihu Lake </w:t>
      </w:r>
      <w:r>
        <w:rPr>
          <w:rFonts w:eastAsia="仿宋"/>
        </w:rPr>
        <w:t>sediments, which</w:t>
      </w:r>
      <w:r>
        <w:rPr>
          <w:rFonts w:eastAsia="仿宋" w:hint="eastAsia"/>
        </w:rPr>
        <w:t xml:space="preserve"> is </w:t>
      </w:r>
      <w:r>
        <w:rPr>
          <w:rFonts w:eastAsia="仿宋"/>
        </w:rPr>
        <w:t xml:space="preserve">crucial for </w:t>
      </w:r>
      <w:r w:rsidRPr="000C2F11">
        <w:rPr>
          <w:rFonts w:eastAsia="仿宋"/>
          <w:i/>
        </w:rPr>
        <w:t>in-situ</w:t>
      </w:r>
      <w:r>
        <w:rPr>
          <w:rFonts w:eastAsia="仿宋"/>
        </w:rPr>
        <w:t xml:space="preserve"> bioremediation</w:t>
      </w:r>
      <w:r>
        <w:rPr>
          <w:rFonts w:eastAsia="仿宋" w:hint="eastAsia"/>
        </w:rPr>
        <w:t>.</w:t>
      </w:r>
    </w:p>
    <w:p w14:paraId="1C0CADC7" w14:textId="77777777" w:rsidR="00296D36" w:rsidRPr="00100ADA" w:rsidRDefault="00296D36" w:rsidP="00A95F90">
      <w:pPr>
        <w:adjustRightInd w:val="0"/>
        <w:snapToGrid w:val="0"/>
        <w:spacing w:line="300" w:lineRule="auto"/>
        <w:ind w:firstLineChars="200" w:firstLine="480"/>
        <w:rPr>
          <w:color w:val="C0504D"/>
          <w:szCs w:val="22"/>
        </w:rPr>
      </w:pPr>
      <w:r w:rsidRPr="00E13E4E">
        <w:t xml:space="preserve">(5) The results of high-throughput sequencing of 10 samples (week 0, week 6, week 24 and week 66) </w:t>
      </w:r>
      <w:r>
        <w:rPr>
          <w:rFonts w:hint="eastAsia"/>
        </w:rPr>
        <w:t>revealed</w:t>
      </w:r>
      <w:r w:rsidRPr="00E13E4E">
        <w:t xml:space="preserve"> that the percentage of </w:t>
      </w:r>
      <w:r w:rsidRPr="00E13E4E">
        <w:rPr>
          <w:i/>
        </w:rPr>
        <w:t>Chloroflexi</w:t>
      </w:r>
      <w:r w:rsidRPr="00E13E4E">
        <w:t xml:space="preserve"> over total bacteria increased with the dechlorination process. </w:t>
      </w:r>
      <w:r w:rsidRPr="00E13E4E">
        <w:rPr>
          <w:i/>
        </w:rPr>
        <w:t>Dehalococcoides</w:t>
      </w:r>
      <w:r w:rsidRPr="00E13E4E">
        <w:t xml:space="preserve">, which </w:t>
      </w:r>
      <w:r>
        <w:rPr>
          <w:rFonts w:hint="eastAsia"/>
        </w:rPr>
        <w:t xml:space="preserve">are </w:t>
      </w:r>
      <w:r w:rsidRPr="00E13E4E">
        <w:t>closely related to most dechlorination of PCBs, were not detected when the rate of PCBs dechlorination is slow, and would increase with dechlorination process. The known microorganisms, which can dechlorinate PCBs, only accounts for a small proportion of the system (</w:t>
      </w:r>
      <w:r w:rsidRPr="00E13E4E">
        <w:rPr>
          <w:i/>
        </w:rPr>
        <w:t>Dehalococcoides</w:t>
      </w:r>
      <w:r w:rsidRPr="00E13E4E">
        <w:t xml:space="preserve"> highest accounted for 4.13% of the total bacteria). Bacteria such as </w:t>
      </w:r>
      <w:r w:rsidRPr="00E13E4E">
        <w:rPr>
          <w:rFonts w:cs="Times"/>
          <w:i/>
          <w:iCs/>
          <w:kern w:val="0"/>
        </w:rPr>
        <w:t>Clostridiales</w:t>
      </w:r>
      <w:r w:rsidRPr="00E13E4E">
        <w:t>, δ-</w:t>
      </w:r>
      <w:r w:rsidRPr="00E13E4E">
        <w:rPr>
          <w:rFonts w:cs="Lucida Grande"/>
          <w:i/>
          <w:color w:val="000000"/>
        </w:rPr>
        <w:t>Proteobacteria</w:t>
      </w:r>
      <w:r w:rsidRPr="00E13E4E">
        <w:t xml:space="preserve">, that do not have the dechlorination function are </w:t>
      </w:r>
      <w:r w:rsidRPr="00E90C47">
        <w:t>superior in number.</w:t>
      </w:r>
    </w:p>
    <w:p w14:paraId="2D735973" w14:textId="77777777" w:rsidR="00296D36" w:rsidRPr="00471928" w:rsidRDefault="00296D36" w:rsidP="00A95F90">
      <w:pPr>
        <w:adjustRightInd w:val="0"/>
        <w:snapToGrid w:val="0"/>
        <w:spacing w:line="300" w:lineRule="auto"/>
        <w:ind w:firstLineChars="200" w:firstLine="480"/>
        <w:rPr>
          <w:bCs/>
          <w:kern w:val="0"/>
        </w:rPr>
      </w:pPr>
      <w:r w:rsidRPr="00471928">
        <w:t xml:space="preserve">(6) Real-time PCR assay was operated to examine the change of 16S rRNA gene of </w:t>
      </w:r>
      <w:r w:rsidRPr="00471928">
        <w:rPr>
          <w:i/>
        </w:rPr>
        <w:t>Chloroflexi</w:t>
      </w:r>
      <w:r>
        <w:rPr>
          <w:i/>
        </w:rPr>
        <w:t xml:space="preserve"> </w:t>
      </w:r>
      <w:r w:rsidRPr="00471928">
        <w:t xml:space="preserve">(CHL), </w:t>
      </w:r>
      <w:r w:rsidRPr="00471928">
        <w:rPr>
          <w:i/>
        </w:rPr>
        <w:t xml:space="preserve">Dehalococcoides </w:t>
      </w:r>
      <w:r w:rsidRPr="00471928">
        <w:t>(DHC), o-17/DF-1 and two reductive dehalogenase genes (</w:t>
      </w:r>
      <w:r w:rsidRPr="00471928">
        <w:rPr>
          <w:i/>
        </w:rPr>
        <w:t>ardA</w:t>
      </w:r>
      <w:r w:rsidRPr="00471928">
        <w:t xml:space="preserve"> and </w:t>
      </w:r>
      <w:r w:rsidRPr="00471928">
        <w:rPr>
          <w:i/>
        </w:rPr>
        <w:t>rdh</w:t>
      </w:r>
      <w:r w:rsidRPr="00471928">
        <w:t xml:space="preserve">12). </w:t>
      </w:r>
      <w:r w:rsidRPr="00471928">
        <w:rPr>
          <w:i/>
        </w:rPr>
        <w:t>Chloroflexi</w:t>
      </w:r>
      <w:r w:rsidRPr="00471928">
        <w:t xml:space="preserve">, </w:t>
      </w:r>
      <w:r w:rsidRPr="00471928">
        <w:rPr>
          <w:i/>
        </w:rPr>
        <w:t>Dehalococcoides</w:t>
      </w:r>
      <w:r w:rsidRPr="00471928">
        <w:t xml:space="preserve">, </w:t>
      </w:r>
      <w:r w:rsidRPr="00471928">
        <w:rPr>
          <w:i/>
        </w:rPr>
        <w:t>ardA</w:t>
      </w:r>
      <w:r w:rsidRPr="00471928">
        <w:t xml:space="preserve"> and </w:t>
      </w:r>
      <w:r w:rsidRPr="00471928">
        <w:rPr>
          <w:i/>
        </w:rPr>
        <w:t>rdh</w:t>
      </w:r>
      <w:r w:rsidRPr="00471928">
        <w:t xml:space="preserve">12 were increasing </w:t>
      </w:r>
      <w:r w:rsidRPr="00471928">
        <w:rPr>
          <w:bCs/>
          <w:kern w:val="0"/>
        </w:rPr>
        <w:t>along with dechlorination</w:t>
      </w:r>
      <w:r w:rsidRPr="00471928">
        <w:t>.</w:t>
      </w:r>
      <w:r w:rsidRPr="00471928">
        <w:rPr>
          <w:bCs/>
          <w:kern w:val="0"/>
        </w:rPr>
        <w:t xml:space="preserve"> At each sampling time point, the total gene copy numbers were generally T-1&gt;T-Fe&gt;T-S. This coincided with the degree of dechlorination in each set of microcosms. </w:t>
      </w:r>
      <w:r w:rsidRPr="00471928">
        <w:t xml:space="preserve">At week 66, the dechlorination-associated genes/microorganisms (except </w:t>
      </w:r>
      <w:r w:rsidRPr="00471928">
        <w:rPr>
          <w:i/>
        </w:rPr>
        <w:t>o</w:t>
      </w:r>
      <w:r w:rsidRPr="00471928">
        <w:t>-17/DF-1) remained at a high level, indicating a promising potential for further dechlorination.</w:t>
      </w:r>
    </w:p>
    <w:p w14:paraId="3D3B666C" w14:textId="77777777" w:rsidR="00296D36" w:rsidRPr="00471928" w:rsidRDefault="00296D36" w:rsidP="00A95F90">
      <w:pPr>
        <w:adjustRightInd w:val="0"/>
        <w:snapToGrid w:val="0"/>
        <w:spacing w:line="300" w:lineRule="auto"/>
        <w:ind w:firstLineChars="200" w:firstLine="480"/>
      </w:pPr>
      <w:r w:rsidRPr="00471928">
        <w:t xml:space="preserve">(7) </w:t>
      </w:r>
      <w:r w:rsidRPr="00471928">
        <w:rPr>
          <w:i/>
        </w:rPr>
        <w:t>Chloroflexi</w:t>
      </w:r>
      <w:r w:rsidRPr="00471928">
        <w:t xml:space="preserve">, </w:t>
      </w:r>
      <w:r w:rsidRPr="00471928">
        <w:rPr>
          <w:i/>
        </w:rPr>
        <w:t>Dehalococcoides</w:t>
      </w:r>
      <w:r w:rsidRPr="00471928">
        <w:t xml:space="preserve"> 16S rRNA gene can be used to indicate the dechlorination in T-1 </w:t>
      </w:r>
      <w:r>
        <w:t>and</w:t>
      </w:r>
      <w:r w:rsidRPr="00471928">
        <w:t xml:space="preserve"> T-Fe group. </w:t>
      </w:r>
      <w:r w:rsidRPr="00471928">
        <w:rPr>
          <w:i/>
        </w:rPr>
        <w:t>Chloroflexi</w:t>
      </w:r>
      <w:r>
        <w:rPr>
          <w:rFonts w:hint="eastAsia"/>
        </w:rPr>
        <w:t xml:space="preserve"> </w:t>
      </w:r>
      <w:r w:rsidRPr="00471928">
        <w:t xml:space="preserve">can indicate the rapid stage of dechlorination in the </w:t>
      </w:r>
      <w:r w:rsidRPr="00471928">
        <w:rPr>
          <w:bCs/>
          <w:kern w:val="0"/>
        </w:rPr>
        <w:t>T-S group</w:t>
      </w:r>
      <w:r w:rsidRPr="00471928">
        <w:t xml:space="preserve"> while </w:t>
      </w:r>
      <w:r w:rsidRPr="00471928">
        <w:rPr>
          <w:i/>
        </w:rPr>
        <w:t>Dehalococcoides</w:t>
      </w:r>
      <w:r w:rsidRPr="00471928">
        <w:t xml:space="preserve"> cannot. Different from the existing studies, under this experimental condition, </w:t>
      </w:r>
      <w:r w:rsidRPr="00471928">
        <w:rPr>
          <w:i/>
        </w:rPr>
        <w:t>Chloroflexi</w:t>
      </w:r>
      <w:r w:rsidRPr="00471928">
        <w:t xml:space="preserve"> can better indicate the initiation </w:t>
      </w:r>
      <w:r>
        <w:t xml:space="preserve">or rapid </w:t>
      </w:r>
      <w:r w:rsidRPr="00471928">
        <w:t>reaction in dechlorination in T-S and T-Fe group than</w:t>
      </w:r>
      <w:r w:rsidRPr="00471928">
        <w:rPr>
          <w:i/>
        </w:rPr>
        <w:t xml:space="preserve"> Dehalococcoides</w:t>
      </w:r>
      <w:r w:rsidRPr="00471928">
        <w:t xml:space="preserve">, indicating that the specificity of dechlorination is very strong, and the </w:t>
      </w:r>
      <w:r w:rsidRPr="00950D80">
        <w:t>microorganisms/genes</w:t>
      </w:r>
      <w:r w:rsidRPr="00471928">
        <w:t xml:space="preserve"> needs to be adjusted accordingly.</w:t>
      </w:r>
    </w:p>
    <w:p w14:paraId="2AD50850" w14:textId="77777777" w:rsidR="00296D36" w:rsidRPr="00471928" w:rsidRDefault="00296D36" w:rsidP="00A95F90">
      <w:pPr>
        <w:adjustRightInd w:val="0"/>
        <w:snapToGrid w:val="0"/>
        <w:spacing w:line="300" w:lineRule="auto"/>
        <w:ind w:firstLineChars="200" w:firstLine="480"/>
      </w:pPr>
      <w:r w:rsidRPr="00471928">
        <w:t xml:space="preserve">(8) Both the </w:t>
      </w:r>
      <w:r w:rsidRPr="00471928">
        <w:rPr>
          <w:i/>
        </w:rPr>
        <w:t>ardA</w:t>
      </w:r>
      <w:r w:rsidRPr="00471928">
        <w:t xml:space="preserve"> and </w:t>
      </w:r>
      <w:r w:rsidRPr="00471928">
        <w:rPr>
          <w:i/>
        </w:rPr>
        <w:t>rdh</w:t>
      </w:r>
      <w:r w:rsidRPr="00471928">
        <w:t>12 genes can reflect the initiation of dechlorination reaction in T-1 and T-Fe, and the rapid reaction of T-S group. Compared with</w:t>
      </w:r>
      <w:r w:rsidRPr="00471928">
        <w:rPr>
          <w:i/>
        </w:rPr>
        <w:t xml:space="preserve"> Chloroflexi</w:t>
      </w:r>
      <w:r w:rsidRPr="00471928">
        <w:t xml:space="preserve"> and </w:t>
      </w:r>
      <w:r w:rsidRPr="00471928">
        <w:rPr>
          <w:i/>
        </w:rPr>
        <w:t>Dehalococcoides</w:t>
      </w:r>
      <w:r w:rsidRPr="00471928">
        <w:t>, these two</w:t>
      </w:r>
      <w:r w:rsidRPr="00471928">
        <w:rPr>
          <w:rFonts w:cs="Times"/>
          <w:kern w:val="0"/>
        </w:rPr>
        <w:t xml:space="preserve"> reductive-dehalogenase</w:t>
      </w:r>
      <w:r w:rsidRPr="00471928">
        <w:t xml:space="preserve"> genes are more sensitive </w:t>
      </w:r>
      <w:r w:rsidRPr="00471928">
        <w:rPr>
          <w:bCs/>
          <w:kern w:val="0"/>
        </w:rPr>
        <w:t>for indicating dechlorination</w:t>
      </w:r>
      <w:r w:rsidRPr="00471928">
        <w:t xml:space="preserve">. </w:t>
      </w:r>
      <w:r w:rsidRPr="00471928">
        <w:rPr>
          <w:bCs/>
          <w:kern w:val="0"/>
        </w:rPr>
        <w:t xml:space="preserve">Therefore, </w:t>
      </w:r>
      <w:r w:rsidRPr="00471928">
        <w:rPr>
          <w:bCs/>
          <w:i/>
          <w:kern w:val="0"/>
        </w:rPr>
        <w:t>ard</w:t>
      </w:r>
      <w:r w:rsidRPr="00471928">
        <w:rPr>
          <w:bCs/>
          <w:kern w:val="0"/>
        </w:rPr>
        <w:t xml:space="preserve">A and </w:t>
      </w:r>
      <w:r w:rsidRPr="00471928">
        <w:rPr>
          <w:bCs/>
          <w:i/>
          <w:kern w:val="0"/>
        </w:rPr>
        <w:t>rdh</w:t>
      </w:r>
      <w:r w:rsidRPr="00471928">
        <w:rPr>
          <w:bCs/>
          <w:kern w:val="0"/>
        </w:rPr>
        <w:t xml:space="preserve">12 are more likely to be used for the estimation of dechlorination potential </w:t>
      </w:r>
      <w:r w:rsidRPr="00471928">
        <w:rPr>
          <w:bCs/>
          <w:i/>
          <w:kern w:val="0"/>
        </w:rPr>
        <w:t>in-situ</w:t>
      </w:r>
      <w:r w:rsidRPr="00471928">
        <w:rPr>
          <w:bCs/>
          <w:kern w:val="0"/>
        </w:rPr>
        <w:t>.</w:t>
      </w:r>
    </w:p>
    <w:p w14:paraId="49ACBF0D" w14:textId="77777777" w:rsidR="00296D36" w:rsidRPr="00471928" w:rsidRDefault="00296D36" w:rsidP="00A95F90">
      <w:pPr>
        <w:adjustRightInd w:val="0"/>
        <w:snapToGrid w:val="0"/>
        <w:spacing w:line="300" w:lineRule="auto"/>
        <w:ind w:firstLineChars="200" w:firstLine="480"/>
      </w:pPr>
      <w:r w:rsidRPr="00471928">
        <w:t xml:space="preserve">(9) The </w:t>
      </w:r>
      <w:r w:rsidRPr="00471928">
        <w:rPr>
          <w:i/>
        </w:rPr>
        <w:t>ortho</w:t>
      </w:r>
      <w:r w:rsidRPr="00471928">
        <w:t xml:space="preserve"> dechlorination phenomenon of PCBs was found</w:t>
      </w:r>
      <w:r w:rsidRPr="0054627A">
        <w:t xml:space="preserve"> in this experiment</w:t>
      </w:r>
      <w:r w:rsidRPr="00471928">
        <w:t xml:space="preserve">, but the concentration of </w:t>
      </w:r>
      <w:r w:rsidRPr="006E59F9">
        <w:rPr>
          <w:i/>
        </w:rPr>
        <w:t>o</w:t>
      </w:r>
      <w:r w:rsidRPr="00471928">
        <w:t>-17/DF-1 16S rRNA gene</w:t>
      </w:r>
      <w:r>
        <w:t xml:space="preserve"> was very lo</w:t>
      </w:r>
      <w:r>
        <w:rPr>
          <w:rFonts w:hint="eastAsia"/>
        </w:rPr>
        <w:t>w</w:t>
      </w:r>
      <w:r w:rsidRPr="00471928">
        <w:t xml:space="preserve">. It is speculated that there are other unknown strains or enzymes with </w:t>
      </w:r>
      <w:r w:rsidRPr="00471928">
        <w:rPr>
          <w:i/>
        </w:rPr>
        <w:t>ortho</w:t>
      </w:r>
      <w:r w:rsidRPr="00471928">
        <w:t xml:space="preserve"> dechlorination function in </w:t>
      </w:r>
      <w:r>
        <w:t>Taihu Lake</w:t>
      </w:r>
      <w:r w:rsidRPr="00471928">
        <w:t xml:space="preserve"> sediments, which need </w:t>
      </w:r>
      <w:r>
        <w:t>to be studied</w:t>
      </w:r>
      <w:r w:rsidRPr="006E59F9">
        <w:t xml:space="preserve"> </w:t>
      </w:r>
      <w:r>
        <w:t>further</w:t>
      </w:r>
      <w:r w:rsidRPr="00471928">
        <w:t>.</w:t>
      </w:r>
    </w:p>
    <w:p w14:paraId="032A3556" w14:textId="77777777" w:rsidR="00296D36" w:rsidRPr="00950D80" w:rsidRDefault="00296D36" w:rsidP="00A95F90">
      <w:pPr>
        <w:adjustRightInd w:val="0"/>
        <w:snapToGrid w:val="0"/>
        <w:spacing w:line="300" w:lineRule="auto"/>
        <w:ind w:firstLineChars="200" w:firstLine="480"/>
        <w:rPr>
          <w:color w:val="9BBB59"/>
        </w:rPr>
      </w:pPr>
      <w:r w:rsidRPr="00471928">
        <w:t xml:space="preserve">(10) </w:t>
      </w:r>
      <w:r w:rsidRPr="006E59F9">
        <w:t xml:space="preserve">In the environment with high sulfate concentration (about </w:t>
      </w:r>
      <w:r>
        <w:rPr>
          <w:rFonts w:hint="eastAsia"/>
        </w:rPr>
        <w:t>18</w:t>
      </w:r>
      <w:r w:rsidRPr="006E59F9">
        <w:t xml:space="preserve"> mmol/kg</w:t>
      </w:r>
      <w:r>
        <w:rPr>
          <w:rFonts w:hint="eastAsia"/>
        </w:rPr>
        <w:t xml:space="preserve"> slurry</w:t>
      </w:r>
      <w:r w:rsidRPr="006E59F9">
        <w:t xml:space="preserve">) (T-S group), dechlorination indicator microorganisms/genes chosen in this </w:t>
      </w:r>
      <w:r w:rsidRPr="006E59F9">
        <w:lastRenderedPageBreak/>
        <w:t xml:space="preserve">study reflected the dechlorination of PCBs poorly. The specificity of the sediments strongly impacts the dechlorination, indicating that the microorganisms/genes need to be adjusted accordingly. It is presumed that the degradation mechanism of PCBs under sulfate reducing condition is different from the others, and the dechlorination bacteria in T-S group may not belong to </w:t>
      </w:r>
      <w:r w:rsidRPr="006E59F9">
        <w:rPr>
          <w:i/>
        </w:rPr>
        <w:t>Dehalococcoides</w:t>
      </w:r>
      <w:r w:rsidRPr="006E59F9">
        <w:t>. The dechlorination indicator microorganisms/genes need to be further sought in the sulfate-reducing bacteria and other related microorganisms.</w:t>
      </w:r>
    </w:p>
    <w:p w14:paraId="054CCF08" w14:textId="77777777" w:rsidR="00296D36" w:rsidRPr="00BE2DC6" w:rsidRDefault="00296D36" w:rsidP="00A95F90">
      <w:pPr>
        <w:spacing w:line="300" w:lineRule="auto"/>
        <w:rPr>
          <w:b/>
        </w:rPr>
      </w:pPr>
      <w:r w:rsidRPr="00BE2DC6">
        <w:rPr>
          <w:b/>
        </w:rPr>
        <w:t xml:space="preserve">Keywords: polychlorinated biphenyls, anaerobic dechlorination, </w:t>
      </w:r>
      <w:r>
        <w:rPr>
          <w:rFonts w:hint="eastAsia"/>
          <w:b/>
        </w:rPr>
        <w:t>sediment</w:t>
      </w:r>
      <w:r w:rsidRPr="00BE2DC6">
        <w:rPr>
          <w:b/>
        </w:rPr>
        <w:t>, microbial community</w:t>
      </w:r>
      <w:r>
        <w:rPr>
          <w:rFonts w:hint="eastAsia"/>
          <w:b/>
        </w:rPr>
        <w:t>，</w:t>
      </w:r>
      <w:r>
        <w:rPr>
          <w:rFonts w:hint="eastAsia"/>
          <w:b/>
        </w:rPr>
        <w:t>gene</w:t>
      </w:r>
    </w:p>
    <w:p w14:paraId="6EAF0E84" w14:textId="77777777" w:rsidR="00296D36" w:rsidRDefault="00296D36" w:rsidP="00A95F90">
      <w:pPr>
        <w:widowControl/>
        <w:snapToGrid w:val="0"/>
        <w:jc w:val="left"/>
        <w:sectPr w:rsidR="00296D36" w:rsidSect="00A95F90">
          <w:headerReference w:type="even" r:id="rId30"/>
          <w:headerReference w:type="default" r:id="rId31"/>
          <w:pgSz w:w="11900" w:h="16840"/>
          <w:pgMar w:top="1440" w:right="1800" w:bottom="1440" w:left="1800" w:header="851" w:footer="992" w:gutter="0"/>
          <w:pgNumType w:fmt="upperRoman" w:start="4"/>
          <w:cols w:space="425"/>
          <w:docGrid w:type="lines" w:linePitch="312"/>
        </w:sectPr>
      </w:pPr>
    </w:p>
    <w:p w14:paraId="4CCCE005" w14:textId="77777777" w:rsidR="00296D36" w:rsidRDefault="00296D36" w:rsidP="00A95F90">
      <w:pPr>
        <w:pStyle w:val="12"/>
        <w:tabs>
          <w:tab w:val="right" w:leader="dot" w:pos="8290"/>
        </w:tabs>
        <w:jc w:val="center"/>
        <w:rPr>
          <w:rFonts w:ascii="Calibri" w:hAnsi="Calibri"/>
          <w:caps/>
        </w:rPr>
      </w:pPr>
      <w:r w:rsidRPr="00156B4E">
        <w:rPr>
          <w:rFonts w:ascii="黑体" w:eastAsia="黑体" w:hAnsi="黑体" w:hint="eastAsia"/>
          <w:b w:val="0"/>
          <w:bCs/>
          <w:sz w:val="32"/>
          <w:szCs w:val="32"/>
        </w:rPr>
        <w:lastRenderedPageBreak/>
        <w:t>目录</w:t>
      </w:r>
    </w:p>
    <w:p w14:paraId="6ABAF71B" w14:textId="77777777" w:rsidR="00296D36" w:rsidRPr="00D14D80" w:rsidRDefault="005365B7" w:rsidP="00A95F90">
      <w:pPr>
        <w:pStyle w:val="12"/>
        <w:tabs>
          <w:tab w:val="right" w:leader="dot" w:pos="8290"/>
        </w:tabs>
        <w:spacing w:line="300" w:lineRule="auto"/>
        <w:rPr>
          <w:rFonts w:ascii="Times New Roman" w:eastAsiaTheme="minorEastAsia" w:hAnsi="Times New Roman" w:cstheme="minorBidi"/>
          <w:b w:val="0"/>
          <w:noProof/>
        </w:rPr>
      </w:pPr>
      <w:r w:rsidRPr="00D14D80">
        <w:rPr>
          <w:rFonts w:ascii="Times New Roman" w:eastAsiaTheme="minorEastAsia" w:hAnsi="Times New Roman"/>
          <w:bCs/>
          <w:caps/>
        </w:rPr>
        <w:fldChar w:fldCharType="begin"/>
      </w:r>
      <w:r w:rsidR="00296D36" w:rsidRPr="00D14D80">
        <w:rPr>
          <w:rFonts w:ascii="Times New Roman" w:eastAsiaTheme="minorEastAsia" w:hAnsi="Times New Roman"/>
          <w:bCs/>
          <w:caps/>
        </w:rPr>
        <w:instrText xml:space="preserve"> TOC \o "1-4" </w:instrText>
      </w:r>
      <w:r w:rsidRPr="00D14D80">
        <w:rPr>
          <w:rFonts w:ascii="Times New Roman" w:eastAsiaTheme="minorEastAsia" w:hAnsi="Times New Roman"/>
          <w:bCs/>
          <w:caps/>
        </w:rPr>
        <w:fldChar w:fldCharType="separate"/>
      </w:r>
      <w:r w:rsidR="00296D36" w:rsidRPr="00D14D80">
        <w:rPr>
          <w:rFonts w:ascii="Times New Roman" w:eastAsiaTheme="minorEastAsia" w:hAnsi="Times New Roman" w:hint="eastAsia"/>
          <w:noProof/>
        </w:rPr>
        <w:t>摘要</w:t>
      </w:r>
      <w:r w:rsidR="00296D36" w:rsidRPr="00D14D80">
        <w:rPr>
          <w:rFonts w:ascii="Times New Roman" w:eastAsiaTheme="minorEastAsia" w:hAnsi="Times New Roman"/>
          <w:noProof/>
        </w:rPr>
        <w:tab/>
      </w:r>
      <w:r w:rsidRPr="00D14D80">
        <w:rPr>
          <w:rFonts w:ascii="Times New Roman" w:eastAsiaTheme="minorEastAsia" w:hAnsi="Times New Roman"/>
          <w:noProof/>
        </w:rPr>
        <w:fldChar w:fldCharType="begin"/>
      </w:r>
      <w:r w:rsidR="00296D36" w:rsidRPr="00D14D80">
        <w:rPr>
          <w:rFonts w:ascii="Times New Roman" w:eastAsiaTheme="minorEastAsia" w:hAnsi="Times New Roman"/>
          <w:noProof/>
        </w:rPr>
        <w:instrText xml:space="preserve"> PAGEREF _Toc346463064 \h </w:instrText>
      </w:r>
      <w:r w:rsidRPr="00D14D80">
        <w:rPr>
          <w:rFonts w:ascii="Times New Roman" w:eastAsiaTheme="minorEastAsia" w:hAnsi="Times New Roman"/>
          <w:noProof/>
        </w:rPr>
      </w:r>
      <w:r w:rsidRPr="00D14D80">
        <w:rPr>
          <w:rFonts w:ascii="Times New Roman" w:eastAsiaTheme="minorEastAsia" w:hAnsi="Times New Roman"/>
          <w:noProof/>
        </w:rPr>
        <w:fldChar w:fldCharType="separate"/>
      </w:r>
      <w:r w:rsidR="00296D36">
        <w:rPr>
          <w:rFonts w:ascii="Times New Roman" w:eastAsiaTheme="minorEastAsia" w:hAnsi="Times New Roman"/>
          <w:noProof/>
        </w:rPr>
        <w:t>I</w:t>
      </w:r>
      <w:r w:rsidRPr="00D14D80">
        <w:rPr>
          <w:rFonts w:ascii="Times New Roman" w:eastAsiaTheme="minorEastAsia" w:hAnsi="Times New Roman"/>
          <w:noProof/>
        </w:rPr>
        <w:fldChar w:fldCharType="end"/>
      </w:r>
    </w:p>
    <w:p w14:paraId="21A6B81A" w14:textId="77777777" w:rsidR="00296D36" w:rsidRPr="00D14D80" w:rsidRDefault="00296D36" w:rsidP="00A95F90">
      <w:pPr>
        <w:pStyle w:val="12"/>
        <w:tabs>
          <w:tab w:val="right" w:leader="dot" w:pos="8290"/>
        </w:tabs>
        <w:spacing w:line="300" w:lineRule="auto"/>
        <w:rPr>
          <w:rFonts w:ascii="Times New Roman" w:eastAsiaTheme="minorEastAsia" w:hAnsi="Times New Roman" w:cstheme="minorBidi"/>
          <w:b w:val="0"/>
          <w:noProof/>
        </w:rPr>
      </w:pPr>
      <w:r w:rsidRPr="00D14D80">
        <w:rPr>
          <w:rFonts w:ascii="Times New Roman" w:eastAsiaTheme="minorEastAsia" w:hAnsi="Times New Roman"/>
          <w:noProof/>
        </w:rPr>
        <w:t>Abstract</w:t>
      </w:r>
      <w:r w:rsidRPr="00D14D80">
        <w:rPr>
          <w:rFonts w:ascii="Times New Roman" w:eastAsiaTheme="minorEastAsia" w:hAnsi="Times New Roman"/>
          <w:noProof/>
        </w:rPr>
        <w:tab/>
      </w:r>
      <w:r w:rsidR="005365B7" w:rsidRPr="00D14D80">
        <w:rPr>
          <w:rFonts w:ascii="Times New Roman" w:eastAsiaTheme="minorEastAsia" w:hAnsi="Times New Roman"/>
          <w:noProof/>
        </w:rPr>
        <w:fldChar w:fldCharType="begin"/>
      </w:r>
      <w:r w:rsidRPr="00D14D80">
        <w:rPr>
          <w:rFonts w:ascii="Times New Roman" w:eastAsiaTheme="minorEastAsia" w:hAnsi="Times New Roman"/>
          <w:noProof/>
        </w:rPr>
        <w:instrText xml:space="preserve"> PAGEREF _Toc346463065 \h </w:instrText>
      </w:r>
      <w:r w:rsidR="005365B7" w:rsidRPr="00D14D80">
        <w:rPr>
          <w:rFonts w:ascii="Times New Roman" w:eastAsiaTheme="minorEastAsia" w:hAnsi="Times New Roman"/>
          <w:noProof/>
        </w:rPr>
      </w:r>
      <w:r w:rsidR="005365B7" w:rsidRPr="00D14D80">
        <w:rPr>
          <w:rFonts w:ascii="Times New Roman" w:eastAsiaTheme="minorEastAsia" w:hAnsi="Times New Roman"/>
          <w:noProof/>
        </w:rPr>
        <w:fldChar w:fldCharType="separate"/>
      </w:r>
      <w:r>
        <w:rPr>
          <w:rFonts w:ascii="Times New Roman" w:eastAsiaTheme="minorEastAsia" w:hAnsi="Times New Roman"/>
          <w:noProof/>
        </w:rPr>
        <w:t>IV</w:t>
      </w:r>
      <w:r w:rsidR="005365B7" w:rsidRPr="00D14D80">
        <w:rPr>
          <w:rFonts w:ascii="Times New Roman" w:eastAsiaTheme="minorEastAsia" w:hAnsi="Times New Roman"/>
          <w:noProof/>
        </w:rPr>
        <w:fldChar w:fldCharType="end"/>
      </w:r>
    </w:p>
    <w:p w14:paraId="13F18980" w14:textId="77777777" w:rsidR="00296D36" w:rsidRPr="00D14D80" w:rsidRDefault="00296D36" w:rsidP="00A95F90">
      <w:pPr>
        <w:pStyle w:val="20"/>
        <w:tabs>
          <w:tab w:val="right" w:leader="dot" w:pos="8290"/>
        </w:tabs>
        <w:spacing w:line="300" w:lineRule="auto"/>
        <w:rPr>
          <w:rFonts w:ascii="Times New Roman" w:eastAsiaTheme="minorEastAsia" w:hAnsi="Times New Roman" w:cstheme="minorBidi"/>
          <w:b w:val="0"/>
          <w:noProof/>
          <w:sz w:val="24"/>
          <w:szCs w:val="24"/>
        </w:rPr>
      </w:pPr>
      <w:r w:rsidRPr="00D14D80">
        <w:rPr>
          <w:rFonts w:ascii="Times New Roman" w:eastAsiaTheme="minorEastAsia" w:hAnsi="Times New Roman" w:hint="eastAsia"/>
          <w:noProof/>
          <w:sz w:val="24"/>
          <w:szCs w:val="24"/>
        </w:rPr>
        <w:t>第一章</w:t>
      </w:r>
      <w:r w:rsidRPr="00D14D80">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绪论</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_Toc346463066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w:t>
      </w:r>
      <w:r w:rsidR="005365B7" w:rsidRPr="00D14D80">
        <w:rPr>
          <w:rFonts w:ascii="Times New Roman" w:eastAsiaTheme="minorEastAsia" w:hAnsi="Times New Roman"/>
          <w:noProof/>
          <w:sz w:val="24"/>
          <w:szCs w:val="24"/>
        </w:rPr>
        <w:fldChar w:fldCharType="end"/>
      </w:r>
    </w:p>
    <w:p w14:paraId="3434B4FD"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1.1 </w:t>
      </w:r>
      <w:r w:rsidRPr="00D14D80">
        <w:rPr>
          <w:rFonts w:ascii="Times New Roman" w:eastAsiaTheme="minorEastAsia" w:hAnsi="Times New Roman" w:hint="eastAsia"/>
          <w:noProof/>
          <w:sz w:val="24"/>
          <w:szCs w:val="24"/>
        </w:rPr>
        <w:t>底泥中多氯联苯污染现状</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_Toc346463067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w:t>
      </w:r>
      <w:r w:rsidR="005365B7" w:rsidRPr="00D14D80">
        <w:rPr>
          <w:rFonts w:ascii="Times New Roman" w:eastAsiaTheme="minorEastAsia" w:hAnsi="Times New Roman"/>
          <w:noProof/>
          <w:sz w:val="24"/>
          <w:szCs w:val="24"/>
        </w:rPr>
        <w:fldChar w:fldCharType="end"/>
      </w:r>
    </w:p>
    <w:p w14:paraId="65101E4E"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1.1.1 </w:t>
      </w:r>
      <w:r w:rsidRPr="00D14D80">
        <w:rPr>
          <w:rFonts w:ascii="Times New Roman" w:eastAsiaTheme="minorEastAsia" w:hAnsi="Times New Roman" w:hint="eastAsia"/>
          <w:noProof/>
          <w:sz w:val="24"/>
          <w:szCs w:val="24"/>
        </w:rPr>
        <w:t>多氯联苯基本性质</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_Toc346463068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w:t>
      </w:r>
      <w:r w:rsidR="005365B7" w:rsidRPr="00D14D80">
        <w:rPr>
          <w:rFonts w:ascii="Times New Roman" w:eastAsiaTheme="minorEastAsia" w:hAnsi="Times New Roman"/>
          <w:noProof/>
          <w:sz w:val="24"/>
          <w:szCs w:val="24"/>
        </w:rPr>
        <w:fldChar w:fldCharType="end"/>
      </w:r>
    </w:p>
    <w:p w14:paraId="366792B8"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1.1.2 </w:t>
      </w:r>
      <w:r w:rsidRPr="00D14D80">
        <w:rPr>
          <w:rFonts w:ascii="Times New Roman" w:eastAsiaTheme="minorEastAsia" w:hAnsi="Times New Roman" w:hint="eastAsia"/>
          <w:noProof/>
          <w:sz w:val="24"/>
          <w:szCs w:val="24"/>
        </w:rPr>
        <w:t>中国底泥中多氯联苯污染现状</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_Toc346463069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w:t>
      </w:r>
      <w:r w:rsidR="005365B7" w:rsidRPr="00D14D80">
        <w:rPr>
          <w:rFonts w:ascii="Times New Roman" w:eastAsiaTheme="minorEastAsia" w:hAnsi="Times New Roman"/>
          <w:noProof/>
          <w:sz w:val="24"/>
          <w:szCs w:val="24"/>
        </w:rPr>
        <w:fldChar w:fldCharType="end"/>
      </w:r>
    </w:p>
    <w:p w14:paraId="3E746467"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1.2</w:t>
      </w:r>
      <w:r>
        <w:rPr>
          <w:rFonts w:ascii="Times New Roman" w:eastAsiaTheme="minorEastAsia" w:hAnsi="Times New Roman" w:hint="eastAsia"/>
          <w:noProof/>
          <w:sz w:val="24"/>
          <w:szCs w:val="24"/>
        </w:rPr>
        <w:t xml:space="preserve"> </w:t>
      </w:r>
      <w:r w:rsidRPr="00D14D80">
        <w:rPr>
          <w:rFonts w:ascii="Times New Roman" w:eastAsiaTheme="minorEastAsia" w:hAnsi="Times New Roman" w:hint="eastAsia"/>
          <w:noProof/>
          <w:sz w:val="24"/>
          <w:szCs w:val="24"/>
        </w:rPr>
        <w:t>微生物群落研究的分子生物学方法</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_Toc346463070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w:t>
      </w:r>
      <w:r w:rsidR="005365B7" w:rsidRPr="00D14D80">
        <w:rPr>
          <w:rFonts w:ascii="Times New Roman" w:eastAsiaTheme="minorEastAsia" w:hAnsi="Times New Roman"/>
          <w:noProof/>
          <w:sz w:val="24"/>
          <w:szCs w:val="24"/>
        </w:rPr>
        <w:fldChar w:fldCharType="end"/>
      </w:r>
    </w:p>
    <w:p w14:paraId="123C88CE"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1.2.1 </w:t>
      </w:r>
      <w:r w:rsidRPr="00D14D80">
        <w:rPr>
          <w:rFonts w:ascii="Times New Roman" w:eastAsiaTheme="minorEastAsia" w:hAnsi="Times New Roman" w:hint="eastAsia"/>
          <w:noProof/>
          <w:sz w:val="24"/>
          <w:szCs w:val="24"/>
        </w:rPr>
        <w:t>实时荧光定量</w:t>
      </w:r>
      <w:r w:rsidRPr="00D14D80">
        <w:rPr>
          <w:rFonts w:ascii="Times New Roman" w:eastAsiaTheme="minorEastAsia" w:hAnsi="Times New Roman"/>
          <w:noProof/>
          <w:sz w:val="24"/>
          <w:szCs w:val="24"/>
        </w:rPr>
        <w:t>PCR</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_Toc346463071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3</w:t>
      </w:r>
      <w:r w:rsidR="005365B7" w:rsidRPr="00D14D80">
        <w:rPr>
          <w:rFonts w:ascii="Times New Roman" w:eastAsiaTheme="minorEastAsia" w:hAnsi="Times New Roman"/>
          <w:noProof/>
          <w:sz w:val="24"/>
          <w:szCs w:val="24"/>
        </w:rPr>
        <w:fldChar w:fldCharType="end"/>
      </w:r>
    </w:p>
    <w:p w14:paraId="375901F5"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1.2.2 </w:t>
      </w:r>
      <w:r w:rsidRPr="00D14D80">
        <w:rPr>
          <w:rFonts w:ascii="Times New Roman" w:eastAsiaTheme="minorEastAsia" w:hAnsi="Times New Roman" w:hint="eastAsia"/>
          <w:noProof/>
          <w:sz w:val="24"/>
          <w:szCs w:val="24"/>
        </w:rPr>
        <w:t>高通量测序</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_Toc346463072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3</w:t>
      </w:r>
      <w:r w:rsidR="005365B7" w:rsidRPr="00D14D80">
        <w:rPr>
          <w:rFonts w:ascii="Times New Roman" w:eastAsiaTheme="minorEastAsia" w:hAnsi="Times New Roman"/>
          <w:noProof/>
          <w:sz w:val="24"/>
          <w:szCs w:val="24"/>
        </w:rPr>
        <w:fldChar w:fldCharType="end"/>
      </w:r>
    </w:p>
    <w:p w14:paraId="6CACD38A"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1.3 </w:t>
      </w:r>
      <w:r w:rsidRPr="00D14D80">
        <w:rPr>
          <w:rFonts w:ascii="Times New Roman" w:eastAsiaTheme="minorEastAsia" w:hAnsi="Times New Roman" w:hint="eastAsia"/>
          <w:noProof/>
          <w:sz w:val="24"/>
          <w:szCs w:val="24"/>
        </w:rPr>
        <w:t>多氯联苯微生物降解研究进展</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_Toc346463073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w:t>
      </w:r>
      <w:r w:rsidR="005365B7" w:rsidRPr="00D14D80">
        <w:rPr>
          <w:rFonts w:ascii="Times New Roman" w:eastAsiaTheme="minorEastAsia" w:hAnsi="Times New Roman"/>
          <w:noProof/>
          <w:sz w:val="24"/>
          <w:szCs w:val="24"/>
        </w:rPr>
        <w:fldChar w:fldCharType="end"/>
      </w:r>
    </w:p>
    <w:p w14:paraId="3D3C5689"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1.3.1</w:t>
      </w:r>
      <w:r>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多氯联苯的好氧降解</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_Toc346463074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w:t>
      </w:r>
      <w:r w:rsidR="005365B7" w:rsidRPr="00D14D80">
        <w:rPr>
          <w:rFonts w:ascii="Times New Roman" w:eastAsiaTheme="minorEastAsia" w:hAnsi="Times New Roman"/>
          <w:noProof/>
          <w:sz w:val="24"/>
          <w:szCs w:val="24"/>
        </w:rPr>
        <w:fldChar w:fldCharType="end"/>
      </w:r>
    </w:p>
    <w:p w14:paraId="4ED093EB"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1.3.2</w:t>
      </w:r>
      <w:r>
        <w:rPr>
          <w:rFonts w:ascii="Times New Roman" w:eastAsiaTheme="minorEastAsia" w:hAnsi="Times New Roman"/>
          <w:noProof/>
          <w:sz w:val="24"/>
          <w:szCs w:val="24"/>
        </w:rPr>
        <w:t xml:space="preserve"> </w:t>
      </w:r>
      <w:r>
        <w:rPr>
          <w:rFonts w:ascii="Times New Roman" w:eastAsiaTheme="minorEastAsia" w:hAnsi="Times New Roman" w:hint="eastAsia"/>
          <w:noProof/>
          <w:sz w:val="24"/>
          <w:szCs w:val="24"/>
        </w:rPr>
        <w:t>多氯联苯的厌氧脱氯</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_Toc346463075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w:t>
      </w:r>
      <w:r w:rsidR="005365B7" w:rsidRPr="00D14D80">
        <w:rPr>
          <w:rFonts w:ascii="Times New Roman" w:eastAsiaTheme="minorEastAsia" w:hAnsi="Times New Roman"/>
          <w:noProof/>
          <w:sz w:val="24"/>
          <w:szCs w:val="24"/>
        </w:rPr>
        <w:fldChar w:fldCharType="end"/>
      </w:r>
    </w:p>
    <w:p w14:paraId="32C78985"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1.4 </w:t>
      </w:r>
      <w:r w:rsidRPr="00D14D80">
        <w:rPr>
          <w:rFonts w:ascii="Times New Roman" w:eastAsiaTheme="minorEastAsia" w:hAnsi="Times New Roman" w:hint="eastAsia"/>
          <w:noProof/>
          <w:sz w:val="24"/>
          <w:szCs w:val="24"/>
        </w:rPr>
        <w:t>研究目的及意义</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_Toc346463076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6</w:t>
      </w:r>
      <w:r w:rsidR="005365B7" w:rsidRPr="00D14D80">
        <w:rPr>
          <w:rFonts w:ascii="Times New Roman" w:eastAsiaTheme="minorEastAsia" w:hAnsi="Times New Roman"/>
          <w:noProof/>
          <w:sz w:val="24"/>
          <w:szCs w:val="24"/>
        </w:rPr>
        <w:fldChar w:fldCharType="end"/>
      </w:r>
    </w:p>
    <w:p w14:paraId="2BF3836B"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1.5 </w:t>
      </w:r>
      <w:r w:rsidRPr="00D14D80">
        <w:rPr>
          <w:rFonts w:ascii="Times New Roman" w:eastAsiaTheme="minorEastAsia" w:hAnsi="Times New Roman" w:hint="eastAsia"/>
          <w:noProof/>
          <w:sz w:val="24"/>
          <w:szCs w:val="24"/>
        </w:rPr>
        <w:t>研究内容及技术路线</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_Toc346463077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6</w:t>
      </w:r>
      <w:r w:rsidR="005365B7" w:rsidRPr="00D14D80">
        <w:rPr>
          <w:rFonts w:ascii="Times New Roman" w:eastAsiaTheme="minorEastAsia" w:hAnsi="Times New Roman"/>
          <w:noProof/>
          <w:sz w:val="24"/>
          <w:szCs w:val="24"/>
        </w:rPr>
        <w:fldChar w:fldCharType="end"/>
      </w:r>
    </w:p>
    <w:p w14:paraId="38055A04" w14:textId="77777777" w:rsidR="00296D36" w:rsidRPr="00D14D80" w:rsidRDefault="00296D36" w:rsidP="00A95F90">
      <w:pPr>
        <w:pStyle w:val="20"/>
        <w:tabs>
          <w:tab w:val="right" w:leader="dot" w:pos="8290"/>
        </w:tabs>
        <w:spacing w:line="300" w:lineRule="auto"/>
        <w:rPr>
          <w:rFonts w:ascii="Times New Roman" w:eastAsiaTheme="minorEastAsia" w:hAnsi="Times New Roman" w:cstheme="minorBidi"/>
          <w:b w:val="0"/>
          <w:noProof/>
          <w:sz w:val="24"/>
          <w:szCs w:val="24"/>
        </w:rPr>
      </w:pPr>
      <w:r w:rsidRPr="00D14D80">
        <w:rPr>
          <w:rFonts w:ascii="Times New Roman" w:eastAsiaTheme="minorEastAsia" w:hAnsi="Times New Roman" w:hint="eastAsia"/>
          <w:noProof/>
          <w:sz w:val="24"/>
          <w:szCs w:val="24"/>
        </w:rPr>
        <w:t>第二章</w:t>
      </w:r>
      <w:r w:rsidRPr="00D14D80">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材料与方法</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_Toc346463078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8</w:t>
      </w:r>
      <w:r w:rsidR="005365B7" w:rsidRPr="00D14D80">
        <w:rPr>
          <w:rFonts w:ascii="Times New Roman" w:eastAsiaTheme="minorEastAsia" w:hAnsi="Times New Roman"/>
          <w:noProof/>
          <w:sz w:val="24"/>
          <w:szCs w:val="24"/>
        </w:rPr>
        <w:fldChar w:fldCharType="end"/>
      </w:r>
    </w:p>
    <w:p w14:paraId="405B237F"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2.1 </w:t>
      </w:r>
      <w:r w:rsidRPr="00D14D80">
        <w:rPr>
          <w:rFonts w:ascii="Times New Roman" w:eastAsiaTheme="minorEastAsia" w:hAnsi="Times New Roman" w:hint="eastAsia"/>
          <w:noProof/>
          <w:sz w:val="24"/>
          <w:szCs w:val="24"/>
        </w:rPr>
        <w:t>底泥微环境</w:t>
      </w:r>
      <w:r w:rsidRPr="00D14D80">
        <w:rPr>
          <w:rFonts w:ascii="Times New Roman" w:eastAsiaTheme="minorEastAsia" w:hAnsi="Times New Roman"/>
          <w:noProof/>
          <w:sz w:val="24"/>
          <w:szCs w:val="24"/>
        </w:rPr>
        <w:t>PCB</w:t>
      </w:r>
      <w:r>
        <w:rPr>
          <w:rFonts w:ascii="Times New Roman" w:eastAsiaTheme="minorEastAsia" w:hAnsi="Times New Roman" w:hint="eastAsia"/>
          <w:noProof/>
          <w:sz w:val="24"/>
          <w:szCs w:val="24"/>
        </w:rPr>
        <w:t>单体测定</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_Toc346463079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8</w:t>
      </w:r>
      <w:r w:rsidR="005365B7" w:rsidRPr="00D14D80">
        <w:rPr>
          <w:rFonts w:ascii="Times New Roman" w:eastAsiaTheme="minorEastAsia" w:hAnsi="Times New Roman"/>
          <w:noProof/>
          <w:sz w:val="24"/>
          <w:szCs w:val="24"/>
        </w:rPr>
        <w:fldChar w:fldCharType="end"/>
      </w:r>
    </w:p>
    <w:p w14:paraId="036D8307" w14:textId="77777777" w:rsidR="00296D36" w:rsidRPr="00D14D80" w:rsidRDefault="00296D36" w:rsidP="00296F7A">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2.1.1 </w:t>
      </w:r>
      <w:r w:rsidRPr="00D14D80">
        <w:rPr>
          <w:rFonts w:ascii="Times New Roman" w:eastAsiaTheme="minorEastAsia" w:hAnsi="Times New Roman" w:hint="eastAsia"/>
          <w:noProof/>
          <w:sz w:val="24"/>
          <w:szCs w:val="24"/>
        </w:rPr>
        <w:t>实验材料</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_Toc346463080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8</w:t>
      </w:r>
      <w:r w:rsidR="005365B7" w:rsidRPr="00D14D80">
        <w:rPr>
          <w:rFonts w:ascii="Times New Roman" w:eastAsiaTheme="minorEastAsia" w:hAnsi="Times New Roman"/>
          <w:noProof/>
          <w:sz w:val="24"/>
          <w:szCs w:val="24"/>
        </w:rPr>
        <w:fldChar w:fldCharType="end"/>
      </w:r>
    </w:p>
    <w:p w14:paraId="1B484663"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2.1.2 </w:t>
      </w:r>
      <w:r w:rsidRPr="00D14D80">
        <w:rPr>
          <w:rFonts w:ascii="Times New Roman" w:eastAsiaTheme="minorEastAsia" w:hAnsi="Times New Roman" w:hint="eastAsia"/>
          <w:noProof/>
          <w:sz w:val="24"/>
          <w:szCs w:val="24"/>
        </w:rPr>
        <w:t>实验设置</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_Toc346463083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10</w:t>
      </w:r>
      <w:r w:rsidR="005365B7" w:rsidRPr="00D14D80">
        <w:rPr>
          <w:rFonts w:ascii="Times New Roman" w:eastAsiaTheme="minorEastAsia" w:hAnsi="Times New Roman"/>
          <w:noProof/>
          <w:sz w:val="24"/>
          <w:szCs w:val="24"/>
        </w:rPr>
        <w:fldChar w:fldCharType="end"/>
      </w:r>
    </w:p>
    <w:p w14:paraId="3EC10933"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2.1.3</w:t>
      </w:r>
      <w:r>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实验方法</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_Toc346463084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11</w:t>
      </w:r>
      <w:r w:rsidR="005365B7" w:rsidRPr="00D14D80">
        <w:rPr>
          <w:rFonts w:ascii="Times New Roman" w:eastAsiaTheme="minorEastAsia" w:hAnsi="Times New Roman"/>
          <w:noProof/>
          <w:sz w:val="24"/>
          <w:szCs w:val="24"/>
        </w:rPr>
        <w:fldChar w:fldCharType="end"/>
      </w:r>
    </w:p>
    <w:p w14:paraId="0E8ABD13"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2.2 </w:t>
      </w:r>
      <w:r w:rsidRPr="00D14D80">
        <w:rPr>
          <w:rFonts w:ascii="Times New Roman" w:eastAsiaTheme="minorEastAsia" w:hAnsi="Times New Roman" w:hint="eastAsia"/>
          <w:noProof/>
          <w:sz w:val="24"/>
          <w:szCs w:val="24"/>
        </w:rPr>
        <w:t>底泥微环境微生物高通量测序</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_Toc346463087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11</w:t>
      </w:r>
      <w:r w:rsidR="005365B7" w:rsidRPr="00D14D80">
        <w:rPr>
          <w:rFonts w:ascii="Times New Roman" w:eastAsiaTheme="minorEastAsia" w:hAnsi="Times New Roman"/>
          <w:noProof/>
          <w:sz w:val="24"/>
          <w:szCs w:val="24"/>
        </w:rPr>
        <w:fldChar w:fldCharType="end"/>
      </w:r>
    </w:p>
    <w:p w14:paraId="7B8449AE"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2.2.1 </w:t>
      </w:r>
      <w:r w:rsidRPr="00D14D80">
        <w:rPr>
          <w:rFonts w:ascii="Times New Roman" w:eastAsiaTheme="minorEastAsia" w:hAnsi="Times New Roman" w:hint="eastAsia"/>
          <w:noProof/>
          <w:sz w:val="24"/>
          <w:szCs w:val="24"/>
        </w:rPr>
        <w:t>实验材料</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_Toc346463088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11</w:t>
      </w:r>
      <w:r w:rsidR="005365B7" w:rsidRPr="00D14D80">
        <w:rPr>
          <w:rFonts w:ascii="Times New Roman" w:eastAsiaTheme="minorEastAsia" w:hAnsi="Times New Roman"/>
          <w:noProof/>
          <w:sz w:val="24"/>
          <w:szCs w:val="24"/>
        </w:rPr>
        <w:fldChar w:fldCharType="end"/>
      </w:r>
    </w:p>
    <w:p w14:paraId="1D0B98DE"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2.2.2 </w:t>
      </w:r>
      <w:r w:rsidRPr="00D14D80">
        <w:rPr>
          <w:rFonts w:ascii="Times New Roman" w:eastAsiaTheme="minorEastAsia" w:hAnsi="Times New Roman" w:hint="eastAsia"/>
          <w:noProof/>
          <w:sz w:val="24"/>
          <w:szCs w:val="24"/>
        </w:rPr>
        <w:t>实验方法</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_Toc346463089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12</w:t>
      </w:r>
      <w:r w:rsidR="005365B7" w:rsidRPr="00D14D80">
        <w:rPr>
          <w:rFonts w:ascii="Times New Roman" w:eastAsiaTheme="minorEastAsia" w:hAnsi="Times New Roman"/>
          <w:noProof/>
          <w:sz w:val="24"/>
          <w:szCs w:val="24"/>
        </w:rPr>
        <w:fldChar w:fldCharType="end"/>
      </w:r>
    </w:p>
    <w:p w14:paraId="60F42B7A"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2.3 </w:t>
      </w:r>
      <w:r w:rsidRPr="00D14D80">
        <w:rPr>
          <w:rFonts w:ascii="Times New Roman" w:eastAsiaTheme="minorEastAsia" w:hAnsi="Times New Roman" w:hint="eastAsia"/>
          <w:noProof/>
          <w:sz w:val="24"/>
          <w:szCs w:val="24"/>
        </w:rPr>
        <w:t>底泥微环境微生物实时荧光定量</w:t>
      </w:r>
      <w:r w:rsidRPr="00D14D80">
        <w:rPr>
          <w:rFonts w:ascii="Times New Roman" w:eastAsiaTheme="minorEastAsia" w:hAnsi="Times New Roman"/>
          <w:noProof/>
          <w:sz w:val="24"/>
          <w:szCs w:val="24"/>
        </w:rPr>
        <w:t>PCR</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_Toc346463093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13</w:t>
      </w:r>
      <w:r w:rsidR="005365B7" w:rsidRPr="00D14D80">
        <w:rPr>
          <w:rFonts w:ascii="Times New Roman" w:eastAsiaTheme="minorEastAsia" w:hAnsi="Times New Roman"/>
          <w:noProof/>
          <w:sz w:val="24"/>
          <w:szCs w:val="24"/>
        </w:rPr>
        <w:fldChar w:fldCharType="end"/>
      </w:r>
    </w:p>
    <w:p w14:paraId="1234D551" w14:textId="77777777" w:rsidR="00296D36" w:rsidRPr="00D14D80" w:rsidRDefault="00296D36" w:rsidP="00296F7A">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2.3.1 </w:t>
      </w:r>
      <w:r w:rsidRPr="00D14D80">
        <w:rPr>
          <w:rFonts w:ascii="Times New Roman" w:eastAsiaTheme="minorEastAsia" w:hAnsi="Times New Roman" w:hint="eastAsia"/>
          <w:noProof/>
          <w:sz w:val="24"/>
          <w:szCs w:val="24"/>
        </w:rPr>
        <w:t>实验材料</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_Toc346463094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13</w:t>
      </w:r>
      <w:r w:rsidR="005365B7" w:rsidRPr="00D14D80">
        <w:rPr>
          <w:rFonts w:ascii="Times New Roman" w:eastAsiaTheme="minorEastAsia" w:hAnsi="Times New Roman"/>
          <w:noProof/>
          <w:sz w:val="24"/>
          <w:szCs w:val="24"/>
        </w:rPr>
        <w:fldChar w:fldCharType="end"/>
      </w:r>
    </w:p>
    <w:p w14:paraId="0FE850C8" w14:textId="77777777" w:rsidR="00296D36" w:rsidRPr="00D14D80" w:rsidRDefault="00296D36" w:rsidP="00A95F90">
      <w:pPr>
        <w:pStyle w:val="40"/>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2.3.2 </w:t>
      </w:r>
      <w:r w:rsidRPr="00D14D80">
        <w:rPr>
          <w:rFonts w:ascii="Times New Roman" w:eastAsiaTheme="minorEastAsia" w:hAnsi="Times New Roman" w:hint="eastAsia"/>
          <w:noProof/>
          <w:sz w:val="24"/>
          <w:szCs w:val="24"/>
        </w:rPr>
        <w:t>基本方法</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_Toc346463097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14</w:t>
      </w:r>
      <w:r w:rsidR="005365B7" w:rsidRPr="00D14D80">
        <w:rPr>
          <w:rFonts w:ascii="Times New Roman" w:eastAsiaTheme="minorEastAsia" w:hAnsi="Times New Roman"/>
          <w:noProof/>
          <w:sz w:val="24"/>
          <w:szCs w:val="24"/>
        </w:rPr>
        <w:fldChar w:fldCharType="end"/>
      </w:r>
    </w:p>
    <w:p w14:paraId="5E6FBFA7" w14:textId="77777777" w:rsidR="00296D36" w:rsidRPr="00D14D80" w:rsidRDefault="00296D36" w:rsidP="00A95F90">
      <w:pPr>
        <w:pStyle w:val="20"/>
        <w:tabs>
          <w:tab w:val="right" w:leader="dot" w:pos="8290"/>
        </w:tabs>
        <w:spacing w:line="300" w:lineRule="auto"/>
        <w:rPr>
          <w:rFonts w:ascii="Times New Roman" w:eastAsiaTheme="minorEastAsia" w:hAnsi="Times New Roman" w:cstheme="minorBidi"/>
          <w:b w:val="0"/>
          <w:noProof/>
          <w:sz w:val="24"/>
          <w:szCs w:val="24"/>
        </w:rPr>
      </w:pPr>
      <w:r w:rsidRPr="00D14D80">
        <w:rPr>
          <w:rFonts w:ascii="Times New Roman" w:eastAsiaTheme="minorEastAsia" w:hAnsi="Times New Roman" w:hint="eastAsia"/>
          <w:noProof/>
          <w:sz w:val="24"/>
          <w:szCs w:val="24"/>
        </w:rPr>
        <w:t>第三章</w:t>
      </w:r>
      <w:r w:rsidRPr="00D14D80">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底泥微环境</w:t>
      </w:r>
      <w:r w:rsidRPr="00D14D80">
        <w:rPr>
          <w:rFonts w:ascii="Times New Roman" w:eastAsiaTheme="minorEastAsia" w:hAnsi="Times New Roman"/>
          <w:noProof/>
          <w:sz w:val="24"/>
          <w:szCs w:val="24"/>
        </w:rPr>
        <w:t>PCB</w:t>
      </w:r>
      <w:r w:rsidRPr="00D14D80">
        <w:rPr>
          <w:rFonts w:ascii="Times New Roman" w:eastAsiaTheme="minorEastAsia" w:hAnsi="Times New Roman" w:hint="eastAsia"/>
          <w:noProof/>
          <w:sz w:val="24"/>
          <w:szCs w:val="24"/>
        </w:rPr>
        <w:t>单体测定结果分析</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_Toc346463101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16</w:t>
      </w:r>
      <w:r w:rsidR="005365B7" w:rsidRPr="00D14D80">
        <w:rPr>
          <w:rFonts w:ascii="Times New Roman" w:eastAsiaTheme="minorEastAsia" w:hAnsi="Times New Roman"/>
          <w:noProof/>
          <w:sz w:val="24"/>
          <w:szCs w:val="24"/>
        </w:rPr>
        <w:fldChar w:fldCharType="end"/>
      </w:r>
    </w:p>
    <w:p w14:paraId="00184FF3"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3.1 </w:t>
      </w:r>
      <w:r w:rsidRPr="00D14D80">
        <w:rPr>
          <w:rFonts w:ascii="Times New Roman" w:eastAsiaTheme="minorEastAsia" w:hAnsi="Times New Roman" w:hint="eastAsia"/>
          <w:noProof/>
          <w:sz w:val="24"/>
          <w:szCs w:val="24"/>
        </w:rPr>
        <w:t>实验方法可靠性验证</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_Toc346463102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16</w:t>
      </w:r>
      <w:r w:rsidR="005365B7" w:rsidRPr="00D14D80">
        <w:rPr>
          <w:rFonts w:ascii="Times New Roman" w:eastAsiaTheme="minorEastAsia" w:hAnsi="Times New Roman"/>
          <w:noProof/>
          <w:sz w:val="24"/>
          <w:szCs w:val="24"/>
        </w:rPr>
        <w:fldChar w:fldCharType="end"/>
      </w:r>
    </w:p>
    <w:p w14:paraId="3FBFCE6E"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3.2 </w:t>
      </w:r>
      <w:r w:rsidRPr="00D14D80">
        <w:rPr>
          <w:rFonts w:ascii="Times New Roman" w:eastAsiaTheme="minorEastAsia" w:hAnsi="Times New Roman" w:hint="eastAsia"/>
          <w:noProof/>
          <w:sz w:val="24"/>
          <w:szCs w:val="24"/>
        </w:rPr>
        <w:t>多氯联苯母体浓度变化</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_Toc346463103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16</w:t>
      </w:r>
      <w:r w:rsidR="005365B7" w:rsidRPr="00D14D80">
        <w:rPr>
          <w:rFonts w:ascii="Times New Roman" w:eastAsiaTheme="minorEastAsia" w:hAnsi="Times New Roman"/>
          <w:noProof/>
          <w:sz w:val="24"/>
          <w:szCs w:val="24"/>
        </w:rPr>
        <w:fldChar w:fldCharType="end"/>
      </w:r>
    </w:p>
    <w:p w14:paraId="3C5F31CC"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3.3 </w:t>
      </w:r>
      <w:r w:rsidRPr="00D14D80">
        <w:rPr>
          <w:rFonts w:ascii="Times New Roman" w:eastAsiaTheme="minorEastAsia" w:hAnsi="Times New Roman" w:hint="eastAsia"/>
          <w:noProof/>
          <w:sz w:val="24"/>
          <w:szCs w:val="24"/>
        </w:rPr>
        <w:t>多氯联苯脱氯程度</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_Toc346463104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20</w:t>
      </w:r>
      <w:r w:rsidR="005365B7" w:rsidRPr="00D14D80">
        <w:rPr>
          <w:rFonts w:ascii="Times New Roman" w:eastAsiaTheme="minorEastAsia" w:hAnsi="Times New Roman"/>
          <w:noProof/>
          <w:sz w:val="24"/>
          <w:szCs w:val="24"/>
        </w:rPr>
        <w:fldChar w:fldCharType="end"/>
      </w:r>
    </w:p>
    <w:p w14:paraId="2B062C70"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3.4 </w:t>
      </w:r>
      <w:r w:rsidRPr="00D14D80">
        <w:rPr>
          <w:rFonts w:ascii="Times New Roman" w:eastAsiaTheme="minorEastAsia" w:hAnsi="Times New Roman" w:hint="eastAsia"/>
          <w:noProof/>
          <w:sz w:val="24"/>
          <w:szCs w:val="24"/>
        </w:rPr>
        <w:t>多氯联苯脱氯产物及总脱氯速率</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_Toc346463105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21</w:t>
      </w:r>
      <w:r w:rsidR="005365B7" w:rsidRPr="00D14D80">
        <w:rPr>
          <w:rFonts w:ascii="Times New Roman" w:eastAsiaTheme="minorEastAsia" w:hAnsi="Times New Roman"/>
          <w:noProof/>
          <w:sz w:val="24"/>
          <w:szCs w:val="24"/>
        </w:rPr>
        <w:fldChar w:fldCharType="end"/>
      </w:r>
    </w:p>
    <w:p w14:paraId="26E3898C"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3.5 </w:t>
      </w:r>
      <w:r w:rsidRPr="00D14D80">
        <w:rPr>
          <w:rFonts w:ascii="Times New Roman" w:eastAsiaTheme="minorEastAsia" w:hAnsi="Times New Roman" w:hint="eastAsia"/>
          <w:noProof/>
          <w:sz w:val="24"/>
          <w:szCs w:val="24"/>
        </w:rPr>
        <w:t>多氯联苯解毒效果</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_Toc346463106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24</w:t>
      </w:r>
      <w:r w:rsidR="005365B7" w:rsidRPr="00D14D80">
        <w:rPr>
          <w:rFonts w:ascii="Times New Roman" w:eastAsiaTheme="minorEastAsia" w:hAnsi="Times New Roman"/>
          <w:noProof/>
          <w:sz w:val="24"/>
          <w:szCs w:val="24"/>
        </w:rPr>
        <w:fldChar w:fldCharType="end"/>
      </w:r>
    </w:p>
    <w:p w14:paraId="022096EE"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3.6 </w:t>
      </w:r>
      <w:r w:rsidRPr="00D14D80">
        <w:rPr>
          <w:rFonts w:ascii="Times New Roman" w:eastAsiaTheme="minorEastAsia" w:hAnsi="Times New Roman" w:hint="eastAsia"/>
          <w:noProof/>
          <w:sz w:val="24"/>
          <w:szCs w:val="24"/>
        </w:rPr>
        <w:t>本章小结</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_Toc346463107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26</w:t>
      </w:r>
      <w:r w:rsidR="005365B7" w:rsidRPr="00D14D80">
        <w:rPr>
          <w:rFonts w:ascii="Times New Roman" w:eastAsiaTheme="minorEastAsia" w:hAnsi="Times New Roman"/>
          <w:noProof/>
          <w:sz w:val="24"/>
          <w:szCs w:val="24"/>
        </w:rPr>
        <w:fldChar w:fldCharType="end"/>
      </w:r>
    </w:p>
    <w:p w14:paraId="374ADE7C" w14:textId="77777777" w:rsidR="00296F7A" w:rsidRDefault="00296F7A">
      <w:pPr>
        <w:widowControl/>
        <w:jc w:val="left"/>
        <w:rPr>
          <w:rFonts w:eastAsiaTheme="minorEastAsia"/>
          <w:b/>
          <w:noProof/>
        </w:rPr>
      </w:pPr>
      <w:r>
        <w:rPr>
          <w:rFonts w:eastAsiaTheme="minorEastAsia"/>
          <w:noProof/>
        </w:rPr>
        <w:br w:type="page"/>
      </w:r>
    </w:p>
    <w:p w14:paraId="4E461377" w14:textId="77777777" w:rsidR="00296D36" w:rsidRPr="00D14D80" w:rsidRDefault="00296D36" w:rsidP="00A95F90">
      <w:pPr>
        <w:pStyle w:val="20"/>
        <w:tabs>
          <w:tab w:val="right" w:leader="dot" w:pos="8290"/>
        </w:tabs>
        <w:spacing w:line="300" w:lineRule="auto"/>
        <w:rPr>
          <w:rFonts w:ascii="Times New Roman" w:eastAsiaTheme="minorEastAsia" w:hAnsi="Times New Roman" w:cstheme="minorBidi"/>
          <w:b w:val="0"/>
          <w:noProof/>
          <w:sz w:val="24"/>
          <w:szCs w:val="24"/>
        </w:rPr>
      </w:pPr>
      <w:r w:rsidRPr="00D14D80">
        <w:rPr>
          <w:rFonts w:ascii="Times New Roman" w:eastAsiaTheme="minorEastAsia" w:hAnsi="Times New Roman" w:hint="eastAsia"/>
          <w:noProof/>
          <w:sz w:val="24"/>
          <w:szCs w:val="24"/>
        </w:rPr>
        <w:lastRenderedPageBreak/>
        <w:t>第四章</w:t>
      </w:r>
      <w:r w:rsidRPr="00D14D80">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高通量测序结果分析</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_Toc346463108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28</w:t>
      </w:r>
      <w:r w:rsidR="005365B7" w:rsidRPr="00D14D80">
        <w:rPr>
          <w:rFonts w:ascii="Times New Roman" w:eastAsiaTheme="minorEastAsia" w:hAnsi="Times New Roman"/>
          <w:noProof/>
          <w:sz w:val="24"/>
          <w:szCs w:val="24"/>
        </w:rPr>
        <w:fldChar w:fldCharType="end"/>
      </w:r>
    </w:p>
    <w:p w14:paraId="71659398"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4.1 </w:t>
      </w:r>
      <w:r w:rsidRPr="00D14D80">
        <w:rPr>
          <w:rFonts w:ascii="Times New Roman" w:eastAsiaTheme="minorEastAsia" w:hAnsi="Times New Roman" w:hint="eastAsia"/>
          <w:noProof/>
          <w:sz w:val="24"/>
          <w:szCs w:val="24"/>
        </w:rPr>
        <w:t>测序统计及细菌多样性评估</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_Toc346463109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28</w:t>
      </w:r>
      <w:r w:rsidR="005365B7" w:rsidRPr="00D14D80">
        <w:rPr>
          <w:rFonts w:ascii="Times New Roman" w:eastAsiaTheme="minorEastAsia" w:hAnsi="Times New Roman"/>
          <w:noProof/>
          <w:sz w:val="24"/>
          <w:szCs w:val="24"/>
        </w:rPr>
        <w:fldChar w:fldCharType="end"/>
      </w:r>
    </w:p>
    <w:p w14:paraId="60DC267A"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4.2</w:t>
      </w:r>
      <w:r>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底泥细菌群落组成</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_Toc346463110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29</w:t>
      </w:r>
      <w:r w:rsidR="005365B7" w:rsidRPr="00D14D80">
        <w:rPr>
          <w:rFonts w:ascii="Times New Roman" w:eastAsiaTheme="minorEastAsia" w:hAnsi="Times New Roman"/>
          <w:noProof/>
          <w:sz w:val="24"/>
          <w:szCs w:val="24"/>
        </w:rPr>
        <w:fldChar w:fldCharType="end"/>
      </w:r>
    </w:p>
    <w:p w14:paraId="78BD04B0"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4.3 </w:t>
      </w:r>
      <w:r w:rsidRPr="00D14D80">
        <w:rPr>
          <w:rFonts w:ascii="Times New Roman" w:eastAsiaTheme="minorEastAsia" w:hAnsi="Times New Roman" w:hint="eastAsia"/>
          <w:noProof/>
          <w:sz w:val="24"/>
          <w:szCs w:val="24"/>
        </w:rPr>
        <w:t>本章小结</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_Toc346463111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37</w:t>
      </w:r>
      <w:r w:rsidR="005365B7" w:rsidRPr="00D14D80">
        <w:rPr>
          <w:rFonts w:ascii="Times New Roman" w:eastAsiaTheme="minorEastAsia" w:hAnsi="Times New Roman"/>
          <w:noProof/>
          <w:sz w:val="24"/>
          <w:szCs w:val="24"/>
        </w:rPr>
        <w:fldChar w:fldCharType="end"/>
      </w:r>
    </w:p>
    <w:p w14:paraId="0669C323" w14:textId="77777777" w:rsidR="00296D36" w:rsidRPr="00D14D80" w:rsidRDefault="00296D36" w:rsidP="00A95F90">
      <w:pPr>
        <w:pStyle w:val="20"/>
        <w:tabs>
          <w:tab w:val="right" w:leader="dot" w:pos="8290"/>
        </w:tabs>
        <w:spacing w:line="300" w:lineRule="auto"/>
        <w:rPr>
          <w:rFonts w:ascii="Times New Roman" w:eastAsiaTheme="minorEastAsia" w:hAnsi="Times New Roman" w:cstheme="minorBidi"/>
          <w:b w:val="0"/>
          <w:noProof/>
          <w:sz w:val="24"/>
          <w:szCs w:val="24"/>
        </w:rPr>
      </w:pPr>
      <w:r w:rsidRPr="00D14D80">
        <w:rPr>
          <w:rFonts w:ascii="Times New Roman" w:eastAsiaTheme="minorEastAsia" w:hAnsi="Times New Roman" w:hint="eastAsia"/>
          <w:noProof/>
          <w:sz w:val="24"/>
          <w:szCs w:val="24"/>
        </w:rPr>
        <w:t>第五章</w:t>
      </w:r>
      <w:r w:rsidRPr="00D14D80">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实时荧光定量</w:t>
      </w:r>
      <w:r w:rsidRPr="00D14D80">
        <w:rPr>
          <w:rFonts w:ascii="Times New Roman" w:eastAsiaTheme="minorEastAsia" w:hAnsi="Times New Roman"/>
          <w:noProof/>
          <w:sz w:val="24"/>
          <w:szCs w:val="24"/>
        </w:rPr>
        <w:t>PCR</w:t>
      </w:r>
      <w:r w:rsidRPr="00D14D80">
        <w:rPr>
          <w:rFonts w:ascii="Times New Roman" w:eastAsiaTheme="minorEastAsia" w:hAnsi="Times New Roman" w:hint="eastAsia"/>
          <w:noProof/>
          <w:sz w:val="24"/>
          <w:szCs w:val="24"/>
        </w:rPr>
        <w:t>实验结果分析</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_Toc346463112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39</w:t>
      </w:r>
      <w:r w:rsidR="005365B7" w:rsidRPr="00D14D80">
        <w:rPr>
          <w:rFonts w:ascii="Times New Roman" w:eastAsiaTheme="minorEastAsia" w:hAnsi="Times New Roman"/>
          <w:noProof/>
          <w:sz w:val="24"/>
          <w:szCs w:val="24"/>
        </w:rPr>
        <w:fldChar w:fldCharType="end"/>
      </w:r>
    </w:p>
    <w:p w14:paraId="226FB81C"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5.1 </w:t>
      </w:r>
      <w:r w:rsidRPr="00D14D80">
        <w:rPr>
          <w:rFonts w:ascii="Times New Roman" w:eastAsiaTheme="minorEastAsia" w:hAnsi="Times New Roman"/>
          <w:i/>
          <w:noProof/>
          <w:sz w:val="24"/>
          <w:szCs w:val="24"/>
        </w:rPr>
        <w:t>Chloroflexi</w:t>
      </w:r>
      <w:r>
        <w:rPr>
          <w:rFonts w:ascii="Times New Roman" w:eastAsiaTheme="minorEastAsia" w:hAnsi="Times New Roman"/>
          <w:noProof/>
          <w:sz w:val="24"/>
          <w:szCs w:val="24"/>
        </w:rPr>
        <w:t xml:space="preserve"> 16S rRNA</w:t>
      </w:r>
      <w:r w:rsidRPr="00D14D80">
        <w:rPr>
          <w:rFonts w:ascii="Times New Roman" w:eastAsiaTheme="minorEastAsia" w:hAnsi="Times New Roman" w:hint="eastAsia"/>
          <w:noProof/>
          <w:sz w:val="24"/>
          <w:szCs w:val="24"/>
        </w:rPr>
        <w:t>基因定量</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_Toc346463113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39</w:t>
      </w:r>
      <w:r w:rsidR="005365B7" w:rsidRPr="00D14D80">
        <w:rPr>
          <w:rFonts w:ascii="Times New Roman" w:eastAsiaTheme="minorEastAsia" w:hAnsi="Times New Roman"/>
          <w:noProof/>
          <w:sz w:val="24"/>
          <w:szCs w:val="24"/>
        </w:rPr>
        <w:fldChar w:fldCharType="end"/>
      </w:r>
    </w:p>
    <w:p w14:paraId="32F6CBF6"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5.2 </w:t>
      </w:r>
      <w:r w:rsidRPr="00D14D80">
        <w:rPr>
          <w:rFonts w:ascii="Times New Roman" w:eastAsiaTheme="minorEastAsia" w:hAnsi="Times New Roman"/>
          <w:i/>
          <w:noProof/>
          <w:sz w:val="24"/>
          <w:szCs w:val="24"/>
        </w:rPr>
        <w:t>o</w:t>
      </w:r>
      <w:r>
        <w:rPr>
          <w:rFonts w:ascii="Times New Roman" w:eastAsiaTheme="minorEastAsia" w:hAnsi="Times New Roman"/>
          <w:noProof/>
          <w:sz w:val="24"/>
          <w:szCs w:val="24"/>
        </w:rPr>
        <w:t>-17/DF-1 16S rRNA</w:t>
      </w:r>
      <w:r w:rsidRPr="00D14D80">
        <w:rPr>
          <w:rFonts w:ascii="Times New Roman" w:eastAsiaTheme="minorEastAsia" w:hAnsi="Times New Roman" w:hint="eastAsia"/>
          <w:noProof/>
          <w:sz w:val="24"/>
          <w:szCs w:val="24"/>
        </w:rPr>
        <w:t>基因定量</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_Toc346463114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42</w:t>
      </w:r>
      <w:r w:rsidR="005365B7" w:rsidRPr="00D14D80">
        <w:rPr>
          <w:rFonts w:ascii="Times New Roman" w:eastAsiaTheme="minorEastAsia" w:hAnsi="Times New Roman"/>
          <w:noProof/>
          <w:sz w:val="24"/>
          <w:szCs w:val="24"/>
        </w:rPr>
        <w:fldChar w:fldCharType="end"/>
      </w:r>
    </w:p>
    <w:p w14:paraId="40FB6247"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5.3 </w:t>
      </w:r>
      <w:r w:rsidRPr="00D14D80">
        <w:rPr>
          <w:rFonts w:ascii="Times New Roman" w:eastAsiaTheme="minorEastAsia" w:hAnsi="Times New Roman"/>
          <w:i/>
          <w:noProof/>
          <w:sz w:val="24"/>
          <w:szCs w:val="24"/>
        </w:rPr>
        <w:t>Dehalococcoides</w:t>
      </w:r>
      <w:r>
        <w:rPr>
          <w:rFonts w:ascii="Times New Roman" w:eastAsiaTheme="minorEastAsia" w:hAnsi="Times New Roman"/>
          <w:noProof/>
          <w:sz w:val="24"/>
          <w:szCs w:val="24"/>
        </w:rPr>
        <w:t xml:space="preserve"> 16S rRNA</w:t>
      </w:r>
      <w:r w:rsidRPr="00D14D80">
        <w:rPr>
          <w:rFonts w:ascii="Times New Roman" w:eastAsiaTheme="minorEastAsia" w:hAnsi="Times New Roman" w:hint="eastAsia"/>
          <w:noProof/>
          <w:sz w:val="24"/>
          <w:szCs w:val="24"/>
        </w:rPr>
        <w:t>基因定量</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_Toc346463115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42</w:t>
      </w:r>
      <w:r w:rsidR="005365B7" w:rsidRPr="00D14D80">
        <w:rPr>
          <w:rFonts w:ascii="Times New Roman" w:eastAsiaTheme="minorEastAsia" w:hAnsi="Times New Roman"/>
          <w:noProof/>
          <w:sz w:val="24"/>
          <w:szCs w:val="24"/>
        </w:rPr>
        <w:fldChar w:fldCharType="end"/>
      </w:r>
    </w:p>
    <w:p w14:paraId="06F60355"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5.4 </w:t>
      </w:r>
      <w:r w:rsidRPr="00361256">
        <w:rPr>
          <w:rFonts w:ascii="Times New Roman" w:eastAsiaTheme="minorEastAsia" w:hAnsi="Times New Roman"/>
          <w:i/>
          <w:noProof/>
          <w:sz w:val="24"/>
          <w:szCs w:val="24"/>
        </w:rPr>
        <w:t>ardA</w:t>
      </w:r>
      <w:r w:rsidRPr="00D14D80">
        <w:rPr>
          <w:rFonts w:ascii="Times New Roman" w:eastAsiaTheme="minorEastAsia" w:hAnsi="Times New Roman" w:hint="eastAsia"/>
          <w:noProof/>
          <w:sz w:val="24"/>
          <w:szCs w:val="24"/>
        </w:rPr>
        <w:t>基因定量</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_Toc346463116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44</w:t>
      </w:r>
      <w:r w:rsidR="005365B7" w:rsidRPr="00D14D80">
        <w:rPr>
          <w:rFonts w:ascii="Times New Roman" w:eastAsiaTheme="minorEastAsia" w:hAnsi="Times New Roman"/>
          <w:noProof/>
          <w:sz w:val="24"/>
          <w:szCs w:val="24"/>
        </w:rPr>
        <w:fldChar w:fldCharType="end"/>
      </w:r>
    </w:p>
    <w:p w14:paraId="26EA7693"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5.5 </w:t>
      </w:r>
      <w:r w:rsidRPr="00361256">
        <w:rPr>
          <w:rFonts w:ascii="Times New Roman" w:eastAsiaTheme="minorEastAsia" w:hAnsi="Times New Roman"/>
          <w:i/>
          <w:noProof/>
          <w:sz w:val="24"/>
          <w:szCs w:val="24"/>
        </w:rPr>
        <w:t>rdh</w:t>
      </w:r>
      <w:r w:rsidRPr="00D14D80">
        <w:rPr>
          <w:rFonts w:ascii="Times New Roman" w:eastAsiaTheme="minorEastAsia" w:hAnsi="Times New Roman"/>
          <w:noProof/>
          <w:sz w:val="24"/>
          <w:szCs w:val="24"/>
        </w:rPr>
        <w:t>12</w:t>
      </w:r>
      <w:r w:rsidRPr="00D14D80">
        <w:rPr>
          <w:rFonts w:ascii="Times New Roman" w:eastAsiaTheme="minorEastAsia" w:hAnsi="Times New Roman" w:hint="eastAsia"/>
          <w:noProof/>
          <w:sz w:val="24"/>
          <w:szCs w:val="24"/>
        </w:rPr>
        <w:t>基因定量</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_Toc346463117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46</w:t>
      </w:r>
      <w:r w:rsidR="005365B7" w:rsidRPr="00D14D80">
        <w:rPr>
          <w:rFonts w:ascii="Times New Roman" w:eastAsiaTheme="minorEastAsia" w:hAnsi="Times New Roman"/>
          <w:noProof/>
          <w:sz w:val="24"/>
          <w:szCs w:val="24"/>
        </w:rPr>
        <w:fldChar w:fldCharType="end"/>
      </w:r>
    </w:p>
    <w:p w14:paraId="0BD39CB4"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5.6 </w:t>
      </w:r>
      <w:r w:rsidRPr="00D14D80">
        <w:rPr>
          <w:rFonts w:ascii="Times New Roman" w:eastAsiaTheme="minorEastAsia" w:hAnsi="Times New Roman" w:hint="eastAsia"/>
          <w:noProof/>
          <w:sz w:val="24"/>
          <w:szCs w:val="24"/>
        </w:rPr>
        <w:t>本章小结</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_Toc346463118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48</w:t>
      </w:r>
      <w:r w:rsidR="005365B7" w:rsidRPr="00D14D80">
        <w:rPr>
          <w:rFonts w:ascii="Times New Roman" w:eastAsiaTheme="minorEastAsia" w:hAnsi="Times New Roman"/>
          <w:noProof/>
          <w:sz w:val="24"/>
          <w:szCs w:val="24"/>
        </w:rPr>
        <w:fldChar w:fldCharType="end"/>
      </w:r>
    </w:p>
    <w:p w14:paraId="502F5AD0" w14:textId="77777777" w:rsidR="00296D36" w:rsidRPr="00D14D80" w:rsidRDefault="00296D36" w:rsidP="00A95F90">
      <w:pPr>
        <w:pStyle w:val="20"/>
        <w:tabs>
          <w:tab w:val="right" w:leader="dot" w:pos="8290"/>
        </w:tabs>
        <w:spacing w:line="300" w:lineRule="auto"/>
        <w:rPr>
          <w:rFonts w:ascii="Times New Roman" w:eastAsiaTheme="minorEastAsia" w:hAnsi="Times New Roman" w:cstheme="minorBidi"/>
          <w:b w:val="0"/>
          <w:noProof/>
          <w:sz w:val="24"/>
          <w:szCs w:val="24"/>
        </w:rPr>
      </w:pPr>
      <w:r w:rsidRPr="00D14D80">
        <w:rPr>
          <w:rFonts w:ascii="Times New Roman" w:eastAsiaTheme="minorEastAsia" w:hAnsi="Times New Roman" w:hint="eastAsia"/>
          <w:noProof/>
          <w:sz w:val="24"/>
          <w:szCs w:val="24"/>
        </w:rPr>
        <w:t>第六章</w:t>
      </w:r>
      <w:r w:rsidRPr="00D14D80">
        <w:rPr>
          <w:rFonts w:ascii="Times New Roman" w:eastAsiaTheme="minorEastAsia" w:hAnsi="Times New Roman"/>
          <w:noProof/>
          <w:sz w:val="24"/>
          <w:szCs w:val="24"/>
        </w:rPr>
        <w:t xml:space="preserve"> </w:t>
      </w:r>
      <w:r w:rsidRPr="00D14D80">
        <w:rPr>
          <w:rFonts w:ascii="Times New Roman" w:eastAsiaTheme="minorEastAsia" w:hAnsi="Times New Roman" w:hint="eastAsia"/>
          <w:noProof/>
          <w:sz w:val="24"/>
          <w:szCs w:val="24"/>
        </w:rPr>
        <w:t>结论与展望</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_Toc346463119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50</w:t>
      </w:r>
      <w:r w:rsidR="005365B7" w:rsidRPr="00D14D80">
        <w:rPr>
          <w:rFonts w:ascii="Times New Roman" w:eastAsiaTheme="minorEastAsia" w:hAnsi="Times New Roman"/>
          <w:noProof/>
          <w:sz w:val="24"/>
          <w:szCs w:val="24"/>
        </w:rPr>
        <w:fldChar w:fldCharType="end"/>
      </w:r>
    </w:p>
    <w:p w14:paraId="43BBCAF5"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6.1 </w:t>
      </w:r>
      <w:r w:rsidRPr="00D14D80">
        <w:rPr>
          <w:rFonts w:ascii="Times New Roman" w:eastAsiaTheme="minorEastAsia" w:hAnsi="Times New Roman" w:hint="eastAsia"/>
          <w:noProof/>
          <w:sz w:val="24"/>
          <w:szCs w:val="24"/>
        </w:rPr>
        <w:t>结论</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_Toc346463120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50</w:t>
      </w:r>
      <w:r w:rsidR="005365B7" w:rsidRPr="00D14D80">
        <w:rPr>
          <w:rFonts w:ascii="Times New Roman" w:eastAsiaTheme="minorEastAsia" w:hAnsi="Times New Roman"/>
          <w:noProof/>
          <w:sz w:val="24"/>
          <w:szCs w:val="24"/>
        </w:rPr>
        <w:fldChar w:fldCharType="end"/>
      </w:r>
    </w:p>
    <w:p w14:paraId="1665FA57" w14:textId="77777777" w:rsidR="00296D36" w:rsidRPr="00D14D80" w:rsidRDefault="00296D36" w:rsidP="00A95F90">
      <w:pPr>
        <w:pStyle w:val="30"/>
        <w:tabs>
          <w:tab w:val="right" w:leader="dot" w:pos="8290"/>
        </w:tabs>
        <w:spacing w:line="300" w:lineRule="auto"/>
        <w:rPr>
          <w:rFonts w:ascii="Times New Roman" w:eastAsiaTheme="minorEastAsia" w:hAnsi="Times New Roman" w:cstheme="minorBidi"/>
          <w:noProof/>
          <w:sz w:val="24"/>
          <w:szCs w:val="24"/>
        </w:rPr>
      </w:pPr>
      <w:r w:rsidRPr="00D14D80">
        <w:rPr>
          <w:rFonts w:ascii="Times New Roman" w:eastAsiaTheme="minorEastAsia" w:hAnsi="Times New Roman"/>
          <w:noProof/>
          <w:sz w:val="24"/>
          <w:szCs w:val="24"/>
        </w:rPr>
        <w:t xml:space="preserve">6.2 </w:t>
      </w:r>
      <w:r w:rsidRPr="00D14D80">
        <w:rPr>
          <w:rFonts w:ascii="Times New Roman" w:eastAsiaTheme="minorEastAsia" w:hAnsi="Times New Roman" w:hint="eastAsia"/>
          <w:noProof/>
          <w:sz w:val="24"/>
          <w:szCs w:val="24"/>
        </w:rPr>
        <w:t>展望</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_Toc346463121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52</w:t>
      </w:r>
      <w:r w:rsidR="005365B7" w:rsidRPr="00D14D80">
        <w:rPr>
          <w:rFonts w:ascii="Times New Roman" w:eastAsiaTheme="minorEastAsia" w:hAnsi="Times New Roman"/>
          <w:noProof/>
          <w:sz w:val="24"/>
          <w:szCs w:val="24"/>
        </w:rPr>
        <w:fldChar w:fldCharType="end"/>
      </w:r>
    </w:p>
    <w:p w14:paraId="61418D35" w14:textId="77777777" w:rsidR="00296D36" w:rsidRPr="00D14D80" w:rsidRDefault="00296D36" w:rsidP="00A95F90">
      <w:pPr>
        <w:pStyle w:val="20"/>
        <w:tabs>
          <w:tab w:val="right" w:leader="dot" w:pos="8290"/>
        </w:tabs>
        <w:spacing w:line="300" w:lineRule="auto"/>
        <w:rPr>
          <w:rFonts w:ascii="Times New Roman" w:eastAsiaTheme="minorEastAsia" w:hAnsi="Times New Roman" w:cstheme="minorBidi"/>
          <w:b w:val="0"/>
          <w:noProof/>
          <w:sz w:val="24"/>
          <w:szCs w:val="24"/>
        </w:rPr>
      </w:pPr>
      <w:r w:rsidRPr="00D14D80">
        <w:rPr>
          <w:rFonts w:ascii="Times New Roman" w:eastAsiaTheme="minorEastAsia" w:hAnsi="Times New Roman" w:hint="eastAsia"/>
          <w:noProof/>
          <w:sz w:val="24"/>
          <w:szCs w:val="24"/>
        </w:rPr>
        <w:t>参考文献</w:t>
      </w:r>
      <w:r w:rsidRPr="00D14D80">
        <w:rPr>
          <w:rFonts w:ascii="Times New Roman" w:eastAsiaTheme="minorEastAsia" w:hAnsi="Times New Roman"/>
          <w:noProof/>
          <w:sz w:val="24"/>
          <w:szCs w:val="24"/>
        </w:rPr>
        <w:tab/>
      </w:r>
      <w:r w:rsidR="005365B7" w:rsidRPr="00D14D80">
        <w:rPr>
          <w:rFonts w:ascii="Times New Roman" w:eastAsiaTheme="minorEastAsia" w:hAnsi="Times New Roman"/>
          <w:noProof/>
          <w:sz w:val="24"/>
          <w:szCs w:val="24"/>
        </w:rPr>
        <w:fldChar w:fldCharType="begin"/>
      </w:r>
      <w:r w:rsidRPr="00D14D80">
        <w:rPr>
          <w:rFonts w:ascii="Times New Roman" w:eastAsiaTheme="minorEastAsia" w:hAnsi="Times New Roman"/>
          <w:noProof/>
          <w:sz w:val="24"/>
          <w:szCs w:val="24"/>
        </w:rPr>
        <w:instrText xml:space="preserve"> PAGEREF _Toc346463122 \h </w:instrText>
      </w:r>
      <w:r w:rsidR="005365B7" w:rsidRPr="00D14D80">
        <w:rPr>
          <w:rFonts w:ascii="Times New Roman" w:eastAsiaTheme="minorEastAsia" w:hAnsi="Times New Roman"/>
          <w:noProof/>
          <w:sz w:val="24"/>
          <w:szCs w:val="24"/>
        </w:rPr>
      </w:r>
      <w:r w:rsidR="005365B7" w:rsidRPr="00D14D80">
        <w:rPr>
          <w:rFonts w:ascii="Times New Roman" w:eastAsiaTheme="minorEastAsia" w:hAnsi="Times New Roman"/>
          <w:noProof/>
          <w:sz w:val="24"/>
          <w:szCs w:val="24"/>
        </w:rPr>
        <w:fldChar w:fldCharType="separate"/>
      </w:r>
      <w:r>
        <w:rPr>
          <w:rFonts w:ascii="Times New Roman" w:eastAsiaTheme="minorEastAsia" w:hAnsi="Times New Roman"/>
          <w:noProof/>
          <w:sz w:val="24"/>
          <w:szCs w:val="24"/>
        </w:rPr>
        <w:t>54</w:t>
      </w:r>
      <w:r w:rsidR="005365B7" w:rsidRPr="00D14D80">
        <w:rPr>
          <w:rFonts w:ascii="Times New Roman" w:eastAsiaTheme="minorEastAsia" w:hAnsi="Times New Roman"/>
          <w:noProof/>
          <w:sz w:val="24"/>
          <w:szCs w:val="24"/>
        </w:rPr>
        <w:fldChar w:fldCharType="end"/>
      </w:r>
    </w:p>
    <w:p w14:paraId="2AD30D89" w14:textId="77777777" w:rsidR="00296D36" w:rsidRPr="00D14D80" w:rsidRDefault="005365B7" w:rsidP="00A95F90">
      <w:pPr>
        <w:pStyle w:val="20"/>
        <w:spacing w:line="300" w:lineRule="auto"/>
        <w:rPr>
          <w:rFonts w:ascii="Times New Roman" w:eastAsiaTheme="minorEastAsia" w:hAnsi="Times New Roman"/>
          <w:bCs/>
          <w:sz w:val="24"/>
          <w:szCs w:val="24"/>
        </w:rPr>
      </w:pPr>
      <w:r w:rsidRPr="00D14D80">
        <w:rPr>
          <w:rFonts w:ascii="Times New Roman" w:eastAsiaTheme="minorEastAsia" w:hAnsi="Times New Roman"/>
          <w:bCs/>
          <w:caps/>
          <w:sz w:val="24"/>
          <w:szCs w:val="24"/>
        </w:rPr>
        <w:fldChar w:fldCharType="end"/>
      </w:r>
      <w:r w:rsidR="00296D36" w:rsidRPr="00D14D80">
        <w:rPr>
          <w:rFonts w:ascii="Times New Roman" w:eastAsiaTheme="minorEastAsia" w:hAnsi="Times New Roman"/>
          <w:bCs/>
          <w:sz w:val="24"/>
          <w:szCs w:val="24"/>
        </w:rPr>
        <w:t xml:space="preserve"> </w:t>
      </w:r>
    </w:p>
    <w:p w14:paraId="7DBB0E18" w14:textId="77777777" w:rsidR="00296D36" w:rsidRPr="001F496D" w:rsidRDefault="00296D36" w:rsidP="00A95F90">
      <w:pPr>
        <w:snapToGrid w:val="0"/>
        <w:sectPr w:rsidR="00296D36" w:rsidRPr="001F496D" w:rsidSect="00A95F90">
          <w:headerReference w:type="even" r:id="rId32"/>
          <w:headerReference w:type="default" r:id="rId33"/>
          <w:footerReference w:type="default" r:id="rId34"/>
          <w:pgSz w:w="11900" w:h="16840"/>
          <w:pgMar w:top="1440" w:right="1800" w:bottom="1440" w:left="1800" w:header="851" w:footer="992" w:gutter="0"/>
          <w:pgNumType w:fmt="upperRoman"/>
          <w:cols w:space="425"/>
          <w:docGrid w:type="lines" w:linePitch="312"/>
        </w:sectPr>
      </w:pPr>
    </w:p>
    <w:p w14:paraId="0C1899F2" w14:textId="77777777" w:rsidR="00296D36" w:rsidRPr="00CB57B4" w:rsidRDefault="00296D36" w:rsidP="00A95F90">
      <w:pPr>
        <w:pStyle w:val="2"/>
        <w:numPr>
          <w:ilvl w:val="0"/>
          <w:numId w:val="0"/>
        </w:numPr>
        <w:tabs>
          <w:tab w:val="center" w:pos="4150"/>
          <w:tab w:val="right" w:pos="8300"/>
        </w:tabs>
        <w:spacing w:beforeLines="0" w:afterLines="0" w:line="300" w:lineRule="auto"/>
      </w:pPr>
      <w:bookmarkStart w:id="119" w:name="_Toc346463066"/>
      <w:r w:rsidRPr="00CB57B4">
        <w:lastRenderedPageBreak/>
        <w:t>第一章</w:t>
      </w:r>
      <w:r>
        <w:rPr>
          <w:rFonts w:hint="eastAsia"/>
        </w:rPr>
        <w:t xml:space="preserve"> </w:t>
      </w:r>
      <w:r w:rsidRPr="00CB57B4">
        <w:t>绪论</w:t>
      </w:r>
      <w:bookmarkEnd w:id="119"/>
    </w:p>
    <w:p w14:paraId="26D689B2" w14:textId="77777777" w:rsidR="00296D36" w:rsidRPr="00CB57B4" w:rsidRDefault="00296D36" w:rsidP="003A4A6B">
      <w:pPr>
        <w:pStyle w:val="11"/>
        <w:snapToGrid w:val="0"/>
        <w:spacing w:beforeLines="100" w:before="312" w:line="300" w:lineRule="auto"/>
      </w:pPr>
      <w:bookmarkStart w:id="120" w:name="_Toc346463067"/>
      <w:r w:rsidRPr="00CB57B4">
        <w:rPr>
          <w:rFonts w:hint="eastAsia"/>
        </w:rPr>
        <w:t xml:space="preserve">1.1 </w:t>
      </w:r>
      <w:r w:rsidRPr="00CB57B4">
        <w:rPr>
          <w:rFonts w:hint="eastAsia"/>
        </w:rPr>
        <w:t>底泥中多氯联苯污染现状</w:t>
      </w:r>
      <w:bookmarkEnd w:id="120"/>
    </w:p>
    <w:p w14:paraId="0F6D2EA9" w14:textId="77777777" w:rsidR="00296D36" w:rsidRPr="00CB57B4" w:rsidRDefault="00296D36" w:rsidP="00A95F90">
      <w:pPr>
        <w:pStyle w:val="4"/>
        <w:adjustRightInd w:val="0"/>
        <w:spacing w:beforeLines="0" w:afterLines="0" w:line="300" w:lineRule="auto"/>
      </w:pPr>
      <w:bookmarkStart w:id="121" w:name="_Toc346463068"/>
      <w:r w:rsidRPr="00CB57B4">
        <w:rPr>
          <w:rFonts w:hint="eastAsia"/>
        </w:rPr>
        <w:t xml:space="preserve">1.1.1 </w:t>
      </w:r>
      <w:r w:rsidRPr="00CB57B4">
        <w:rPr>
          <w:rFonts w:hint="eastAsia"/>
        </w:rPr>
        <w:t>多氯联苯基本性质</w:t>
      </w:r>
      <w:bookmarkEnd w:id="121"/>
    </w:p>
    <w:p w14:paraId="6AA3B753" w14:textId="77777777" w:rsidR="00296D36" w:rsidRPr="00647769" w:rsidRDefault="00296D36" w:rsidP="00A95F90">
      <w:pPr>
        <w:snapToGrid w:val="0"/>
        <w:spacing w:line="300" w:lineRule="auto"/>
        <w:ind w:firstLine="482"/>
        <w:rPr>
          <w:szCs w:val="22"/>
        </w:rPr>
      </w:pPr>
      <w:r w:rsidRPr="00CB57B4">
        <w:rPr>
          <w:szCs w:val="22"/>
        </w:rPr>
        <w:t>多氯联苯（</w:t>
      </w:r>
      <w:r w:rsidRPr="00CB57B4">
        <w:rPr>
          <w:szCs w:val="22"/>
        </w:rPr>
        <w:t>Polychlorinated Biphenyls</w:t>
      </w:r>
      <w:r w:rsidRPr="00CB57B4">
        <w:rPr>
          <w:szCs w:val="22"/>
        </w:rPr>
        <w:t>，简称</w:t>
      </w:r>
      <w:r w:rsidRPr="00CB57B4">
        <w:rPr>
          <w:szCs w:val="22"/>
        </w:rPr>
        <w:t>PCBs</w:t>
      </w:r>
      <w:r w:rsidRPr="00CB57B4">
        <w:rPr>
          <w:szCs w:val="22"/>
        </w:rPr>
        <w:t>）是联苯</w:t>
      </w:r>
      <w:r w:rsidRPr="00CB57B4">
        <w:rPr>
          <w:rFonts w:hint="eastAsia"/>
          <w:szCs w:val="22"/>
        </w:rPr>
        <w:t>由</w:t>
      </w:r>
      <w:r w:rsidRPr="00CB57B4">
        <w:rPr>
          <w:szCs w:val="22"/>
        </w:rPr>
        <w:t>1</w:t>
      </w:r>
      <w:r>
        <w:rPr>
          <w:szCs w:val="22"/>
        </w:rPr>
        <w:t>–</w:t>
      </w:r>
      <w:r w:rsidRPr="00CB57B4">
        <w:rPr>
          <w:szCs w:val="22"/>
        </w:rPr>
        <w:t>10</w:t>
      </w:r>
      <w:r w:rsidRPr="00CB57B4">
        <w:rPr>
          <w:szCs w:val="22"/>
        </w:rPr>
        <w:t>个可能的氯原子取代</w:t>
      </w:r>
      <w:r w:rsidRPr="00CB57B4">
        <w:rPr>
          <w:rFonts w:hint="eastAsia"/>
          <w:szCs w:val="22"/>
        </w:rPr>
        <w:t>联苯分子上的氢原子</w:t>
      </w:r>
      <w:r w:rsidRPr="00CB57B4">
        <w:rPr>
          <w:szCs w:val="22"/>
        </w:rPr>
        <w:t>而成，有</w:t>
      </w:r>
      <w:r w:rsidRPr="00CB57B4">
        <w:rPr>
          <w:szCs w:val="22"/>
        </w:rPr>
        <w:t>209</w:t>
      </w:r>
      <w:r w:rsidRPr="00CB57B4">
        <w:rPr>
          <w:szCs w:val="22"/>
        </w:rPr>
        <w:t>种</w:t>
      </w:r>
      <w:r w:rsidRPr="00CB57B4">
        <w:rPr>
          <w:rFonts w:hint="eastAsia"/>
          <w:szCs w:val="22"/>
        </w:rPr>
        <w:t>可能的</w:t>
      </w:r>
      <w:r w:rsidRPr="00CB57B4">
        <w:rPr>
          <w:szCs w:val="22"/>
        </w:rPr>
        <w:t>单体</w:t>
      </w:r>
      <w:r w:rsidRPr="00CB57B4">
        <w:t>分子，其分子式</w:t>
      </w:r>
      <w:r w:rsidRPr="00CB57B4">
        <w:rPr>
          <w:rFonts w:hint="eastAsia"/>
        </w:rPr>
        <w:t>统一表达</w:t>
      </w:r>
      <w:r w:rsidRPr="00CB57B4">
        <w:t>为</w:t>
      </w:r>
      <w:r w:rsidRPr="00CB57B4">
        <w:t>C</w:t>
      </w:r>
      <w:r w:rsidRPr="00CB57B4">
        <w:rPr>
          <w:vertAlign w:val="subscript"/>
        </w:rPr>
        <w:t>12</w:t>
      </w:r>
      <w:r w:rsidRPr="00CB57B4">
        <w:t>H</w:t>
      </w:r>
      <w:r w:rsidRPr="00CB57B4">
        <w:rPr>
          <w:vertAlign w:val="subscript"/>
        </w:rPr>
        <w:t>10-n</w:t>
      </w:r>
      <w:r w:rsidRPr="00CB57B4">
        <w:t>Cl</w:t>
      </w:r>
      <w:r w:rsidRPr="00CB57B4">
        <w:rPr>
          <w:vertAlign w:val="subscript"/>
        </w:rPr>
        <w:t>n</w:t>
      </w:r>
      <w:r w:rsidRPr="00CB57B4">
        <w:t>（</w:t>
      </w:r>
      <w:r w:rsidRPr="00CB57B4">
        <w:rPr>
          <w:szCs w:val="22"/>
        </w:rPr>
        <w:t>n=1-10</w:t>
      </w:r>
      <w:r w:rsidRPr="00CB57B4">
        <w:t>）</w:t>
      </w:r>
      <w:r w:rsidRPr="00CB57B4">
        <w:rPr>
          <w:rFonts w:hint="eastAsia"/>
        </w:rPr>
        <w:t>，结构见图</w:t>
      </w:r>
      <w:r w:rsidRPr="00CB57B4">
        <w:rPr>
          <w:rFonts w:hint="eastAsia"/>
        </w:rPr>
        <w:t>1-1</w:t>
      </w:r>
      <w:r w:rsidRPr="00CB57B4">
        <w:t>。</w:t>
      </w:r>
      <w:r w:rsidRPr="00CB57B4">
        <w:rPr>
          <w:rFonts w:hint="eastAsia"/>
        </w:rPr>
        <w:t>氯原子取代位置为</w:t>
      </w:r>
      <w:r w:rsidRPr="00CB57B4">
        <w:rPr>
          <w:rFonts w:hint="eastAsia"/>
        </w:rPr>
        <w:t>2</w:t>
      </w:r>
      <w:r w:rsidRPr="00CB57B4">
        <w:rPr>
          <w:rFonts w:hint="eastAsia"/>
        </w:rPr>
        <w:t>、</w:t>
      </w:r>
      <w:r w:rsidRPr="00CB57B4">
        <w:rPr>
          <w:rFonts w:hint="eastAsia"/>
        </w:rPr>
        <w:t>6</w:t>
      </w:r>
      <w:r w:rsidRPr="00CB57B4">
        <w:rPr>
          <w:rFonts w:hint="eastAsia"/>
        </w:rPr>
        <w:t>位称为邻位</w:t>
      </w:r>
      <w:r w:rsidRPr="00CB57B4">
        <w:t>（</w:t>
      </w:r>
      <w:r w:rsidRPr="00CB57B4">
        <w:rPr>
          <w:i/>
        </w:rPr>
        <w:t>ortho</w:t>
      </w:r>
      <w:r w:rsidRPr="00CB57B4">
        <w:t>-</w:t>
      </w:r>
      <w:r w:rsidRPr="00CB57B4">
        <w:t>）</w:t>
      </w:r>
      <w:r>
        <w:rPr>
          <w:rFonts w:hint="eastAsia"/>
        </w:rPr>
        <w:t>取代，氯原子取代位置</w:t>
      </w:r>
      <w:r w:rsidRPr="00CB57B4">
        <w:rPr>
          <w:rFonts w:hint="eastAsia"/>
        </w:rPr>
        <w:t>3</w:t>
      </w:r>
      <w:r w:rsidRPr="00CB57B4">
        <w:rPr>
          <w:rFonts w:hint="eastAsia"/>
        </w:rPr>
        <w:t>、</w:t>
      </w:r>
      <w:r w:rsidRPr="00CB57B4">
        <w:rPr>
          <w:rFonts w:hint="eastAsia"/>
        </w:rPr>
        <w:t>5</w:t>
      </w:r>
      <w:r w:rsidRPr="00CB57B4">
        <w:rPr>
          <w:rFonts w:hint="eastAsia"/>
        </w:rPr>
        <w:t>位为间位</w:t>
      </w:r>
      <w:r w:rsidRPr="00CB57B4">
        <w:t>（</w:t>
      </w:r>
      <w:r w:rsidRPr="00CB57B4">
        <w:rPr>
          <w:i/>
        </w:rPr>
        <w:t>meta</w:t>
      </w:r>
      <w:r w:rsidRPr="00CB57B4">
        <w:t>-</w:t>
      </w:r>
      <w:r w:rsidRPr="00CB57B4">
        <w:t>）</w:t>
      </w:r>
      <w:r w:rsidRPr="00CB57B4">
        <w:rPr>
          <w:rFonts w:hint="eastAsia"/>
        </w:rPr>
        <w:t>取代，取代位置</w:t>
      </w:r>
      <w:r w:rsidRPr="00CB57B4">
        <w:rPr>
          <w:rFonts w:hint="eastAsia"/>
        </w:rPr>
        <w:t>4</w:t>
      </w:r>
      <w:r w:rsidRPr="00CB57B4">
        <w:rPr>
          <w:rFonts w:hint="eastAsia"/>
        </w:rPr>
        <w:t>为</w:t>
      </w:r>
      <w:r>
        <w:rPr>
          <w:rFonts w:hint="eastAsia"/>
        </w:rPr>
        <w:t>对</w:t>
      </w:r>
      <w:r w:rsidRPr="00CB57B4">
        <w:rPr>
          <w:rFonts w:hint="eastAsia"/>
        </w:rPr>
        <w:t>位</w:t>
      </w:r>
      <w:r w:rsidRPr="00CB57B4">
        <w:t>（</w:t>
      </w:r>
      <w:r>
        <w:rPr>
          <w:i/>
        </w:rPr>
        <w:t>par</w:t>
      </w:r>
      <w:r w:rsidRPr="00CB57B4">
        <w:rPr>
          <w:i/>
        </w:rPr>
        <w:t>a</w:t>
      </w:r>
      <w:r w:rsidRPr="00CB57B4">
        <w:t>-</w:t>
      </w:r>
      <w:r w:rsidRPr="00CB57B4">
        <w:t>）</w:t>
      </w:r>
      <w:r w:rsidRPr="00CB57B4">
        <w:rPr>
          <w:rFonts w:hint="eastAsia"/>
        </w:rPr>
        <w:t>取代。</w:t>
      </w:r>
    </w:p>
    <w:p w14:paraId="25BCD241" w14:textId="77777777" w:rsidR="00296D36" w:rsidRPr="00CB57B4" w:rsidRDefault="000D221E" w:rsidP="00A95F90">
      <w:pPr>
        <w:pStyle w:val="10"/>
        <w:adjustRightInd w:val="0"/>
        <w:snapToGrid w:val="0"/>
        <w:spacing w:line="300" w:lineRule="auto"/>
        <w:ind w:firstLineChars="0" w:firstLine="0"/>
        <w:jc w:val="center"/>
      </w:pPr>
      <w:r>
        <w:rPr>
          <w:noProof/>
        </w:rPr>
        <w:pict w14:anchorId="07419B76">
          <v:shape id="图片 23" o:spid="_x0000_i1025" type="#_x0000_t75" style="width:196.1pt;height:85.8pt;visibility:visible">
            <v:imagedata r:id="rId35" o:title=""/>
          </v:shape>
        </w:pict>
      </w:r>
    </w:p>
    <w:p w14:paraId="57DADF0E" w14:textId="77777777" w:rsidR="00296D36" w:rsidRPr="00CB57B4" w:rsidRDefault="00296D36" w:rsidP="003A4A6B">
      <w:pPr>
        <w:pStyle w:val="10"/>
        <w:adjustRightInd w:val="0"/>
        <w:snapToGrid w:val="0"/>
        <w:spacing w:afterLines="50" w:after="156" w:line="300" w:lineRule="auto"/>
        <w:ind w:firstLineChars="0" w:firstLine="0"/>
        <w:jc w:val="center"/>
        <w:rPr>
          <w:sz w:val="21"/>
          <w:szCs w:val="21"/>
        </w:rPr>
      </w:pPr>
      <w:r w:rsidRPr="00CB57B4">
        <w:rPr>
          <w:sz w:val="21"/>
          <w:szCs w:val="21"/>
        </w:rPr>
        <w:t>图</w:t>
      </w:r>
      <w:r w:rsidRPr="00CB57B4">
        <w:rPr>
          <w:sz w:val="21"/>
          <w:szCs w:val="21"/>
        </w:rPr>
        <w:t>1-</w:t>
      </w:r>
      <w:r w:rsidR="005365B7" w:rsidRPr="00CB57B4">
        <w:rPr>
          <w:sz w:val="21"/>
          <w:szCs w:val="21"/>
        </w:rPr>
        <w:fldChar w:fldCharType="begin"/>
      </w:r>
      <w:r w:rsidRPr="00CB57B4">
        <w:rPr>
          <w:sz w:val="21"/>
          <w:szCs w:val="21"/>
        </w:rPr>
        <w:instrText xml:space="preserve"> SEQ </w:instrText>
      </w:r>
      <w:r w:rsidRPr="00CB57B4">
        <w:rPr>
          <w:sz w:val="21"/>
          <w:szCs w:val="21"/>
        </w:rPr>
        <w:instrText>图</w:instrText>
      </w:r>
      <w:r w:rsidRPr="00CB57B4">
        <w:rPr>
          <w:sz w:val="21"/>
          <w:szCs w:val="21"/>
        </w:rPr>
        <w:instrText xml:space="preserve">1- \* ARABIC </w:instrText>
      </w:r>
      <w:r w:rsidR="005365B7" w:rsidRPr="00CB57B4">
        <w:rPr>
          <w:sz w:val="21"/>
          <w:szCs w:val="21"/>
        </w:rPr>
        <w:fldChar w:fldCharType="separate"/>
      </w:r>
      <w:r>
        <w:rPr>
          <w:noProof/>
          <w:sz w:val="21"/>
          <w:szCs w:val="21"/>
        </w:rPr>
        <w:t>1</w:t>
      </w:r>
      <w:r w:rsidR="005365B7" w:rsidRPr="00CB57B4">
        <w:rPr>
          <w:sz w:val="21"/>
          <w:szCs w:val="21"/>
        </w:rPr>
        <w:fldChar w:fldCharType="end"/>
      </w:r>
      <w:r>
        <w:rPr>
          <w:rFonts w:hint="eastAsia"/>
          <w:sz w:val="21"/>
          <w:szCs w:val="21"/>
        </w:rPr>
        <w:t xml:space="preserve"> </w:t>
      </w:r>
      <w:r w:rsidRPr="00CB57B4">
        <w:rPr>
          <w:sz w:val="21"/>
          <w:szCs w:val="21"/>
        </w:rPr>
        <w:t>多氯联苯</w:t>
      </w:r>
      <w:r w:rsidRPr="00CB57B4">
        <w:rPr>
          <w:rFonts w:hint="eastAsia"/>
          <w:sz w:val="21"/>
          <w:szCs w:val="21"/>
        </w:rPr>
        <w:t>分子</w:t>
      </w:r>
      <w:r w:rsidRPr="00CB57B4">
        <w:rPr>
          <w:sz w:val="21"/>
          <w:szCs w:val="21"/>
        </w:rPr>
        <w:t>结构</w:t>
      </w:r>
    </w:p>
    <w:p w14:paraId="02ABF4F4" w14:textId="77777777" w:rsidR="00296D36" w:rsidRPr="00CB57B4" w:rsidRDefault="00296D36" w:rsidP="00A95F90">
      <w:pPr>
        <w:snapToGrid w:val="0"/>
        <w:spacing w:line="300" w:lineRule="auto"/>
        <w:ind w:firstLine="482"/>
        <w:rPr>
          <w:szCs w:val="22"/>
        </w:rPr>
      </w:pPr>
      <w:r w:rsidRPr="00CB57B4">
        <w:rPr>
          <w:szCs w:val="22"/>
        </w:rPr>
        <w:t>由于具有良好的热稳定性、化学惰性、阻燃性、绝缘性，多氯联苯广泛用做变压器油、电容器介质、液压流体、热交换液体等</w:t>
      </w:r>
      <w:r w:rsidRPr="0060595A">
        <w:rPr>
          <w:noProof/>
          <w:vertAlign w:val="superscript"/>
        </w:rPr>
        <w:t>[1]</w:t>
      </w:r>
      <w:r w:rsidRPr="00CB57B4">
        <w:rPr>
          <w:szCs w:val="22"/>
        </w:rPr>
        <w:t>。</w:t>
      </w:r>
      <w:r w:rsidRPr="00CB57B4">
        <w:rPr>
          <w:szCs w:val="22"/>
        </w:rPr>
        <w:t>1929</w:t>
      </w:r>
      <w:r w:rsidRPr="00CB57B4">
        <w:rPr>
          <w:szCs w:val="22"/>
        </w:rPr>
        <w:t>年，美国</w:t>
      </w:r>
      <w:r w:rsidRPr="00CB57B4">
        <w:rPr>
          <w:szCs w:val="22"/>
        </w:rPr>
        <w:t>Swam</w:t>
      </w:r>
      <w:r w:rsidRPr="00CB57B4">
        <w:rPr>
          <w:szCs w:val="22"/>
        </w:rPr>
        <w:t>化学公司首先开始</w:t>
      </w:r>
      <w:r w:rsidR="007339F7" w:rsidRPr="00CB57B4">
        <w:rPr>
          <w:szCs w:val="22"/>
        </w:rPr>
        <w:t>商业化生产</w:t>
      </w:r>
      <w:r w:rsidR="007339F7">
        <w:rPr>
          <w:szCs w:val="22"/>
        </w:rPr>
        <w:t>多氯联苯</w:t>
      </w:r>
      <w:r w:rsidRPr="0060595A">
        <w:rPr>
          <w:noProof/>
          <w:vertAlign w:val="superscript"/>
        </w:rPr>
        <w:t>[2]</w:t>
      </w:r>
      <w:r w:rsidRPr="00CB57B4">
        <w:rPr>
          <w:szCs w:val="22"/>
        </w:rPr>
        <w:t>。在上世纪</w:t>
      </w:r>
      <w:r w:rsidRPr="00CB57B4">
        <w:rPr>
          <w:szCs w:val="22"/>
        </w:rPr>
        <w:t>60</w:t>
      </w:r>
      <w:r w:rsidRPr="00CB57B4">
        <w:rPr>
          <w:szCs w:val="22"/>
        </w:rPr>
        <w:t>年代中期，工业上的多氯联苯产量达到每年</w:t>
      </w:r>
      <w:r w:rsidRPr="00CB57B4">
        <w:rPr>
          <w:szCs w:val="22"/>
        </w:rPr>
        <w:t>10</w:t>
      </w:r>
      <w:r w:rsidRPr="00CB57B4">
        <w:rPr>
          <w:szCs w:val="22"/>
        </w:rPr>
        <w:t>万吨</w:t>
      </w:r>
      <w:r w:rsidRPr="0060595A">
        <w:rPr>
          <w:noProof/>
          <w:vertAlign w:val="superscript"/>
        </w:rPr>
        <w:t>[3]</w:t>
      </w:r>
      <w:r w:rsidRPr="00CB57B4">
        <w:rPr>
          <w:szCs w:val="22"/>
        </w:rPr>
        <w:t>。然而，多氯联苯作为潜在的神经毒素、致癌物质和内分泌干扰物，存在着致畸、致癌、致突变等风险，在微克级别就会对生态环境造成负面影响，并</w:t>
      </w:r>
      <w:r w:rsidRPr="00CB57B4">
        <w:rPr>
          <w:rFonts w:hint="eastAsia"/>
          <w:szCs w:val="22"/>
        </w:rPr>
        <w:t>会</w:t>
      </w:r>
      <w:r w:rsidRPr="00CB57B4">
        <w:rPr>
          <w:szCs w:val="22"/>
        </w:rPr>
        <w:t>通过生物富集及食物链放大作用危害人类健康</w:t>
      </w:r>
      <w:r w:rsidRPr="0060595A">
        <w:rPr>
          <w:noProof/>
          <w:vertAlign w:val="superscript"/>
        </w:rPr>
        <w:t>[4]</w:t>
      </w:r>
      <w:r w:rsidRPr="00CB57B4">
        <w:rPr>
          <w:szCs w:val="22"/>
        </w:rPr>
        <w:t>。</w:t>
      </w:r>
      <w:r w:rsidRPr="00CB57B4">
        <w:rPr>
          <w:szCs w:val="22"/>
        </w:rPr>
        <w:t>1968</w:t>
      </w:r>
      <w:r w:rsidRPr="00CB57B4">
        <w:rPr>
          <w:szCs w:val="22"/>
        </w:rPr>
        <w:t>年日本发生的米糠油事件，使多氯联苯的环境污染问题得到</w:t>
      </w:r>
      <w:r>
        <w:rPr>
          <w:rFonts w:hint="eastAsia"/>
          <w:szCs w:val="22"/>
        </w:rPr>
        <w:t>了</w:t>
      </w:r>
      <w:r w:rsidRPr="00CB57B4">
        <w:rPr>
          <w:rFonts w:hint="eastAsia"/>
          <w:szCs w:val="22"/>
        </w:rPr>
        <w:t>广泛</w:t>
      </w:r>
      <w:r w:rsidRPr="00CB57B4">
        <w:rPr>
          <w:szCs w:val="22"/>
        </w:rPr>
        <w:t>关注</w:t>
      </w:r>
      <w:r w:rsidRPr="0060595A">
        <w:rPr>
          <w:noProof/>
          <w:vertAlign w:val="superscript"/>
        </w:rPr>
        <w:t>[5]</w:t>
      </w:r>
      <w:r w:rsidRPr="00CB57B4">
        <w:rPr>
          <w:szCs w:val="22"/>
        </w:rPr>
        <w:t>。多氯联苯等七种工业混合物</w:t>
      </w:r>
      <w:r>
        <w:rPr>
          <w:rFonts w:hint="eastAsia"/>
          <w:szCs w:val="22"/>
        </w:rPr>
        <w:t>于</w:t>
      </w:r>
      <w:r w:rsidRPr="00CB57B4">
        <w:rPr>
          <w:szCs w:val="22"/>
        </w:rPr>
        <w:t>1979</w:t>
      </w:r>
      <w:r w:rsidRPr="00CB57B4">
        <w:rPr>
          <w:szCs w:val="22"/>
        </w:rPr>
        <w:t>年被美国环境保护署</w:t>
      </w:r>
      <w:r>
        <w:rPr>
          <w:rFonts w:hint="eastAsia"/>
          <w:szCs w:val="22"/>
        </w:rPr>
        <w:t>（</w:t>
      </w:r>
      <w:r>
        <w:rPr>
          <w:szCs w:val="22"/>
        </w:rPr>
        <w:t>USEPA</w:t>
      </w:r>
      <w:r>
        <w:rPr>
          <w:rFonts w:hint="eastAsia"/>
          <w:szCs w:val="22"/>
        </w:rPr>
        <w:t>）</w:t>
      </w:r>
      <w:r w:rsidRPr="00CB57B4">
        <w:rPr>
          <w:szCs w:val="22"/>
        </w:rPr>
        <w:t>列入优先检测物黑名单</w:t>
      </w:r>
      <w:r w:rsidRPr="00CB57B4">
        <w:rPr>
          <w:rFonts w:hint="eastAsia"/>
          <w:szCs w:val="22"/>
        </w:rPr>
        <w:t>，并在全美禁用</w:t>
      </w:r>
      <w:r w:rsidRPr="00CB57B4">
        <w:rPr>
          <w:szCs w:val="22"/>
        </w:rPr>
        <w:t>。</w:t>
      </w:r>
      <w:r w:rsidRPr="00CB57B4">
        <w:rPr>
          <w:szCs w:val="22"/>
        </w:rPr>
        <w:t>2001</w:t>
      </w:r>
      <w:r w:rsidRPr="00CB57B4">
        <w:rPr>
          <w:szCs w:val="22"/>
        </w:rPr>
        <w:t>年</w:t>
      </w:r>
      <w:r w:rsidRPr="00CB57B4">
        <w:rPr>
          <w:rFonts w:hint="eastAsia"/>
          <w:szCs w:val="22"/>
        </w:rPr>
        <w:t>，</w:t>
      </w:r>
      <w:r w:rsidRPr="00CB57B4">
        <w:rPr>
          <w:szCs w:val="22"/>
        </w:rPr>
        <w:t>斯德哥尔摩公约将其列为首批控制消除的</w:t>
      </w:r>
      <w:r w:rsidRPr="00CB57B4">
        <w:rPr>
          <w:szCs w:val="22"/>
        </w:rPr>
        <w:t>12</w:t>
      </w:r>
      <w:r w:rsidRPr="00CB57B4">
        <w:rPr>
          <w:szCs w:val="22"/>
        </w:rPr>
        <w:t>种持久性有机污染物之一</w:t>
      </w:r>
      <w:r w:rsidRPr="0060595A">
        <w:rPr>
          <w:noProof/>
          <w:szCs w:val="22"/>
          <w:vertAlign w:val="superscript"/>
        </w:rPr>
        <w:t>[6]</w:t>
      </w:r>
      <w:r w:rsidRPr="00CB57B4">
        <w:rPr>
          <w:szCs w:val="22"/>
        </w:rPr>
        <w:t>。多氯联苯的累计全球产量约为</w:t>
      </w:r>
      <w:r w:rsidRPr="00CB57B4">
        <w:rPr>
          <w:szCs w:val="22"/>
        </w:rPr>
        <w:t>130</w:t>
      </w:r>
      <w:r w:rsidRPr="00CB57B4">
        <w:rPr>
          <w:szCs w:val="22"/>
        </w:rPr>
        <w:t>万吨，其中三氯联苯、四氯联苯以及五氯联苯的产量超过</w:t>
      </w:r>
      <w:r w:rsidRPr="00CB57B4">
        <w:rPr>
          <w:szCs w:val="22"/>
        </w:rPr>
        <w:t>70</w:t>
      </w:r>
      <w:r w:rsidRPr="00CB57B4">
        <w:rPr>
          <w:szCs w:val="22"/>
        </w:rPr>
        <w:t>％</w:t>
      </w:r>
      <w:r w:rsidRPr="0060595A">
        <w:rPr>
          <w:noProof/>
          <w:szCs w:val="22"/>
          <w:vertAlign w:val="superscript"/>
        </w:rPr>
        <w:t>[7]</w:t>
      </w:r>
      <w:r w:rsidRPr="00CB57B4">
        <w:rPr>
          <w:szCs w:val="22"/>
        </w:rPr>
        <w:t>。在中国，累计</w:t>
      </w:r>
      <w:r w:rsidRPr="00CB57B4">
        <w:rPr>
          <w:rFonts w:hint="eastAsia"/>
          <w:szCs w:val="22"/>
        </w:rPr>
        <w:t>生产</w:t>
      </w:r>
      <w:r w:rsidRPr="00CB57B4">
        <w:rPr>
          <w:szCs w:val="22"/>
        </w:rPr>
        <w:t>的多氯联苯</w:t>
      </w:r>
      <w:r w:rsidRPr="00CB57B4">
        <w:rPr>
          <w:rFonts w:hint="eastAsia"/>
          <w:szCs w:val="22"/>
        </w:rPr>
        <w:t>近</w:t>
      </w:r>
      <w:r w:rsidRPr="00CB57B4">
        <w:rPr>
          <w:szCs w:val="22"/>
        </w:rPr>
        <w:t>万吨，</w:t>
      </w:r>
      <w:r w:rsidRPr="00CB57B4">
        <w:rPr>
          <w:rFonts w:hint="eastAsia"/>
          <w:szCs w:val="22"/>
        </w:rPr>
        <w:t>其中</w:t>
      </w:r>
      <w:r w:rsidRPr="00CB57B4">
        <w:rPr>
          <w:rFonts w:hint="eastAsia"/>
          <w:szCs w:val="22"/>
        </w:rPr>
        <w:t>90</w:t>
      </w:r>
      <w:r w:rsidRPr="00CB57B4">
        <w:rPr>
          <w:rFonts w:hint="eastAsia"/>
          <w:szCs w:val="22"/>
        </w:rPr>
        <w:t>％用作电力电容器的浸渍剂</w:t>
      </w:r>
      <w:r w:rsidRPr="0060595A">
        <w:rPr>
          <w:noProof/>
          <w:szCs w:val="22"/>
          <w:vertAlign w:val="superscript"/>
        </w:rPr>
        <w:t>[5]</w:t>
      </w:r>
      <w:r w:rsidRPr="00CB57B4">
        <w:rPr>
          <w:szCs w:val="22"/>
        </w:rPr>
        <w:t>。由于处置不当等原因，</w:t>
      </w:r>
      <w:r w:rsidRPr="00CB57B4">
        <w:rPr>
          <w:szCs w:val="22"/>
        </w:rPr>
        <w:t>PCBs</w:t>
      </w:r>
      <w:r w:rsidRPr="00CB57B4">
        <w:rPr>
          <w:szCs w:val="22"/>
        </w:rPr>
        <w:t>进入环境中，会对生态环境及人体健康造成潜在威胁</w:t>
      </w:r>
      <w:r w:rsidRPr="0060595A">
        <w:rPr>
          <w:noProof/>
          <w:szCs w:val="22"/>
          <w:vertAlign w:val="superscript"/>
        </w:rPr>
        <w:t>[8]</w:t>
      </w:r>
      <w:r w:rsidRPr="00CB57B4">
        <w:rPr>
          <w:szCs w:val="22"/>
        </w:rPr>
        <w:t>。</w:t>
      </w:r>
    </w:p>
    <w:p w14:paraId="19E0F874" w14:textId="77777777" w:rsidR="00296D36" w:rsidRPr="00CB57B4" w:rsidRDefault="00296D36" w:rsidP="00A95F90">
      <w:pPr>
        <w:pStyle w:val="4"/>
        <w:adjustRightInd w:val="0"/>
        <w:spacing w:before="156" w:afterLines="0" w:line="300" w:lineRule="auto"/>
      </w:pPr>
      <w:bookmarkStart w:id="122" w:name="_Toc346463069"/>
      <w:r w:rsidRPr="00CB57B4">
        <w:rPr>
          <w:rFonts w:hint="eastAsia"/>
        </w:rPr>
        <w:t xml:space="preserve">1.1.2 </w:t>
      </w:r>
      <w:r w:rsidRPr="00CB57B4">
        <w:rPr>
          <w:rFonts w:hint="eastAsia"/>
        </w:rPr>
        <w:t>中国底泥中多氯联苯污染现状</w:t>
      </w:r>
      <w:bookmarkEnd w:id="122"/>
    </w:p>
    <w:p w14:paraId="66A83C61" w14:textId="77777777" w:rsidR="00296D36" w:rsidRPr="00A10908" w:rsidRDefault="00296D36" w:rsidP="00A95F90">
      <w:pPr>
        <w:adjustRightInd w:val="0"/>
        <w:snapToGrid w:val="0"/>
        <w:spacing w:line="300" w:lineRule="auto"/>
        <w:ind w:firstLine="480"/>
        <w:rPr>
          <w:szCs w:val="22"/>
        </w:rPr>
      </w:pPr>
      <w:r w:rsidRPr="00CB57B4">
        <w:rPr>
          <w:szCs w:val="22"/>
        </w:rPr>
        <w:t>PCBs</w:t>
      </w:r>
      <w:r w:rsidRPr="00CB57B4">
        <w:rPr>
          <w:szCs w:val="22"/>
        </w:rPr>
        <w:t>的疏水、</w:t>
      </w:r>
      <w:r w:rsidRPr="00CB57B4">
        <w:rPr>
          <w:rFonts w:hint="eastAsia"/>
          <w:szCs w:val="22"/>
        </w:rPr>
        <w:t>难降解、</w:t>
      </w:r>
      <w:r w:rsidRPr="00CB57B4">
        <w:rPr>
          <w:szCs w:val="22"/>
        </w:rPr>
        <w:t>远距离传输特性使土壤和</w:t>
      </w:r>
      <w:r>
        <w:rPr>
          <w:szCs w:val="22"/>
        </w:rPr>
        <w:t>底泥</w:t>
      </w:r>
      <w:r w:rsidRPr="00CB57B4">
        <w:rPr>
          <w:szCs w:val="22"/>
        </w:rPr>
        <w:t>成为其主要归趋</w:t>
      </w:r>
      <w:r w:rsidRPr="00CB57B4">
        <w:rPr>
          <w:rFonts w:hint="eastAsia"/>
          <w:szCs w:val="22"/>
        </w:rPr>
        <w:t>。</w:t>
      </w:r>
      <w:r w:rsidRPr="00CB57B4">
        <w:rPr>
          <w:szCs w:val="22"/>
        </w:rPr>
        <w:t>底泥中的</w:t>
      </w:r>
      <w:r w:rsidRPr="00CB57B4">
        <w:rPr>
          <w:szCs w:val="22"/>
        </w:rPr>
        <w:t>PCBs</w:t>
      </w:r>
      <w:r w:rsidRPr="00CB57B4">
        <w:rPr>
          <w:szCs w:val="22"/>
        </w:rPr>
        <w:t>可通过再悬浮作用进入水体，也可以被生物吸收富集，危害人类</w:t>
      </w:r>
      <w:r w:rsidRPr="00CB57B4">
        <w:rPr>
          <w:rFonts w:hint="eastAsia"/>
          <w:szCs w:val="22"/>
        </w:rPr>
        <w:t>健康</w:t>
      </w:r>
      <w:r w:rsidRPr="0060595A">
        <w:rPr>
          <w:noProof/>
          <w:vertAlign w:val="superscript"/>
        </w:rPr>
        <w:t>[8, 9]</w:t>
      </w:r>
      <w:r>
        <w:rPr>
          <w:rFonts w:hint="eastAsia"/>
        </w:rPr>
        <w:t>。</w:t>
      </w:r>
      <w:r w:rsidRPr="00CB57B4">
        <w:rPr>
          <w:rFonts w:hint="eastAsia"/>
          <w:szCs w:val="22"/>
        </w:rPr>
        <w:t>对于中国水域</w:t>
      </w:r>
      <w:r>
        <w:rPr>
          <w:szCs w:val="22"/>
        </w:rPr>
        <w:t>底泥</w:t>
      </w:r>
      <w:r w:rsidRPr="00CB57B4">
        <w:rPr>
          <w:rFonts w:hint="eastAsia"/>
          <w:szCs w:val="22"/>
        </w:rPr>
        <w:t>中的多氯联苯污染物的调查与风险评价，研究者早有关注，其中部分河流湖泊</w:t>
      </w:r>
      <w:r>
        <w:rPr>
          <w:szCs w:val="22"/>
        </w:rPr>
        <w:t>底泥</w:t>
      </w:r>
      <w:r w:rsidRPr="00CB57B4">
        <w:rPr>
          <w:rFonts w:hint="eastAsia"/>
          <w:szCs w:val="22"/>
        </w:rPr>
        <w:t>中</w:t>
      </w:r>
      <w:r w:rsidRPr="00CB57B4">
        <w:rPr>
          <w:rFonts w:hint="eastAsia"/>
          <w:szCs w:val="22"/>
        </w:rPr>
        <w:t>PCBs</w:t>
      </w:r>
      <w:r w:rsidRPr="00CB57B4">
        <w:rPr>
          <w:rFonts w:hint="eastAsia"/>
          <w:szCs w:val="22"/>
        </w:rPr>
        <w:t>浓度见表</w:t>
      </w:r>
      <w:r w:rsidRPr="00CB57B4">
        <w:rPr>
          <w:rFonts w:hint="eastAsia"/>
          <w:szCs w:val="22"/>
        </w:rPr>
        <w:t>1-1</w:t>
      </w:r>
      <w:r w:rsidRPr="00CB57B4">
        <w:rPr>
          <w:rFonts w:hint="eastAsia"/>
          <w:szCs w:val="22"/>
        </w:rPr>
        <w:t>。</w:t>
      </w:r>
    </w:p>
    <w:p w14:paraId="5F213598" w14:textId="77777777" w:rsidR="00296D36" w:rsidRPr="00CB57B4" w:rsidRDefault="00296D36" w:rsidP="00A95F90">
      <w:pPr>
        <w:widowControl/>
        <w:snapToGrid w:val="0"/>
        <w:spacing w:line="300" w:lineRule="auto"/>
        <w:jc w:val="center"/>
        <w:rPr>
          <w:sz w:val="21"/>
          <w:szCs w:val="22"/>
        </w:rPr>
      </w:pPr>
      <w:r>
        <w:rPr>
          <w:sz w:val="21"/>
          <w:szCs w:val="22"/>
        </w:rPr>
        <w:br w:type="page"/>
      </w:r>
      <w:r w:rsidRPr="00CB57B4">
        <w:rPr>
          <w:sz w:val="21"/>
          <w:szCs w:val="22"/>
        </w:rPr>
        <w:lastRenderedPageBreak/>
        <w:t>表</w:t>
      </w:r>
      <w:r w:rsidRPr="00CB57B4">
        <w:rPr>
          <w:sz w:val="21"/>
          <w:szCs w:val="22"/>
        </w:rPr>
        <w:t>1</w:t>
      </w:r>
      <w:r>
        <w:rPr>
          <w:rFonts w:hint="eastAsia"/>
          <w:sz w:val="21"/>
          <w:szCs w:val="22"/>
        </w:rPr>
        <w:t>-</w:t>
      </w:r>
      <w:r w:rsidRPr="00CB57B4">
        <w:rPr>
          <w:rFonts w:hint="eastAsia"/>
          <w:sz w:val="21"/>
          <w:szCs w:val="22"/>
        </w:rPr>
        <w:t xml:space="preserve">1 </w:t>
      </w:r>
      <w:r w:rsidRPr="00CB57B4">
        <w:rPr>
          <w:rFonts w:hint="eastAsia"/>
          <w:sz w:val="21"/>
          <w:szCs w:val="22"/>
        </w:rPr>
        <w:t>全国主要河流湖泊</w:t>
      </w:r>
      <w:r>
        <w:rPr>
          <w:sz w:val="21"/>
          <w:szCs w:val="22"/>
        </w:rPr>
        <w:t>底泥</w:t>
      </w:r>
      <w:r w:rsidRPr="00CB57B4">
        <w:rPr>
          <w:rFonts w:hint="eastAsia"/>
          <w:sz w:val="21"/>
          <w:szCs w:val="22"/>
        </w:rPr>
        <w:t>中</w:t>
      </w:r>
      <w:r w:rsidRPr="00CB57B4">
        <w:rPr>
          <w:rFonts w:hint="eastAsia"/>
          <w:sz w:val="21"/>
          <w:szCs w:val="22"/>
        </w:rPr>
        <w:t>PCBs</w:t>
      </w:r>
      <w:r w:rsidRPr="00CB57B4">
        <w:rPr>
          <w:rFonts w:hint="eastAsia"/>
          <w:sz w:val="21"/>
          <w:szCs w:val="22"/>
        </w:rPr>
        <w:t>含量（干重</w:t>
      </w:r>
      <w:r w:rsidRPr="00CB57B4">
        <w:rPr>
          <w:sz w:val="21"/>
          <w:szCs w:val="22"/>
        </w:rPr>
        <w:t>）</w:t>
      </w:r>
    </w:p>
    <w:tbl>
      <w:tblPr>
        <w:tblW w:w="8408" w:type="dxa"/>
        <w:jc w:val="center"/>
        <w:tblLook w:val="04A0" w:firstRow="1" w:lastRow="0" w:firstColumn="1" w:lastColumn="0" w:noHBand="0" w:noVBand="1"/>
      </w:tblPr>
      <w:tblGrid>
        <w:gridCol w:w="1374"/>
        <w:gridCol w:w="1374"/>
        <w:gridCol w:w="2290"/>
        <w:gridCol w:w="2290"/>
        <w:gridCol w:w="1080"/>
      </w:tblGrid>
      <w:tr w:rsidR="00296D36" w:rsidRPr="0033527D" w14:paraId="59C6B88F" w14:textId="77777777" w:rsidTr="00A95F90">
        <w:trPr>
          <w:trHeight w:val="345"/>
          <w:jc w:val="center"/>
        </w:trPr>
        <w:tc>
          <w:tcPr>
            <w:tcW w:w="1374" w:type="dxa"/>
            <w:tcBorders>
              <w:top w:val="single" w:sz="8" w:space="0" w:color="auto"/>
              <w:left w:val="nil"/>
              <w:bottom w:val="single" w:sz="4" w:space="0" w:color="auto"/>
              <w:right w:val="nil"/>
            </w:tcBorders>
            <w:shd w:val="clear" w:color="auto" w:fill="auto"/>
            <w:vAlign w:val="center"/>
            <w:hideMark/>
          </w:tcPr>
          <w:p w14:paraId="1811F8B0" w14:textId="77777777" w:rsidR="00296D36" w:rsidRPr="0033527D" w:rsidRDefault="00296D36" w:rsidP="00A95F90">
            <w:pPr>
              <w:pStyle w:val="a5"/>
              <w:jc w:val="center"/>
              <w:rPr>
                <w:bCs/>
                <w:color w:val="auto"/>
              </w:rPr>
            </w:pPr>
            <w:r w:rsidRPr="0033527D">
              <w:rPr>
                <w:rFonts w:hint="eastAsia"/>
                <w:bCs/>
                <w:color w:val="auto"/>
              </w:rPr>
              <w:t>河流、湖泊</w:t>
            </w:r>
          </w:p>
        </w:tc>
        <w:tc>
          <w:tcPr>
            <w:tcW w:w="1374" w:type="dxa"/>
            <w:tcBorders>
              <w:top w:val="single" w:sz="8" w:space="0" w:color="auto"/>
              <w:left w:val="nil"/>
              <w:bottom w:val="single" w:sz="4" w:space="0" w:color="auto"/>
              <w:right w:val="nil"/>
            </w:tcBorders>
            <w:vAlign w:val="center"/>
          </w:tcPr>
          <w:p w14:paraId="047E4412" w14:textId="77777777" w:rsidR="00296D36" w:rsidRPr="0033527D" w:rsidRDefault="00296D36" w:rsidP="00A95F90">
            <w:pPr>
              <w:pStyle w:val="a5"/>
              <w:jc w:val="center"/>
              <w:rPr>
                <w:bCs/>
                <w:color w:val="auto"/>
              </w:rPr>
            </w:pPr>
            <w:r>
              <w:rPr>
                <w:rFonts w:hint="eastAsia"/>
                <w:bCs/>
                <w:color w:val="auto"/>
              </w:rPr>
              <w:t>采</w:t>
            </w:r>
            <w:r w:rsidRPr="0033527D">
              <w:rPr>
                <w:bCs/>
                <w:color w:val="auto"/>
              </w:rPr>
              <w:t>样时间</w:t>
            </w:r>
          </w:p>
        </w:tc>
        <w:tc>
          <w:tcPr>
            <w:tcW w:w="2290" w:type="dxa"/>
            <w:tcBorders>
              <w:top w:val="single" w:sz="8" w:space="0" w:color="auto"/>
              <w:left w:val="nil"/>
              <w:bottom w:val="single" w:sz="4" w:space="0" w:color="auto"/>
              <w:right w:val="nil"/>
            </w:tcBorders>
          </w:tcPr>
          <w:p w14:paraId="7B0608A1" w14:textId="77777777" w:rsidR="00296D36" w:rsidRPr="0033527D" w:rsidRDefault="00296D36" w:rsidP="00A95F90">
            <w:pPr>
              <w:pStyle w:val="a5"/>
              <w:jc w:val="center"/>
              <w:rPr>
                <w:bCs/>
                <w:color w:val="auto"/>
              </w:rPr>
            </w:pPr>
            <w:r w:rsidRPr="0033527D">
              <w:rPr>
                <w:bCs/>
                <w:color w:val="auto"/>
              </w:rPr>
              <w:t>PCBs</w:t>
            </w:r>
            <w:r w:rsidRPr="0033527D">
              <w:rPr>
                <w:bCs/>
                <w:color w:val="auto"/>
              </w:rPr>
              <w:t>平均浓度</w:t>
            </w:r>
          </w:p>
          <w:p w14:paraId="3185FB21" w14:textId="77777777" w:rsidR="00296D36" w:rsidRPr="0033527D" w:rsidRDefault="00296D36" w:rsidP="00A95F90">
            <w:pPr>
              <w:pStyle w:val="a5"/>
              <w:jc w:val="center"/>
              <w:rPr>
                <w:bCs/>
                <w:color w:val="auto"/>
              </w:rPr>
            </w:pPr>
            <w:r w:rsidRPr="0033527D">
              <w:rPr>
                <w:bCs/>
                <w:color w:val="auto"/>
              </w:rPr>
              <w:t>ng/g</w:t>
            </w:r>
            <w:r w:rsidRPr="0033527D">
              <w:rPr>
                <w:bCs/>
                <w:color w:val="auto"/>
              </w:rPr>
              <w:t>（干重）</w:t>
            </w:r>
          </w:p>
        </w:tc>
        <w:tc>
          <w:tcPr>
            <w:tcW w:w="2290" w:type="dxa"/>
            <w:tcBorders>
              <w:top w:val="single" w:sz="8" w:space="0" w:color="auto"/>
              <w:left w:val="nil"/>
              <w:bottom w:val="single" w:sz="4" w:space="0" w:color="auto"/>
              <w:right w:val="nil"/>
            </w:tcBorders>
            <w:shd w:val="clear" w:color="auto" w:fill="auto"/>
            <w:vAlign w:val="center"/>
            <w:hideMark/>
          </w:tcPr>
          <w:p w14:paraId="7BFFF787" w14:textId="77777777" w:rsidR="00296D36" w:rsidRPr="0033527D" w:rsidRDefault="00296D36" w:rsidP="00A95F90">
            <w:pPr>
              <w:pStyle w:val="a5"/>
              <w:jc w:val="center"/>
              <w:rPr>
                <w:bCs/>
                <w:color w:val="auto"/>
              </w:rPr>
            </w:pPr>
            <w:r w:rsidRPr="0033527D">
              <w:rPr>
                <w:bCs/>
                <w:color w:val="auto"/>
              </w:rPr>
              <w:t>PCBs</w:t>
            </w:r>
            <w:r w:rsidRPr="0033527D">
              <w:rPr>
                <w:bCs/>
                <w:color w:val="auto"/>
              </w:rPr>
              <w:t>浓度范围</w:t>
            </w:r>
          </w:p>
          <w:p w14:paraId="25C7EE61" w14:textId="77777777" w:rsidR="00296D36" w:rsidRPr="0033527D" w:rsidRDefault="00296D36" w:rsidP="00A95F90">
            <w:pPr>
              <w:pStyle w:val="a5"/>
              <w:jc w:val="center"/>
              <w:rPr>
                <w:bCs/>
                <w:color w:val="auto"/>
              </w:rPr>
            </w:pPr>
            <w:r w:rsidRPr="0033527D">
              <w:rPr>
                <w:bCs/>
                <w:color w:val="auto"/>
              </w:rPr>
              <w:t>ng/g</w:t>
            </w:r>
            <w:r w:rsidRPr="0033527D">
              <w:rPr>
                <w:bCs/>
                <w:color w:val="auto"/>
              </w:rPr>
              <w:t>（干重）</w:t>
            </w:r>
          </w:p>
        </w:tc>
        <w:tc>
          <w:tcPr>
            <w:tcW w:w="1080" w:type="dxa"/>
            <w:tcBorders>
              <w:top w:val="single" w:sz="8" w:space="0" w:color="auto"/>
              <w:left w:val="nil"/>
              <w:bottom w:val="single" w:sz="4" w:space="0" w:color="auto"/>
              <w:right w:val="nil"/>
            </w:tcBorders>
            <w:shd w:val="clear" w:color="auto" w:fill="auto"/>
            <w:vAlign w:val="center"/>
            <w:hideMark/>
          </w:tcPr>
          <w:p w14:paraId="0210CE4B" w14:textId="77777777" w:rsidR="00296D36" w:rsidRPr="0033527D" w:rsidRDefault="00296D36" w:rsidP="00A95F90">
            <w:pPr>
              <w:pStyle w:val="a5"/>
              <w:jc w:val="center"/>
              <w:rPr>
                <w:bCs/>
                <w:color w:val="auto"/>
              </w:rPr>
            </w:pPr>
            <w:r w:rsidRPr="0033527D">
              <w:rPr>
                <w:bCs/>
                <w:color w:val="auto"/>
              </w:rPr>
              <w:t>文献</w:t>
            </w:r>
          </w:p>
        </w:tc>
      </w:tr>
      <w:tr w:rsidR="00296D36" w:rsidRPr="0033527D" w14:paraId="30630946" w14:textId="77777777" w:rsidTr="00A95F90">
        <w:trPr>
          <w:trHeight w:val="315"/>
          <w:jc w:val="center"/>
        </w:trPr>
        <w:tc>
          <w:tcPr>
            <w:tcW w:w="1374" w:type="dxa"/>
            <w:tcBorders>
              <w:top w:val="single" w:sz="4" w:space="0" w:color="auto"/>
              <w:left w:val="nil"/>
              <w:bottom w:val="nil"/>
              <w:right w:val="nil"/>
            </w:tcBorders>
            <w:shd w:val="clear" w:color="auto" w:fill="auto"/>
            <w:vAlign w:val="center"/>
          </w:tcPr>
          <w:p w14:paraId="37A33153" w14:textId="77777777" w:rsidR="00296D36" w:rsidRPr="0033527D" w:rsidRDefault="00296D36" w:rsidP="00A95F90">
            <w:pPr>
              <w:pStyle w:val="a5"/>
              <w:jc w:val="center"/>
              <w:rPr>
                <w:bCs/>
                <w:color w:val="auto"/>
              </w:rPr>
            </w:pPr>
            <w:r w:rsidRPr="0033527D">
              <w:rPr>
                <w:rFonts w:hint="eastAsia"/>
                <w:bCs/>
                <w:color w:val="auto"/>
              </w:rPr>
              <w:t>松花江</w:t>
            </w:r>
          </w:p>
        </w:tc>
        <w:tc>
          <w:tcPr>
            <w:tcW w:w="1374" w:type="dxa"/>
            <w:tcBorders>
              <w:top w:val="single" w:sz="4" w:space="0" w:color="auto"/>
              <w:left w:val="nil"/>
              <w:bottom w:val="nil"/>
              <w:right w:val="nil"/>
            </w:tcBorders>
            <w:vAlign w:val="center"/>
          </w:tcPr>
          <w:p w14:paraId="0AA812CD" w14:textId="77777777" w:rsidR="00296D36" w:rsidRPr="0033527D" w:rsidRDefault="00296D36" w:rsidP="00A95F90">
            <w:pPr>
              <w:pStyle w:val="a5"/>
              <w:jc w:val="center"/>
              <w:rPr>
                <w:bCs/>
                <w:color w:val="auto"/>
              </w:rPr>
            </w:pPr>
            <w:r w:rsidRPr="0033527D">
              <w:rPr>
                <w:bCs/>
                <w:color w:val="auto"/>
              </w:rPr>
              <w:t>2014</w:t>
            </w:r>
          </w:p>
        </w:tc>
        <w:tc>
          <w:tcPr>
            <w:tcW w:w="2290" w:type="dxa"/>
            <w:tcBorders>
              <w:top w:val="single" w:sz="4" w:space="0" w:color="auto"/>
              <w:left w:val="nil"/>
              <w:bottom w:val="nil"/>
              <w:right w:val="nil"/>
            </w:tcBorders>
            <w:vAlign w:val="center"/>
          </w:tcPr>
          <w:p w14:paraId="6CE5E72F" w14:textId="77777777" w:rsidR="00296D36" w:rsidRPr="0033527D" w:rsidRDefault="00296D36" w:rsidP="00A95F90">
            <w:pPr>
              <w:pStyle w:val="a5"/>
              <w:jc w:val="center"/>
              <w:rPr>
                <w:bCs/>
                <w:color w:val="auto"/>
              </w:rPr>
            </w:pPr>
            <w:r w:rsidRPr="0033527D">
              <w:rPr>
                <w:bCs/>
                <w:color w:val="auto"/>
              </w:rPr>
              <w:t>1.56</w:t>
            </w:r>
          </w:p>
        </w:tc>
        <w:tc>
          <w:tcPr>
            <w:tcW w:w="2290" w:type="dxa"/>
            <w:tcBorders>
              <w:top w:val="single" w:sz="4" w:space="0" w:color="auto"/>
              <w:left w:val="nil"/>
              <w:bottom w:val="nil"/>
              <w:right w:val="nil"/>
            </w:tcBorders>
            <w:shd w:val="clear" w:color="auto" w:fill="auto"/>
            <w:vAlign w:val="center"/>
          </w:tcPr>
          <w:p w14:paraId="4AE2F66D" w14:textId="77777777" w:rsidR="00296D36" w:rsidRPr="0033527D" w:rsidRDefault="00296D36" w:rsidP="00A95F90">
            <w:pPr>
              <w:pStyle w:val="a5"/>
              <w:jc w:val="center"/>
              <w:rPr>
                <w:bCs/>
                <w:color w:val="auto"/>
              </w:rPr>
            </w:pPr>
            <w:r w:rsidRPr="0033527D">
              <w:rPr>
                <w:bCs/>
                <w:color w:val="auto"/>
              </w:rPr>
              <w:t>1.12</w:t>
            </w:r>
            <w:r>
              <w:rPr>
                <w:bCs/>
                <w:color w:val="auto"/>
              </w:rPr>
              <w:t>–</w:t>
            </w:r>
            <w:r w:rsidRPr="0033527D">
              <w:rPr>
                <w:bCs/>
                <w:color w:val="auto"/>
              </w:rPr>
              <w:t>2.19</w:t>
            </w:r>
          </w:p>
        </w:tc>
        <w:tc>
          <w:tcPr>
            <w:tcW w:w="1080" w:type="dxa"/>
            <w:tcBorders>
              <w:top w:val="single" w:sz="4" w:space="0" w:color="auto"/>
              <w:left w:val="nil"/>
              <w:bottom w:val="nil"/>
              <w:right w:val="nil"/>
            </w:tcBorders>
            <w:shd w:val="clear" w:color="auto" w:fill="auto"/>
            <w:noWrap/>
            <w:vAlign w:val="center"/>
          </w:tcPr>
          <w:p w14:paraId="00149349" w14:textId="77777777" w:rsidR="00296D36" w:rsidRPr="0033527D" w:rsidRDefault="00296D36" w:rsidP="00A95F90">
            <w:pPr>
              <w:pStyle w:val="a5"/>
              <w:jc w:val="center"/>
              <w:rPr>
                <w:bCs/>
                <w:color w:val="auto"/>
              </w:rPr>
            </w:pPr>
            <w:r w:rsidRPr="0033527D">
              <w:rPr>
                <w:bCs/>
                <w:noProof/>
                <w:color w:val="auto"/>
                <w:vertAlign w:val="superscript"/>
              </w:rPr>
              <w:t>[10]</w:t>
            </w:r>
          </w:p>
        </w:tc>
      </w:tr>
      <w:tr w:rsidR="00296D36" w:rsidRPr="0033527D" w14:paraId="706524C0" w14:textId="77777777" w:rsidTr="00A95F90">
        <w:trPr>
          <w:trHeight w:val="315"/>
          <w:jc w:val="center"/>
        </w:trPr>
        <w:tc>
          <w:tcPr>
            <w:tcW w:w="1374" w:type="dxa"/>
            <w:tcBorders>
              <w:top w:val="nil"/>
              <w:left w:val="nil"/>
              <w:bottom w:val="nil"/>
              <w:right w:val="nil"/>
            </w:tcBorders>
            <w:shd w:val="clear" w:color="auto" w:fill="auto"/>
            <w:vAlign w:val="center"/>
            <w:hideMark/>
          </w:tcPr>
          <w:p w14:paraId="62678D48" w14:textId="77777777" w:rsidR="00296D36" w:rsidRPr="0033527D" w:rsidRDefault="00296D36" w:rsidP="00A95F90">
            <w:pPr>
              <w:pStyle w:val="a5"/>
              <w:jc w:val="center"/>
              <w:rPr>
                <w:bCs/>
                <w:color w:val="auto"/>
              </w:rPr>
            </w:pPr>
            <w:r w:rsidRPr="0033527D">
              <w:rPr>
                <w:rFonts w:hint="eastAsia"/>
                <w:bCs/>
                <w:color w:val="auto"/>
              </w:rPr>
              <w:t>黄海</w:t>
            </w:r>
          </w:p>
        </w:tc>
        <w:tc>
          <w:tcPr>
            <w:tcW w:w="1374" w:type="dxa"/>
            <w:tcBorders>
              <w:top w:val="nil"/>
              <w:left w:val="nil"/>
              <w:bottom w:val="nil"/>
              <w:right w:val="nil"/>
            </w:tcBorders>
            <w:vAlign w:val="center"/>
          </w:tcPr>
          <w:p w14:paraId="39A3FC3E" w14:textId="77777777" w:rsidR="00296D36" w:rsidRPr="0033527D" w:rsidRDefault="00296D36" w:rsidP="00A95F90">
            <w:pPr>
              <w:pStyle w:val="a5"/>
              <w:jc w:val="center"/>
              <w:rPr>
                <w:bCs/>
                <w:color w:val="auto"/>
              </w:rPr>
            </w:pPr>
            <w:r w:rsidRPr="0033527D">
              <w:rPr>
                <w:rFonts w:hint="eastAsia"/>
                <w:bCs/>
                <w:color w:val="auto"/>
              </w:rPr>
              <w:t>2011</w:t>
            </w:r>
          </w:p>
        </w:tc>
        <w:tc>
          <w:tcPr>
            <w:tcW w:w="2290" w:type="dxa"/>
            <w:tcBorders>
              <w:top w:val="nil"/>
              <w:left w:val="nil"/>
              <w:bottom w:val="nil"/>
              <w:right w:val="nil"/>
            </w:tcBorders>
            <w:vAlign w:val="center"/>
          </w:tcPr>
          <w:p w14:paraId="63109E61" w14:textId="77777777" w:rsidR="00296D36" w:rsidRPr="0033527D" w:rsidRDefault="00296D36" w:rsidP="00A95F90">
            <w:pPr>
              <w:pStyle w:val="a5"/>
              <w:jc w:val="center"/>
              <w:rPr>
                <w:bCs/>
                <w:color w:val="auto"/>
              </w:rPr>
            </w:pPr>
            <w:r w:rsidRPr="0033527D">
              <w:rPr>
                <w:rFonts w:hint="eastAsia"/>
                <w:bCs/>
                <w:color w:val="auto"/>
              </w:rPr>
              <w:t>0.</w:t>
            </w:r>
            <w:r w:rsidRPr="0033527D">
              <w:rPr>
                <w:bCs/>
                <w:color w:val="auto"/>
              </w:rPr>
              <w:t>715</w:t>
            </w:r>
          </w:p>
        </w:tc>
        <w:tc>
          <w:tcPr>
            <w:tcW w:w="2290" w:type="dxa"/>
            <w:tcBorders>
              <w:top w:val="nil"/>
              <w:left w:val="nil"/>
              <w:bottom w:val="nil"/>
              <w:right w:val="nil"/>
            </w:tcBorders>
            <w:shd w:val="clear" w:color="auto" w:fill="auto"/>
            <w:vAlign w:val="center"/>
            <w:hideMark/>
          </w:tcPr>
          <w:p w14:paraId="0F98D080" w14:textId="77777777" w:rsidR="00296D36" w:rsidRPr="0033527D" w:rsidRDefault="00296D36" w:rsidP="00A95F90">
            <w:pPr>
              <w:pStyle w:val="a5"/>
              <w:jc w:val="center"/>
              <w:rPr>
                <w:bCs/>
                <w:color w:val="auto"/>
              </w:rPr>
            </w:pPr>
            <w:r w:rsidRPr="0033527D">
              <w:rPr>
                <w:rFonts w:hint="eastAsia"/>
                <w:bCs/>
                <w:color w:val="auto"/>
              </w:rPr>
              <w:t>0.0</w:t>
            </w:r>
            <w:r w:rsidRPr="0033527D">
              <w:rPr>
                <w:bCs/>
                <w:color w:val="auto"/>
              </w:rPr>
              <w:t>99</w:t>
            </w:r>
            <w:r>
              <w:rPr>
                <w:bCs/>
                <w:color w:val="auto"/>
              </w:rPr>
              <w:t>–</w:t>
            </w:r>
            <w:r w:rsidRPr="0033527D">
              <w:rPr>
                <w:bCs/>
                <w:color w:val="auto"/>
              </w:rPr>
              <w:t>3.13</w:t>
            </w:r>
          </w:p>
        </w:tc>
        <w:tc>
          <w:tcPr>
            <w:tcW w:w="1080" w:type="dxa"/>
            <w:tcBorders>
              <w:top w:val="nil"/>
              <w:left w:val="nil"/>
              <w:bottom w:val="nil"/>
              <w:right w:val="nil"/>
            </w:tcBorders>
            <w:shd w:val="clear" w:color="auto" w:fill="auto"/>
            <w:noWrap/>
            <w:vAlign w:val="center"/>
            <w:hideMark/>
          </w:tcPr>
          <w:p w14:paraId="74836922" w14:textId="77777777" w:rsidR="00296D36" w:rsidRPr="0033527D" w:rsidRDefault="00296D36" w:rsidP="00A95F90">
            <w:pPr>
              <w:pStyle w:val="a5"/>
              <w:jc w:val="center"/>
              <w:rPr>
                <w:bCs/>
                <w:color w:val="auto"/>
              </w:rPr>
            </w:pPr>
            <w:r w:rsidRPr="0033527D">
              <w:rPr>
                <w:bCs/>
                <w:noProof/>
                <w:color w:val="auto"/>
                <w:vertAlign w:val="superscript"/>
              </w:rPr>
              <w:t>[11]</w:t>
            </w:r>
          </w:p>
        </w:tc>
      </w:tr>
      <w:tr w:rsidR="00296D36" w:rsidRPr="0033527D" w14:paraId="5EDE8973" w14:textId="77777777" w:rsidTr="00A95F90">
        <w:trPr>
          <w:trHeight w:val="315"/>
          <w:jc w:val="center"/>
        </w:trPr>
        <w:tc>
          <w:tcPr>
            <w:tcW w:w="1374" w:type="dxa"/>
            <w:tcBorders>
              <w:top w:val="nil"/>
              <w:left w:val="nil"/>
              <w:bottom w:val="nil"/>
              <w:right w:val="nil"/>
            </w:tcBorders>
            <w:shd w:val="clear" w:color="auto" w:fill="auto"/>
            <w:vAlign w:val="center"/>
          </w:tcPr>
          <w:p w14:paraId="733FCD10" w14:textId="77777777" w:rsidR="00296D36" w:rsidRPr="0033527D" w:rsidRDefault="00296D36" w:rsidP="00A95F90">
            <w:pPr>
              <w:pStyle w:val="a5"/>
              <w:jc w:val="center"/>
              <w:rPr>
                <w:bCs/>
                <w:color w:val="auto"/>
              </w:rPr>
            </w:pPr>
            <w:r w:rsidRPr="0033527D">
              <w:rPr>
                <w:rFonts w:hint="eastAsia"/>
                <w:bCs/>
                <w:color w:val="auto"/>
              </w:rPr>
              <w:t>巢湖</w:t>
            </w:r>
          </w:p>
        </w:tc>
        <w:tc>
          <w:tcPr>
            <w:tcW w:w="1374" w:type="dxa"/>
            <w:tcBorders>
              <w:top w:val="nil"/>
              <w:left w:val="nil"/>
              <w:bottom w:val="nil"/>
              <w:right w:val="nil"/>
            </w:tcBorders>
            <w:vAlign w:val="center"/>
          </w:tcPr>
          <w:p w14:paraId="71AACDA1" w14:textId="77777777" w:rsidR="00296D36" w:rsidRPr="0033527D" w:rsidRDefault="00296D36" w:rsidP="00A95F90">
            <w:pPr>
              <w:pStyle w:val="a5"/>
              <w:jc w:val="center"/>
              <w:rPr>
                <w:bCs/>
                <w:color w:val="auto"/>
              </w:rPr>
            </w:pPr>
            <w:r w:rsidRPr="0033527D">
              <w:rPr>
                <w:rFonts w:hint="eastAsia"/>
                <w:bCs/>
                <w:color w:val="auto"/>
              </w:rPr>
              <w:t>2009</w:t>
            </w:r>
          </w:p>
        </w:tc>
        <w:tc>
          <w:tcPr>
            <w:tcW w:w="2290" w:type="dxa"/>
            <w:tcBorders>
              <w:top w:val="nil"/>
              <w:left w:val="nil"/>
              <w:bottom w:val="nil"/>
              <w:right w:val="nil"/>
            </w:tcBorders>
            <w:vAlign w:val="center"/>
          </w:tcPr>
          <w:p w14:paraId="409F8C34" w14:textId="77777777" w:rsidR="00296D36" w:rsidRPr="0033527D" w:rsidRDefault="00296D36" w:rsidP="00A95F90">
            <w:pPr>
              <w:pStyle w:val="a5"/>
              <w:jc w:val="center"/>
              <w:rPr>
                <w:bCs/>
                <w:color w:val="auto"/>
              </w:rPr>
            </w:pPr>
            <w:r w:rsidRPr="0033527D">
              <w:rPr>
                <w:rFonts w:hint="eastAsia"/>
                <w:bCs/>
                <w:color w:val="auto"/>
              </w:rPr>
              <w:t>23.24</w:t>
            </w:r>
          </w:p>
        </w:tc>
        <w:tc>
          <w:tcPr>
            <w:tcW w:w="2290" w:type="dxa"/>
            <w:tcBorders>
              <w:top w:val="nil"/>
              <w:left w:val="nil"/>
              <w:bottom w:val="nil"/>
              <w:right w:val="nil"/>
            </w:tcBorders>
            <w:shd w:val="clear" w:color="auto" w:fill="auto"/>
            <w:vAlign w:val="center"/>
          </w:tcPr>
          <w:p w14:paraId="43D28454" w14:textId="77777777" w:rsidR="00296D36" w:rsidRPr="0033527D" w:rsidRDefault="00296D36" w:rsidP="00A95F90">
            <w:pPr>
              <w:pStyle w:val="a5"/>
              <w:jc w:val="center"/>
              <w:rPr>
                <w:bCs/>
                <w:color w:val="auto"/>
              </w:rPr>
            </w:pPr>
            <w:r w:rsidRPr="0033527D">
              <w:rPr>
                <w:bCs/>
                <w:color w:val="auto"/>
              </w:rPr>
              <w:t>11.07</w:t>
            </w:r>
            <w:r>
              <w:rPr>
                <w:bCs/>
                <w:color w:val="auto"/>
              </w:rPr>
              <w:t>–</w:t>
            </w:r>
            <w:r w:rsidRPr="0033527D">
              <w:rPr>
                <w:bCs/>
                <w:color w:val="auto"/>
              </w:rPr>
              <w:t>42.71</w:t>
            </w:r>
          </w:p>
        </w:tc>
        <w:tc>
          <w:tcPr>
            <w:tcW w:w="1080" w:type="dxa"/>
            <w:tcBorders>
              <w:top w:val="nil"/>
              <w:left w:val="nil"/>
              <w:bottom w:val="nil"/>
              <w:right w:val="nil"/>
            </w:tcBorders>
            <w:shd w:val="clear" w:color="auto" w:fill="auto"/>
            <w:noWrap/>
            <w:vAlign w:val="center"/>
          </w:tcPr>
          <w:p w14:paraId="7E2B5165" w14:textId="77777777" w:rsidR="00296D36" w:rsidRPr="0033527D" w:rsidRDefault="00296D36" w:rsidP="00A95F90">
            <w:pPr>
              <w:pStyle w:val="a5"/>
              <w:jc w:val="center"/>
              <w:rPr>
                <w:bCs/>
                <w:color w:val="auto"/>
              </w:rPr>
            </w:pPr>
            <w:r w:rsidRPr="0033527D">
              <w:rPr>
                <w:bCs/>
                <w:noProof/>
                <w:color w:val="auto"/>
                <w:vertAlign w:val="superscript"/>
              </w:rPr>
              <w:t>[12]</w:t>
            </w:r>
          </w:p>
        </w:tc>
      </w:tr>
      <w:tr w:rsidR="00296D36" w:rsidRPr="0033527D" w14:paraId="6026451F" w14:textId="77777777" w:rsidTr="00A95F90">
        <w:trPr>
          <w:trHeight w:val="315"/>
          <w:jc w:val="center"/>
        </w:trPr>
        <w:tc>
          <w:tcPr>
            <w:tcW w:w="1374" w:type="dxa"/>
            <w:tcBorders>
              <w:top w:val="nil"/>
              <w:left w:val="nil"/>
              <w:bottom w:val="nil"/>
              <w:right w:val="nil"/>
            </w:tcBorders>
            <w:shd w:val="clear" w:color="auto" w:fill="auto"/>
            <w:vAlign w:val="center"/>
            <w:hideMark/>
          </w:tcPr>
          <w:p w14:paraId="1A4BE110" w14:textId="77777777" w:rsidR="00296D36" w:rsidRPr="0033527D" w:rsidRDefault="00296D36" w:rsidP="00A95F90">
            <w:pPr>
              <w:pStyle w:val="a5"/>
              <w:jc w:val="center"/>
              <w:rPr>
                <w:bCs/>
                <w:color w:val="auto"/>
              </w:rPr>
            </w:pPr>
            <w:r w:rsidRPr="0033527D">
              <w:rPr>
                <w:rFonts w:hint="eastAsia"/>
                <w:bCs/>
                <w:color w:val="auto"/>
              </w:rPr>
              <w:t>椒江</w:t>
            </w:r>
          </w:p>
        </w:tc>
        <w:tc>
          <w:tcPr>
            <w:tcW w:w="1374" w:type="dxa"/>
            <w:tcBorders>
              <w:top w:val="nil"/>
              <w:left w:val="nil"/>
              <w:bottom w:val="nil"/>
              <w:right w:val="nil"/>
            </w:tcBorders>
            <w:vAlign w:val="center"/>
          </w:tcPr>
          <w:p w14:paraId="6C05E5F2" w14:textId="77777777" w:rsidR="00296D36" w:rsidRPr="0033527D" w:rsidRDefault="00296D36" w:rsidP="00A95F90">
            <w:pPr>
              <w:pStyle w:val="a5"/>
              <w:jc w:val="center"/>
              <w:rPr>
                <w:bCs/>
                <w:color w:val="auto"/>
              </w:rPr>
            </w:pPr>
            <w:r w:rsidRPr="0033527D">
              <w:rPr>
                <w:rFonts w:hint="eastAsia"/>
                <w:bCs/>
                <w:color w:val="auto"/>
              </w:rPr>
              <w:t>2008</w:t>
            </w:r>
          </w:p>
        </w:tc>
        <w:tc>
          <w:tcPr>
            <w:tcW w:w="2290" w:type="dxa"/>
            <w:tcBorders>
              <w:top w:val="nil"/>
              <w:left w:val="nil"/>
              <w:bottom w:val="nil"/>
              <w:right w:val="nil"/>
            </w:tcBorders>
            <w:vAlign w:val="center"/>
          </w:tcPr>
          <w:p w14:paraId="39536B87" w14:textId="77777777" w:rsidR="00296D36" w:rsidRPr="0033527D" w:rsidRDefault="00296D36" w:rsidP="00A95F90">
            <w:pPr>
              <w:pStyle w:val="a5"/>
              <w:jc w:val="center"/>
              <w:rPr>
                <w:bCs/>
                <w:color w:val="auto"/>
              </w:rPr>
            </w:pPr>
            <w:r w:rsidRPr="0033527D">
              <w:rPr>
                <w:rFonts w:hint="eastAsia"/>
                <w:bCs/>
                <w:color w:val="auto"/>
              </w:rPr>
              <w:t>29.08</w:t>
            </w:r>
          </w:p>
        </w:tc>
        <w:tc>
          <w:tcPr>
            <w:tcW w:w="2290" w:type="dxa"/>
            <w:tcBorders>
              <w:top w:val="nil"/>
              <w:left w:val="nil"/>
              <w:bottom w:val="nil"/>
              <w:right w:val="nil"/>
            </w:tcBorders>
            <w:shd w:val="clear" w:color="auto" w:fill="auto"/>
            <w:vAlign w:val="center"/>
            <w:hideMark/>
          </w:tcPr>
          <w:p w14:paraId="5050E233" w14:textId="77777777" w:rsidR="00296D36" w:rsidRPr="0033527D" w:rsidRDefault="00296D36" w:rsidP="00A95F90">
            <w:pPr>
              <w:pStyle w:val="a5"/>
              <w:jc w:val="center"/>
              <w:rPr>
                <w:bCs/>
                <w:color w:val="auto"/>
              </w:rPr>
            </w:pPr>
            <w:r w:rsidRPr="0033527D">
              <w:rPr>
                <w:bCs/>
                <w:color w:val="auto"/>
              </w:rPr>
              <w:t>4.93</w:t>
            </w:r>
            <w:r>
              <w:rPr>
                <w:bCs/>
                <w:color w:val="auto"/>
              </w:rPr>
              <w:t>–</w:t>
            </w:r>
            <w:r w:rsidRPr="0033527D">
              <w:rPr>
                <w:bCs/>
                <w:color w:val="auto"/>
              </w:rPr>
              <w:t>108.79</w:t>
            </w:r>
          </w:p>
        </w:tc>
        <w:tc>
          <w:tcPr>
            <w:tcW w:w="1080" w:type="dxa"/>
            <w:tcBorders>
              <w:top w:val="nil"/>
              <w:left w:val="nil"/>
              <w:bottom w:val="nil"/>
              <w:right w:val="nil"/>
            </w:tcBorders>
            <w:shd w:val="clear" w:color="auto" w:fill="auto"/>
            <w:noWrap/>
            <w:vAlign w:val="center"/>
            <w:hideMark/>
          </w:tcPr>
          <w:p w14:paraId="4A02954B" w14:textId="77777777" w:rsidR="00296D36" w:rsidRPr="0033527D" w:rsidRDefault="00296D36" w:rsidP="00A95F90">
            <w:pPr>
              <w:pStyle w:val="a5"/>
              <w:jc w:val="center"/>
              <w:rPr>
                <w:bCs/>
                <w:color w:val="auto"/>
              </w:rPr>
            </w:pPr>
            <w:r w:rsidRPr="0033527D">
              <w:rPr>
                <w:bCs/>
                <w:noProof/>
                <w:color w:val="auto"/>
                <w:vertAlign w:val="superscript"/>
              </w:rPr>
              <w:t>[13]</w:t>
            </w:r>
          </w:p>
        </w:tc>
      </w:tr>
      <w:tr w:rsidR="00296D36" w:rsidRPr="0033527D" w14:paraId="70A8FD44" w14:textId="77777777" w:rsidTr="00A95F90">
        <w:trPr>
          <w:trHeight w:val="315"/>
          <w:jc w:val="center"/>
        </w:trPr>
        <w:tc>
          <w:tcPr>
            <w:tcW w:w="1374" w:type="dxa"/>
            <w:tcBorders>
              <w:top w:val="nil"/>
              <w:left w:val="nil"/>
              <w:bottom w:val="nil"/>
              <w:right w:val="nil"/>
            </w:tcBorders>
            <w:shd w:val="clear" w:color="auto" w:fill="auto"/>
            <w:vAlign w:val="center"/>
            <w:hideMark/>
          </w:tcPr>
          <w:p w14:paraId="37369F2A" w14:textId="77777777" w:rsidR="00296D36" w:rsidRPr="0033527D" w:rsidRDefault="00296D36" w:rsidP="00A95F90">
            <w:pPr>
              <w:pStyle w:val="a5"/>
              <w:jc w:val="center"/>
              <w:rPr>
                <w:bCs/>
                <w:color w:val="auto"/>
              </w:rPr>
            </w:pPr>
            <w:r w:rsidRPr="0033527D">
              <w:rPr>
                <w:rFonts w:hint="eastAsia"/>
                <w:bCs/>
                <w:color w:val="auto"/>
              </w:rPr>
              <w:t>大运河</w:t>
            </w:r>
          </w:p>
        </w:tc>
        <w:tc>
          <w:tcPr>
            <w:tcW w:w="1374" w:type="dxa"/>
            <w:tcBorders>
              <w:top w:val="nil"/>
              <w:left w:val="nil"/>
              <w:bottom w:val="nil"/>
              <w:right w:val="nil"/>
            </w:tcBorders>
            <w:vAlign w:val="center"/>
          </w:tcPr>
          <w:p w14:paraId="4584CD1F" w14:textId="77777777" w:rsidR="00296D36" w:rsidRPr="0033527D" w:rsidRDefault="00296D36" w:rsidP="00A95F90">
            <w:pPr>
              <w:pStyle w:val="a5"/>
              <w:jc w:val="center"/>
              <w:rPr>
                <w:bCs/>
                <w:color w:val="auto"/>
              </w:rPr>
            </w:pPr>
            <w:r w:rsidRPr="0033527D">
              <w:rPr>
                <w:rFonts w:hint="eastAsia"/>
                <w:bCs/>
                <w:color w:val="auto"/>
              </w:rPr>
              <w:t>2008</w:t>
            </w:r>
          </w:p>
        </w:tc>
        <w:tc>
          <w:tcPr>
            <w:tcW w:w="2290" w:type="dxa"/>
            <w:tcBorders>
              <w:top w:val="nil"/>
              <w:left w:val="nil"/>
              <w:bottom w:val="nil"/>
              <w:right w:val="nil"/>
            </w:tcBorders>
            <w:vAlign w:val="center"/>
          </w:tcPr>
          <w:p w14:paraId="12BE0750" w14:textId="77777777" w:rsidR="00296D36" w:rsidRPr="0033527D" w:rsidRDefault="00296D36" w:rsidP="00A95F90">
            <w:pPr>
              <w:pStyle w:val="a5"/>
              <w:jc w:val="center"/>
              <w:rPr>
                <w:bCs/>
                <w:color w:val="auto"/>
              </w:rPr>
            </w:pPr>
            <w:r w:rsidRPr="0033527D">
              <w:rPr>
                <w:rFonts w:hint="eastAsia"/>
                <w:bCs/>
                <w:color w:val="auto"/>
              </w:rPr>
              <w:t>9.26</w:t>
            </w:r>
          </w:p>
        </w:tc>
        <w:tc>
          <w:tcPr>
            <w:tcW w:w="2290" w:type="dxa"/>
            <w:tcBorders>
              <w:top w:val="nil"/>
              <w:left w:val="nil"/>
              <w:bottom w:val="nil"/>
              <w:right w:val="nil"/>
            </w:tcBorders>
            <w:shd w:val="clear" w:color="auto" w:fill="auto"/>
            <w:vAlign w:val="center"/>
            <w:hideMark/>
          </w:tcPr>
          <w:p w14:paraId="1F2B54DE" w14:textId="77777777" w:rsidR="00296D36" w:rsidRPr="0033527D" w:rsidRDefault="00296D36" w:rsidP="00A95F90">
            <w:pPr>
              <w:pStyle w:val="a5"/>
              <w:jc w:val="center"/>
              <w:rPr>
                <w:bCs/>
                <w:color w:val="auto"/>
              </w:rPr>
            </w:pPr>
            <w:r w:rsidRPr="0033527D">
              <w:rPr>
                <w:rFonts w:hint="eastAsia"/>
                <w:bCs/>
                <w:color w:val="auto"/>
              </w:rPr>
              <w:t>0.</w:t>
            </w:r>
            <w:r w:rsidRPr="0033527D">
              <w:rPr>
                <w:bCs/>
                <w:color w:val="auto"/>
              </w:rPr>
              <w:t>5</w:t>
            </w:r>
            <w:r>
              <w:rPr>
                <w:bCs/>
                <w:color w:val="auto"/>
              </w:rPr>
              <w:t>–</w:t>
            </w:r>
            <w:r w:rsidRPr="0033527D">
              <w:rPr>
                <w:bCs/>
                <w:color w:val="auto"/>
              </w:rPr>
              <w:t>93</w:t>
            </w:r>
          </w:p>
        </w:tc>
        <w:tc>
          <w:tcPr>
            <w:tcW w:w="1080" w:type="dxa"/>
            <w:tcBorders>
              <w:top w:val="nil"/>
              <w:left w:val="nil"/>
              <w:bottom w:val="nil"/>
              <w:right w:val="nil"/>
            </w:tcBorders>
            <w:shd w:val="clear" w:color="auto" w:fill="auto"/>
            <w:noWrap/>
            <w:vAlign w:val="center"/>
            <w:hideMark/>
          </w:tcPr>
          <w:p w14:paraId="5C638317" w14:textId="77777777" w:rsidR="00296D36" w:rsidRPr="0033527D" w:rsidRDefault="00296D36" w:rsidP="00A95F90">
            <w:pPr>
              <w:pStyle w:val="a5"/>
              <w:jc w:val="center"/>
              <w:rPr>
                <w:bCs/>
                <w:color w:val="auto"/>
              </w:rPr>
            </w:pPr>
            <w:r w:rsidRPr="0033527D">
              <w:rPr>
                <w:bCs/>
                <w:noProof/>
                <w:color w:val="auto"/>
                <w:vertAlign w:val="superscript"/>
              </w:rPr>
              <w:t>[14]</w:t>
            </w:r>
          </w:p>
        </w:tc>
      </w:tr>
      <w:tr w:rsidR="00296D36" w:rsidRPr="0033527D" w14:paraId="235ABC9F" w14:textId="77777777" w:rsidTr="00A95F90">
        <w:trPr>
          <w:trHeight w:val="300"/>
          <w:jc w:val="center"/>
        </w:trPr>
        <w:tc>
          <w:tcPr>
            <w:tcW w:w="1374" w:type="dxa"/>
            <w:tcBorders>
              <w:top w:val="nil"/>
              <w:left w:val="nil"/>
              <w:bottom w:val="nil"/>
              <w:right w:val="nil"/>
            </w:tcBorders>
            <w:shd w:val="clear" w:color="auto" w:fill="auto"/>
            <w:vAlign w:val="center"/>
            <w:hideMark/>
          </w:tcPr>
          <w:p w14:paraId="1E0919D5" w14:textId="77777777" w:rsidR="00296D36" w:rsidRPr="0033527D" w:rsidRDefault="00296D36" w:rsidP="00A95F90">
            <w:pPr>
              <w:pStyle w:val="a5"/>
              <w:jc w:val="center"/>
              <w:rPr>
                <w:bCs/>
                <w:color w:val="auto"/>
              </w:rPr>
            </w:pPr>
            <w:r w:rsidRPr="0033527D">
              <w:rPr>
                <w:rFonts w:hint="eastAsia"/>
                <w:bCs/>
                <w:color w:val="auto"/>
              </w:rPr>
              <w:t>滇池</w:t>
            </w:r>
          </w:p>
        </w:tc>
        <w:tc>
          <w:tcPr>
            <w:tcW w:w="1374" w:type="dxa"/>
            <w:tcBorders>
              <w:top w:val="nil"/>
              <w:left w:val="nil"/>
              <w:bottom w:val="nil"/>
              <w:right w:val="nil"/>
            </w:tcBorders>
            <w:vAlign w:val="center"/>
          </w:tcPr>
          <w:p w14:paraId="5E30CB3B" w14:textId="77777777" w:rsidR="00296D36" w:rsidRPr="0033527D" w:rsidRDefault="00296D36" w:rsidP="00A95F90">
            <w:pPr>
              <w:pStyle w:val="a5"/>
              <w:jc w:val="center"/>
              <w:rPr>
                <w:bCs/>
                <w:color w:val="auto"/>
              </w:rPr>
            </w:pPr>
            <w:r w:rsidRPr="0033527D">
              <w:rPr>
                <w:rFonts w:hint="eastAsia"/>
                <w:bCs/>
                <w:color w:val="auto"/>
              </w:rPr>
              <w:t>2008</w:t>
            </w:r>
          </w:p>
        </w:tc>
        <w:tc>
          <w:tcPr>
            <w:tcW w:w="2290" w:type="dxa"/>
            <w:tcBorders>
              <w:top w:val="nil"/>
              <w:left w:val="nil"/>
              <w:bottom w:val="nil"/>
              <w:right w:val="nil"/>
            </w:tcBorders>
            <w:vAlign w:val="center"/>
          </w:tcPr>
          <w:p w14:paraId="10F181E2" w14:textId="77777777" w:rsidR="00296D36" w:rsidRPr="0033527D" w:rsidRDefault="00296D36" w:rsidP="00A95F90">
            <w:pPr>
              <w:pStyle w:val="a5"/>
              <w:jc w:val="center"/>
              <w:rPr>
                <w:bCs/>
                <w:color w:val="auto"/>
              </w:rPr>
            </w:pPr>
            <w:r w:rsidRPr="0033527D">
              <w:rPr>
                <w:rFonts w:hint="eastAsia"/>
                <w:bCs/>
                <w:color w:val="auto"/>
              </w:rPr>
              <w:t>1.2</w:t>
            </w:r>
          </w:p>
        </w:tc>
        <w:tc>
          <w:tcPr>
            <w:tcW w:w="2290" w:type="dxa"/>
            <w:tcBorders>
              <w:top w:val="nil"/>
              <w:left w:val="nil"/>
              <w:bottom w:val="nil"/>
              <w:right w:val="nil"/>
            </w:tcBorders>
            <w:shd w:val="clear" w:color="auto" w:fill="auto"/>
            <w:vAlign w:val="center"/>
            <w:hideMark/>
          </w:tcPr>
          <w:p w14:paraId="1C1080B6" w14:textId="77777777" w:rsidR="00296D36" w:rsidRPr="0033527D" w:rsidRDefault="00296D36" w:rsidP="00A95F90">
            <w:pPr>
              <w:pStyle w:val="a5"/>
              <w:jc w:val="center"/>
              <w:rPr>
                <w:bCs/>
                <w:color w:val="auto"/>
              </w:rPr>
            </w:pPr>
            <w:r w:rsidRPr="0033527D">
              <w:rPr>
                <w:bCs/>
                <w:color w:val="auto"/>
              </w:rPr>
              <w:t>0.6</w:t>
            </w:r>
            <w:r>
              <w:rPr>
                <w:bCs/>
                <w:color w:val="auto"/>
              </w:rPr>
              <w:t>–</w:t>
            </w:r>
            <w:r w:rsidRPr="0033527D">
              <w:rPr>
                <w:bCs/>
                <w:color w:val="auto"/>
              </w:rPr>
              <w:t>2.4</w:t>
            </w:r>
          </w:p>
        </w:tc>
        <w:tc>
          <w:tcPr>
            <w:tcW w:w="1080" w:type="dxa"/>
            <w:tcBorders>
              <w:top w:val="nil"/>
              <w:left w:val="nil"/>
              <w:bottom w:val="nil"/>
              <w:right w:val="nil"/>
            </w:tcBorders>
            <w:shd w:val="clear" w:color="auto" w:fill="auto"/>
            <w:noWrap/>
            <w:vAlign w:val="center"/>
            <w:hideMark/>
          </w:tcPr>
          <w:p w14:paraId="40269624" w14:textId="77777777" w:rsidR="00296D36" w:rsidRPr="0033527D" w:rsidRDefault="00296D36" w:rsidP="00A95F90">
            <w:pPr>
              <w:pStyle w:val="a5"/>
              <w:jc w:val="center"/>
              <w:rPr>
                <w:bCs/>
                <w:color w:val="auto"/>
              </w:rPr>
            </w:pPr>
            <w:r w:rsidRPr="0033527D">
              <w:rPr>
                <w:bCs/>
                <w:noProof/>
                <w:color w:val="auto"/>
                <w:vertAlign w:val="superscript"/>
              </w:rPr>
              <w:t>[15]</w:t>
            </w:r>
          </w:p>
        </w:tc>
      </w:tr>
      <w:tr w:rsidR="00296D36" w:rsidRPr="0033527D" w14:paraId="5A3EBADA" w14:textId="77777777" w:rsidTr="00A95F90">
        <w:trPr>
          <w:trHeight w:val="330"/>
          <w:jc w:val="center"/>
        </w:trPr>
        <w:tc>
          <w:tcPr>
            <w:tcW w:w="1374" w:type="dxa"/>
            <w:tcBorders>
              <w:top w:val="nil"/>
              <w:left w:val="nil"/>
              <w:bottom w:val="nil"/>
              <w:right w:val="nil"/>
            </w:tcBorders>
            <w:shd w:val="clear" w:color="auto" w:fill="auto"/>
            <w:vAlign w:val="center"/>
          </w:tcPr>
          <w:p w14:paraId="6B02D58F" w14:textId="77777777" w:rsidR="00296D36" w:rsidRPr="0033527D" w:rsidRDefault="00296D36" w:rsidP="00A95F90">
            <w:pPr>
              <w:pStyle w:val="a5"/>
              <w:jc w:val="center"/>
              <w:rPr>
                <w:bCs/>
                <w:color w:val="auto"/>
              </w:rPr>
            </w:pPr>
            <w:r w:rsidRPr="0033527D">
              <w:rPr>
                <w:rFonts w:hint="eastAsia"/>
                <w:bCs/>
                <w:color w:val="auto"/>
              </w:rPr>
              <w:t>海河及河口</w:t>
            </w:r>
          </w:p>
        </w:tc>
        <w:tc>
          <w:tcPr>
            <w:tcW w:w="1374" w:type="dxa"/>
            <w:tcBorders>
              <w:top w:val="nil"/>
              <w:left w:val="nil"/>
              <w:bottom w:val="nil"/>
              <w:right w:val="nil"/>
            </w:tcBorders>
            <w:vAlign w:val="center"/>
          </w:tcPr>
          <w:p w14:paraId="66C7B8D2" w14:textId="77777777" w:rsidR="00296D36" w:rsidRPr="0033527D" w:rsidRDefault="00296D36" w:rsidP="00A95F90">
            <w:pPr>
              <w:pStyle w:val="a5"/>
              <w:jc w:val="center"/>
              <w:rPr>
                <w:bCs/>
                <w:color w:val="auto"/>
              </w:rPr>
            </w:pPr>
            <w:r w:rsidRPr="0033527D">
              <w:rPr>
                <w:bCs/>
                <w:color w:val="auto"/>
              </w:rPr>
              <w:t>2007</w:t>
            </w:r>
          </w:p>
        </w:tc>
        <w:tc>
          <w:tcPr>
            <w:tcW w:w="2290" w:type="dxa"/>
            <w:tcBorders>
              <w:top w:val="nil"/>
              <w:left w:val="nil"/>
              <w:bottom w:val="nil"/>
              <w:right w:val="nil"/>
            </w:tcBorders>
            <w:vAlign w:val="center"/>
          </w:tcPr>
          <w:p w14:paraId="170A4375" w14:textId="77777777" w:rsidR="00296D36" w:rsidRPr="0033527D" w:rsidRDefault="00296D36" w:rsidP="00A95F90">
            <w:pPr>
              <w:pStyle w:val="a5"/>
              <w:jc w:val="center"/>
              <w:rPr>
                <w:bCs/>
                <w:color w:val="auto"/>
              </w:rPr>
            </w:pPr>
            <w:r w:rsidRPr="0033527D">
              <w:rPr>
                <w:bCs/>
                <w:color w:val="auto"/>
              </w:rPr>
              <w:t>66.8</w:t>
            </w:r>
          </w:p>
        </w:tc>
        <w:tc>
          <w:tcPr>
            <w:tcW w:w="2290" w:type="dxa"/>
            <w:tcBorders>
              <w:top w:val="nil"/>
              <w:left w:val="nil"/>
              <w:bottom w:val="nil"/>
              <w:right w:val="nil"/>
            </w:tcBorders>
            <w:shd w:val="clear" w:color="auto" w:fill="auto"/>
            <w:vAlign w:val="center"/>
          </w:tcPr>
          <w:p w14:paraId="7FCA99F2" w14:textId="77777777" w:rsidR="00296D36" w:rsidRPr="0033527D" w:rsidRDefault="00296D36" w:rsidP="00A95F90">
            <w:pPr>
              <w:pStyle w:val="a5"/>
              <w:jc w:val="center"/>
              <w:rPr>
                <w:bCs/>
                <w:color w:val="auto"/>
              </w:rPr>
            </w:pPr>
            <w:r w:rsidRPr="0033527D">
              <w:rPr>
                <w:bCs/>
                <w:color w:val="auto"/>
              </w:rPr>
              <w:t>n.d.</w:t>
            </w:r>
            <w:r>
              <w:rPr>
                <w:bCs/>
                <w:color w:val="auto"/>
              </w:rPr>
              <w:t>–</w:t>
            </w:r>
            <w:r w:rsidRPr="0033527D">
              <w:rPr>
                <w:bCs/>
                <w:color w:val="auto"/>
              </w:rPr>
              <w:t>253</w:t>
            </w:r>
          </w:p>
        </w:tc>
        <w:tc>
          <w:tcPr>
            <w:tcW w:w="1080" w:type="dxa"/>
            <w:tcBorders>
              <w:top w:val="nil"/>
              <w:left w:val="nil"/>
              <w:bottom w:val="nil"/>
              <w:right w:val="nil"/>
            </w:tcBorders>
            <w:shd w:val="clear" w:color="auto" w:fill="auto"/>
            <w:vAlign w:val="center"/>
          </w:tcPr>
          <w:p w14:paraId="1A80CCD5" w14:textId="77777777" w:rsidR="00296D36" w:rsidRPr="0033527D" w:rsidRDefault="00296D36" w:rsidP="00A95F90">
            <w:pPr>
              <w:pStyle w:val="a5"/>
              <w:jc w:val="center"/>
              <w:rPr>
                <w:bCs/>
                <w:color w:val="auto"/>
              </w:rPr>
            </w:pPr>
            <w:r w:rsidRPr="0033527D">
              <w:rPr>
                <w:bCs/>
                <w:noProof/>
                <w:color w:val="auto"/>
                <w:vertAlign w:val="superscript"/>
              </w:rPr>
              <w:t>[16]</w:t>
            </w:r>
          </w:p>
        </w:tc>
      </w:tr>
      <w:tr w:rsidR="00296D36" w:rsidRPr="0033527D" w14:paraId="0B8C37A3" w14:textId="77777777" w:rsidTr="00A95F90">
        <w:trPr>
          <w:trHeight w:val="330"/>
          <w:jc w:val="center"/>
        </w:trPr>
        <w:tc>
          <w:tcPr>
            <w:tcW w:w="1374" w:type="dxa"/>
            <w:tcBorders>
              <w:top w:val="nil"/>
              <w:left w:val="nil"/>
              <w:bottom w:val="nil"/>
              <w:right w:val="nil"/>
            </w:tcBorders>
            <w:shd w:val="clear" w:color="auto" w:fill="auto"/>
            <w:vAlign w:val="center"/>
          </w:tcPr>
          <w:p w14:paraId="3393353B" w14:textId="77777777" w:rsidR="00296D36" w:rsidRPr="0033527D" w:rsidRDefault="00296D36" w:rsidP="00A95F90">
            <w:pPr>
              <w:pStyle w:val="a5"/>
              <w:jc w:val="center"/>
              <w:rPr>
                <w:bCs/>
                <w:color w:val="auto"/>
              </w:rPr>
            </w:pPr>
            <w:r w:rsidRPr="0033527D">
              <w:rPr>
                <w:bCs/>
                <w:color w:val="auto"/>
              </w:rPr>
              <w:t>太湖</w:t>
            </w:r>
          </w:p>
        </w:tc>
        <w:tc>
          <w:tcPr>
            <w:tcW w:w="1374" w:type="dxa"/>
            <w:tcBorders>
              <w:top w:val="nil"/>
              <w:left w:val="nil"/>
              <w:bottom w:val="nil"/>
              <w:right w:val="nil"/>
            </w:tcBorders>
            <w:vAlign w:val="center"/>
          </w:tcPr>
          <w:p w14:paraId="316DF1D3" w14:textId="77777777" w:rsidR="00296D36" w:rsidRPr="0033527D" w:rsidRDefault="00296D36" w:rsidP="00A95F90">
            <w:pPr>
              <w:pStyle w:val="a5"/>
              <w:jc w:val="center"/>
              <w:rPr>
                <w:bCs/>
                <w:color w:val="auto"/>
              </w:rPr>
            </w:pPr>
            <w:r w:rsidRPr="0033527D">
              <w:rPr>
                <w:rFonts w:hint="eastAsia"/>
                <w:bCs/>
                <w:color w:val="auto"/>
              </w:rPr>
              <w:t>2007</w:t>
            </w:r>
          </w:p>
        </w:tc>
        <w:tc>
          <w:tcPr>
            <w:tcW w:w="2290" w:type="dxa"/>
            <w:tcBorders>
              <w:top w:val="nil"/>
              <w:left w:val="nil"/>
              <w:bottom w:val="nil"/>
              <w:right w:val="nil"/>
            </w:tcBorders>
            <w:vAlign w:val="center"/>
          </w:tcPr>
          <w:p w14:paraId="61E2F9E0" w14:textId="77777777" w:rsidR="00296D36" w:rsidRPr="0033527D" w:rsidRDefault="00296D36" w:rsidP="00A95F90">
            <w:pPr>
              <w:pStyle w:val="a5"/>
              <w:jc w:val="center"/>
              <w:rPr>
                <w:bCs/>
                <w:color w:val="auto"/>
              </w:rPr>
            </w:pPr>
            <w:r w:rsidRPr="0033527D">
              <w:rPr>
                <w:rFonts w:hint="eastAsia"/>
                <w:bCs/>
                <w:color w:val="auto"/>
              </w:rPr>
              <w:t>4.86</w:t>
            </w:r>
          </w:p>
        </w:tc>
        <w:tc>
          <w:tcPr>
            <w:tcW w:w="2290" w:type="dxa"/>
            <w:tcBorders>
              <w:top w:val="nil"/>
              <w:left w:val="nil"/>
              <w:bottom w:val="nil"/>
              <w:right w:val="nil"/>
            </w:tcBorders>
            <w:shd w:val="clear" w:color="auto" w:fill="auto"/>
            <w:vAlign w:val="center"/>
          </w:tcPr>
          <w:p w14:paraId="5B98F87D" w14:textId="77777777" w:rsidR="00296D36" w:rsidRPr="0033527D" w:rsidRDefault="00296D36" w:rsidP="00A95F90">
            <w:pPr>
              <w:pStyle w:val="a5"/>
              <w:jc w:val="center"/>
              <w:rPr>
                <w:bCs/>
                <w:color w:val="auto"/>
              </w:rPr>
            </w:pPr>
            <w:r w:rsidRPr="0033527D">
              <w:rPr>
                <w:bCs/>
                <w:color w:val="auto"/>
              </w:rPr>
              <w:t>1.35</w:t>
            </w:r>
            <w:r>
              <w:rPr>
                <w:bCs/>
                <w:color w:val="auto"/>
              </w:rPr>
              <w:t>–</w:t>
            </w:r>
            <w:r w:rsidRPr="0033527D">
              <w:rPr>
                <w:bCs/>
                <w:color w:val="auto"/>
              </w:rPr>
              <w:t>13.8</w:t>
            </w:r>
          </w:p>
        </w:tc>
        <w:tc>
          <w:tcPr>
            <w:tcW w:w="1080" w:type="dxa"/>
            <w:tcBorders>
              <w:top w:val="nil"/>
              <w:left w:val="nil"/>
              <w:bottom w:val="nil"/>
              <w:right w:val="nil"/>
            </w:tcBorders>
            <w:shd w:val="clear" w:color="auto" w:fill="auto"/>
            <w:vAlign w:val="center"/>
          </w:tcPr>
          <w:p w14:paraId="1681C5C1" w14:textId="77777777" w:rsidR="00296D36" w:rsidRPr="0033527D" w:rsidRDefault="00296D36" w:rsidP="00A95F90">
            <w:pPr>
              <w:pStyle w:val="a5"/>
              <w:jc w:val="center"/>
              <w:rPr>
                <w:bCs/>
                <w:color w:val="auto"/>
              </w:rPr>
            </w:pPr>
            <w:r w:rsidRPr="0033527D">
              <w:rPr>
                <w:bCs/>
                <w:noProof/>
                <w:color w:val="auto"/>
                <w:vertAlign w:val="superscript"/>
              </w:rPr>
              <w:t>[17]</w:t>
            </w:r>
          </w:p>
        </w:tc>
      </w:tr>
      <w:tr w:rsidR="00296D36" w:rsidRPr="0033527D" w14:paraId="7812E561" w14:textId="77777777" w:rsidTr="00A95F90">
        <w:trPr>
          <w:trHeight w:val="330"/>
          <w:jc w:val="center"/>
        </w:trPr>
        <w:tc>
          <w:tcPr>
            <w:tcW w:w="1374" w:type="dxa"/>
            <w:tcBorders>
              <w:top w:val="nil"/>
              <w:left w:val="nil"/>
              <w:bottom w:val="nil"/>
              <w:right w:val="nil"/>
            </w:tcBorders>
            <w:shd w:val="clear" w:color="auto" w:fill="auto"/>
            <w:vAlign w:val="center"/>
          </w:tcPr>
          <w:p w14:paraId="1D3F1660" w14:textId="77777777" w:rsidR="00296D36" w:rsidRPr="0033527D" w:rsidRDefault="00296D36" w:rsidP="00A95F90">
            <w:pPr>
              <w:pStyle w:val="a5"/>
              <w:jc w:val="center"/>
              <w:rPr>
                <w:bCs/>
                <w:color w:val="auto"/>
              </w:rPr>
            </w:pPr>
            <w:r w:rsidRPr="0033527D">
              <w:rPr>
                <w:rFonts w:hint="eastAsia"/>
                <w:bCs/>
                <w:color w:val="auto"/>
              </w:rPr>
              <w:t>长江</w:t>
            </w:r>
          </w:p>
        </w:tc>
        <w:tc>
          <w:tcPr>
            <w:tcW w:w="1374" w:type="dxa"/>
            <w:tcBorders>
              <w:top w:val="nil"/>
              <w:left w:val="nil"/>
              <w:bottom w:val="nil"/>
              <w:right w:val="nil"/>
            </w:tcBorders>
            <w:vAlign w:val="center"/>
          </w:tcPr>
          <w:p w14:paraId="184A1028" w14:textId="77777777" w:rsidR="00296D36" w:rsidRPr="0033527D" w:rsidRDefault="00296D36" w:rsidP="00A95F90">
            <w:pPr>
              <w:pStyle w:val="a5"/>
              <w:jc w:val="center"/>
              <w:rPr>
                <w:bCs/>
                <w:color w:val="auto"/>
              </w:rPr>
            </w:pPr>
            <w:r w:rsidRPr="0033527D">
              <w:rPr>
                <w:rFonts w:hint="eastAsia"/>
                <w:bCs/>
                <w:color w:val="auto"/>
              </w:rPr>
              <w:t>2005</w:t>
            </w:r>
          </w:p>
        </w:tc>
        <w:tc>
          <w:tcPr>
            <w:tcW w:w="2290" w:type="dxa"/>
            <w:tcBorders>
              <w:top w:val="nil"/>
              <w:left w:val="nil"/>
              <w:bottom w:val="nil"/>
              <w:right w:val="nil"/>
            </w:tcBorders>
            <w:vAlign w:val="center"/>
          </w:tcPr>
          <w:p w14:paraId="6C5A999B" w14:textId="77777777" w:rsidR="00296D36" w:rsidRPr="0033527D" w:rsidRDefault="00296D36" w:rsidP="00A95F90">
            <w:pPr>
              <w:pStyle w:val="a5"/>
              <w:jc w:val="center"/>
              <w:rPr>
                <w:bCs/>
                <w:color w:val="auto"/>
              </w:rPr>
            </w:pPr>
            <w:r w:rsidRPr="0033527D">
              <w:rPr>
                <w:rFonts w:hint="eastAsia"/>
                <w:bCs/>
                <w:color w:val="auto"/>
              </w:rPr>
              <w:t>9.2</w:t>
            </w:r>
          </w:p>
        </w:tc>
        <w:tc>
          <w:tcPr>
            <w:tcW w:w="2290" w:type="dxa"/>
            <w:tcBorders>
              <w:top w:val="nil"/>
              <w:left w:val="nil"/>
              <w:bottom w:val="nil"/>
              <w:right w:val="nil"/>
            </w:tcBorders>
            <w:shd w:val="clear" w:color="auto" w:fill="auto"/>
            <w:vAlign w:val="center"/>
          </w:tcPr>
          <w:p w14:paraId="6AC3CFA9" w14:textId="77777777" w:rsidR="00296D36" w:rsidRPr="0033527D" w:rsidRDefault="00296D36" w:rsidP="00A95F90">
            <w:pPr>
              <w:pStyle w:val="a5"/>
              <w:jc w:val="center"/>
              <w:rPr>
                <w:bCs/>
                <w:color w:val="auto"/>
              </w:rPr>
            </w:pPr>
            <w:r w:rsidRPr="0033527D">
              <w:rPr>
                <w:rFonts w:hint="eastAsia"/>
                <w:bCs/>
                <w:color w:val="auto"/>
              </w:rPr>
              <w:t>1.2</w:t>
            </w:r>
            <w:r>
              <w:rPr>
                <w:bCs/>
                <w:color w:val="auto"/>
              </w:rPr>
              <w:t>–</w:t>
            </w:r>
            <w:r w:rsidRPr="0033527D">
              <w:rPr>
                <w:rFonts w:hint="eastAsia"/>
                <w:bCs/>
                <w:color w:val="auto"/>
              </w:rPr>
              <w:t>45.1</w:t>
            </w:r>
          </w:p>
        </w:tc>
        <w:tc>
          <w:tcPr>
            <w:tcW w:w="1080" w:type="dxa"/>
            <w:tcBorders>
              <w:top w:val="nil"/>
              <w:left w:val="nil"/>
              <w:bottom w:val="nil"/>
              <w:right w:val="nil"/>
            </w:tcBorders>
            <w:shd w:val="clear" w:color="auto" w:fill="auto"/>
            <w:vAlign w:val="center"/>
          </w:tcPr>
          <w:p w14:paraId="75026613" w14:textId="77777777" w:rsidR="00296D36" w:rsidRPr="0033527D" w:rsidRDefault="00296D36" w:rsidP="00A95F90">
            <w:pPr>
              <w:pStyle w:val="a5"/>
              <w:jc w:val="center"/>
              <w:rPr>
                <w:bCs/>
                <w:color w:val="auto"/>
              </w:rPr>
            </w:pPr>
            <w:r w:rsidRPr="0033527D">
              <w:rPr>
                <w:bCs/>
                <w:noProof/>
                <w:color w:val="auto"/>
                <w:vertAlign w:val="superscript"/>
              </w:rPr>
              <w:t>[18]</w:t>
            </w:r>
          </w:p>
        </w:tc>
      </w:tr>
      <w:tr w:rsidR="00296D36" w:rsidRPr="0033527D" w14:paraId="4E3C1DB3" w14:textId="77777777" w:rsidTr="00A95F90">
        <w:trPr>
          <w:trHeight w:val="330"/>
          <w:jc w:val="center"/>
        </w:trPr>
        <w:tc>
          <w:tcPr>
            <w:tcW w:w="1374" w:type="dxa"/>
            <w:tcBorders>
              <w:top w:val="nil"/>
              <w:left w:val="nil"/>
              <w:bottom w:val="single" w:sz="8" w:space="0" w:color="auto"/>
              <w:right w:val="nil"/>
            </w:tcBorders>
            <w:shd w:val="clear" w:color="auto" w:fill="auto"/>
            <w:vAlign w:val="center"/>
          </w:tcPr>
          <w:p w14:paraId="07F6AB75" w14:textId="77777777" w:rsidR="00296D36" w:rsidRPr="0033527D" w:rsidRDefault="00296D36" w:rsidP="00A95F90">
            <w:pPr>
              <w:pStyle w:val="a5"/>
              <w:jc w:val="center"/>
              <w:rPr>
                <w:bCs/>
                <w:color w:val="auto"/>
              </w:rPr>
            </w:pPr>
            <w:r w:rsidRPr="0033527D">
              <w:rPr>
                <w:rFonts w:hint="eastAsia"/>
                <w:bCs/>
                <w:color w:val="auto"/>
              </w:rPr>
              <w:t>黄河</w:t>
            </w:r>
          </w:p>
        </w:tc>
        <w:tc>
          <w:tcPr>
            <w:tcW w:w="1374" w:type="dxa"/>
            <w:tcBorders>
              <w:top w:val="nil"/>
              <w:left w:val="nil"/>
              <w:bottom w:val="single" w:sz="8" w:space="0" w:color="auto"/>
              <w:right w:val="nil"/>
            </w:tcBorders>
            <w:vAlign w:val="center"/>
          </w:tcPr>
          <w:p w14:paraId="1D1C6CAA" w14:textId="77777777" w:rsidR="00296D36" w:rsidRPr="0033527D" w:rsidRDefault="00296D36" w:rsidP="00A95F90">
            <w:pPr>
              <w:pStyle w:val="a5"/>
              <w:jc w:val="center"/>
              <w:rPr>
                <w:bCs/>
                <w:color w:val="auto"/>
              </w:rPr>
            </w:pPr>
            <w:r w:rsidRPr="0033527D">
              <w:rPr>
                <w:bCs/>
                <w:color w:val="auto"/>
              </w:rPr>
              <w:t>2004</w:t>
            </w:r>
          </w:p>
        </w:tc>
        <w:tc>
          <w:tcPr>
            <w:tcW w:w="2290" w:type="dxa"/>
            <w:tcBorders>
              <w:top w:val="nil"/>
              <w:left w:val="nil"/>
              <w:bottom w:val="single" w:sz="8" w:space="0" w:color="auto"/>
              <w:right w:val="nil"/>
            </w:tcBorders>
            <w:vAlign w:val="center"/>
          </w:tcPr>
          <w:p w14:paraId="66818255" w14:textId="77777777" w:rsidR="00296D36" w:rsidRPr="0033527D" w:rsidRDefault="00296D36" w:rsidP="00A95F90">
            <w:pPr>
              <w:pStyle w:val="a5"/>
              <w:jc w:val="center"/>
              <w:rPr>
                <w:bCs/>
                <w:color w:val="auto"/>
              </w:rPr>
            </w:pPr>
            <w:r w:rsidRPr="0033527D">
              <w:rPr>
                <w:rFonts w:hint="eastAsia"/>
                <w:bCs/>
                <w:color w:val="auto"/>
              </w:rPr>
              <w:t>3.10</w:t>
            </w:r>
          </w:p>
        </w:tc>
        <w:tc>
          <w:tcPr>
            <w:tcW w:w="2290" w:type="dxa"/>
            <w:tcBorders>
              <w:top w:val="nil"/>
              <w:left w:val="nil"/>
              <w:bottom w:val="single" w:sz="8" w:space="0" w:color="auto"/>
              <w:right w:val="nil"/>
            </w:tcBorders>
            <w:shd w:val="clear" w:color="auto" w:fill="auto"/>
            <w:vAlign w:val="center"/>
          </w:tcPr>
          <w:p w14:paraId="1171E926" w14:textId="77777777" w:rsidR="00296D36" w:rsidRPr="0033527D" w:rsidRDefault="00296D36" w:rsidP="00A95F90">
            <w:pPr>
              <w:pStyle w:val="a5"/>
              <w:jc w:val="center"/>
              <w:rPr>
                <w:bCs/>
                <w:color w:val="auto"/>
              </w:rPr>
            </w:pPr>
            <w:r w:rsidRPr="0033527D">
              <w:rPr>
                <w:bCs/>
                <w:color w:val="auto"/>
              </w:rPr>
              <w:t>n.d.</w:t>
            </w:r>
            <w:r>
              <w:rPr>
                <w:bCs/>
                <w:color w:val="auto"/>
              </w:rPr>
              <w:t>–</w:t>
            </w:r>
            <w:r w:rsidRPr="0033527D">
              <w:rPr>
                <w:bCs/>
                <w:color w:val="auto"/>
              </w:rPr>
              <w:t>5.9</w:t>
            </w:r>
            <w:r w:rsidRPr="0033527D">
              <w:rPr>
                <w:rFonts w:hint="eastAsia"/>
                <w:bCs/>
                <w:color w:val="auto"/>
              </w:rPr>
              <w:t>8</w:t>
            </w:r>
          </w:p>
        </w:tc>
        <w:tc>
          <w:tcPr>
            <w:tcW w:w="1080" w:type="dxa"/>
            <w:tcBorders>
              <w:top w:val="nil"/>
              <w:left w:val="nil"/>
              <w:bottom w:val="single" w:sz="8" w:space="0" w:color="auto"/>
              <w:right w:val="nil"/>
            </w:tcBorders>
            <w:shd w:val="clear" w:color="auto" w:fill="auto"/>
            <w:vAlign w:val="center"/>
          </w:tcPr>
          <w:p w14:paraId="5A0A0A5B" w14:textId="77777777" w:rsidR="00296D36" w:rsidRPr="0033527D" w:rsidRDefault="00296D36" w:rsidP="00A95F90">
            <w:pPr>
              <w:pStyle w:val="a5"/>
              <w:jc w:val="center"/>
              <w:rPr>
                <w:bCs/>
                <w:color w:val="auto"/>
              </w:rPr>
            </w:pPr>
            <w:r w:rsidRPr="0033527D">
              <w:rPr>
                <w:bCs/>
                <w:noProof/>
                <w:color w:val="auto"/>
                <w:vertAlign w:val="superscript"/>
              </w:rPr>
              <w:t>[19]</w:t>
            </w:r>
          </w:p>
        </w:tc>
      </w:tr>
    </w:tbl>
    <w:p w14:paraId="734C314B" w14:textId="77777777" w:rsidR="00296D36" w:rsidRPr="00716E1A" w:rsidRDefault="00296D36" w:rsidP="00A95F90">
      <w:pPr>
        <w:adjustRightInd w:val="0"/>
        <w:snapToGrid w:val="0"/>
        <w:spacing w:before="240" w:line="300" w:lineRule="auto"/>
        <w:ind w:firstLineChars="200" w:firstLine="464"/>
        <w:rPr>
          <w:snapToGrid w:val="0"/>
          <w:spacing w:val="-4"/>
          <w:kern w:val="0"/>
        </w:rPr>
      </w:pPr>
      <w:r w:rsidRPr="00F80AAF">
        <w:rPr>
          <w:rFonts w:hint="eastAsia"/>
          <w:snapToGrid w:val="0"/>
          <w:spacing w:val="-4"/>
          <w:kern w:val="0"/>
        </w:rPr>
        <w:t>我国主要河流湖泊</w:t>
      </w:r>
      <w:r w:rsidRPr="00F80AAF">
        <w:rPr>
          <w:snapToGrid w:val="0"/>
          <w:spacing w:val="-4"/>
          <w:kern w:val="0"/>
        </w:rPr>
        <w:t>底泥</w:t>
      </w:r>
      <w:r w:rsidRPr="00F80AAF">
        <w:rPr>
          <w:rFonts w:hint="eastAsia"/>
          <w:snapToGrid w:val="0"/>
          <w:spacing w:val="-4"/>
          <w:kern w:val="0"/>
        </w:rPr>
        <w:t>中</w:t>
      </w:r>
      <w:r w:rsidRPr="00F80AAF">
        <w:rPr>
          <w:rFonts w:hint="eastAsia"/>
          <w:snapToGrid w:val="0"/>
          <w:spacing w:val="-4"/>
          <w:kern w:val="0"/>
        </w:rPr>
        <w:t>PCBs</w:t>
      </w:r>
      <w:r w:rsidRPr="00716E1A">
        <w:rPr>
          <w:rFonts w:hint="eastAsia"/>
          <w:snapToGrid w:val="0"/>
          <w:spacing w:val="-4"/>
          <w:kern w:val="0"/>
        </w:rPr>
        <w:t>平均浓度在几</w:t>
      </w:r>
      <w:r w:rsidRPr="00716E1A">
        <w:rPr>
          <w:rFonts w:hint="eastAsia"/>
          <w:snapToGrid w:val="0"/>
          <w:spacing w:val="-4"/>
          <w:kern w:val="0"/>
        </w:rPr>
        <w:t>ng/g</w:t>
      </w:r>
      <w:r w:rsidRPr="00716E1A">
        <w:rPr>
          <w:rFonts w:hint="eastAsia"/>
          <w:snapToGrid w:val="0"/>
          <w:spacing w:val="-4"/>
          <w:kern w:val="0"/>
        </w:rPr>
        <w:t>（干重）到几十</w:t>
      </w:r>
      <w:r w:rsidRPr="00716E1A">
        <w:rPr>
          <w:rFonts w:hint="eastAsia"/>
          <w:snapToGrid w:val="0"/>
          <w:spacing w:val="-4"/>
          <w:kern w:val="0"/>
        </w:rPr>
        <w:t>ng/g</w:t>
      </w:r>
      <w:r w:rsidRPr="00716E1A">
        <w:rPr>
          <w:rFonts w:hint="eastAsia"/>
          <w:snapToGrid w:val="0"/>
          <w:spacing w:val="-4"/>
          <w:kern w:val="0"/>
        </w:rPr>
        <w:t>（干重）</w:t>
      </w:r>
      <w:r>
        <w:rPr>
          <w:rFonts w:hint="eastAsia"/>
          <w:snapToGrid w:val="0"/>
          <w:spacing w:val="-4"/>
          <w:kern w:val="0"/>
        </w:rPr>
        <w:t>之间，太湖底泥</w:t>
      </w:r>
      <w:r>
        <w:rPr>
          <w:rFonts w:hint="eastAsia"/>
          <w:snapToGrid w:val="0"/>
          <w:spacing w:val="-4"/>
          <w:kern w:val="0"/>
        </w:rPr>
        <w:t>PCBs</w:t>
      </w:r>
      <w:r>
        <w:rPr>
          <w:rFonts w:hint="eastAsia"/>
          <w:snapToGrid w:val="0"/>
          <w:spacing w:val="-4"/>
          <w:kern w:val="0"/>
        </w:rPr>
        <w:t>浓度处于中等水平。</w:t>
      </w:r>
    </w:p>
    <w:p w14:paraId="4D0BFF35" w14:textId="77777777" w:rsidR="00296D36" w:rsidRDefault="00296D36" w:rsidP="00A95F90">
      <w:pPr>
        <w:adjustRightInd w:val="0"/>
        <w:snapToGrid w:val="0"/>
        <w:spacing w:line="300" w:lineRule="auto"/>
        <w:ind w:firstLineChars="200" w:firstLine="480"/>
        <w:rPr>
          <w:szCs w:val="22"/>
        </w:rPr>
      </w:pPr>
      <w:r w:rsidRPr="00CB57B4">
        <w:rPr>
          <w:rFonts w:hint="eastAsia"/>
          <w:szCs w:val="22"/>
        </w:rPr>
        <w:t>太湖流域是我国经济最发达的地区之一，同时也面临着巨大的生态环境压力。以多氯联苯为代表的有机氯污染物是影响太湖流域生态环境的重要因素之一。</w:t>
      </w:r>
      <w:r w:rsidRPr="00CB57B4">
        <w:rPr>
          <w:szCs w:val="22"/>
        </w:rPr>
        <w:t>太湖流域工农业发展程度高、乡镇工业发达，工业产品中的多氯联苯成分通过径流、沉降等途径进入水体，进而沉积在底泥中</w:t>
      </w:r>
      <w:r w:rsidRPr="00810734">
        <w:rPr>
          <w:noProof/>
          <w:szCs w:val="22"/>
          <w:vertAlign w:val="superscript"/>
        </w:rPr>
        <w:t>[9, 20]</w:t>
      </w:r>
      <w:r>
        <w:rPr>
          <w:rFonts w:hint="eastAsia"/>
          <w:szCs w:val="22"/>
        </w:rPr>
        <w:t>。</w:t>
      </w:r>
    </w:p>
    <w:p w14:paraId="604A82EC" w14:textId="77777777" w:rsidR="00296D36" w:rsidRDefault="00296D36" w:rsidP="00A95F90">
      <w:pPr>
        <w:adjustRightInd w:val="0"/>
        <w:snapToGrid w:val="0"/>
        <w:spacing w:line="300" w:lineRule="auto"/>
        <w:ind w:firstLine="482"/>
        <w:rPr>
          <w:szCs w:val="22"/>
        </w:rPr>
      </w:pPr>
      <w:r w:rsidRPr="000C24CB">
        <w:rPr>
          <w:rFonts w:hint="eastAsia"/>
          <w:snapToGrid w:val="0"/>
          <w:spacing w:val="-2"/>
          <w:kern w:val="0"/>
        </w:rPr>
        <w:t>太湖是无锡、苏州两市的主要饮用水水源地，而且渔业发达，出产大量水产，周边居民的鱼类摄入量能达到</w:t>
      </w:r>
      <w:r w:rsidRPr="000C24CB">
        <w:rPr>
          <w:rFonts w:hint="eastAsia"/>
          <w:snapToGrid w:val="0"/>
          <w:spacing w:val="-2"/>
          <w:kern w:val="0"/>
        </w:rPr>
        <w:t>100g/</w:t>
      </w:r>
      <w:r w:rsidRPr="000C24CB">
        <w:rPr>
          <w:rFonts w:hint="eastAsia"/>
          <w:snapToGrid w:val="0"/>
          <w:spacing w:val="-2"/>
          <w:kern w:val="0"/>
        </w:rPr>
        <w:t>天，故太湖的潜在生态风险应被仔细评估</w:t>
      </w:r>
      <w:r w:rsidRPr="000C24CB">
        <w:rPr>
          <w:noProof/>
          <w:snapToGrid w:val="0"/>
          <w:spacing w:val="-2"/>
          <w:kern w:val="0"/>
          <w:vertAlign w:val="superscript"/>
        </w:rPr>
        <w:t>[21]</w:t>
      </w:r>
      <w:r>
        <w:rPr>
          <w:rFonts w:hint="eastAsia"/>
          <w:szCs w:val="22"/>
        </w:rPr>
        <w:t>。</w:t>
      </w:r>
      <w:r w:rsidRPr="00CB57B4">
        <w:rPr>
          <w:rFonts w:hint="eastAsia"/>
          <w:szCs w:val="22"/>
        </w:rPr>
        <w:t>周春宏等</w:t>
      </w:r>
      <w:r w:rsidRPr="00810734">
        <w:rPr>
          <w:noProof/>
          <w:szCs w:val="22"/>
          <w:vertAlign w:val="superscript"/>
        </w:rPr>
        <w:t>[22]</w:t>
      </w:r>
      <w:r w:rsidRPr="00CB57B4">
        <w:rPr>
          <w:rFonts w:hint="eastAsia"/>
          <w:szCs w:val="22"/>
        </w:rPr>
        <w:t>通过调</w:t>
      </w:r>
      <w:r>
        <w:rPr>
          <w:rFonts w:hint="eastAsia"/>
          <w:szCs w:val="22"/>
        </w:rPr>
        <w:t>查</w:t>
      </w:r>
      <w:r w:rsidRPr="00CB57B4">
        <w:rPr>
          <w:rFonts w:hint="eastAsia"/>
          <w:szCs w:val="22"/>
        </w:rPr>
        <w:t>典型饮用水源地多氯联苯含量，发现部分地表水样品中多氯联苯的含量超过了</w:t>
      </w:r>
      <w:r w:rsidRPr="00CB57B4">
        <w:rPr>
          <w:szCs w:val="22"/>
        </w:rPr>
        <w:t>《地表水水质标准》（</w:t>
      </w:r>
      <w:r w:rsidRPr="00CB57B4">
        <w:rPr>
          <w:szCs w:val="22"/>
        </w:rPr>
        <w:t>GB3838-2002</w:t>
      </w:r>
      <w:r w:rsidRPr="00CB57B4">
        <w:rPr>
          <w:szCs w:val="22"/>
        </w:rPr>
        <w:t>）中</w:t>
      </w:r>
      <w:r w:rsidRPr="00CB57B4">
        <w:rPr>
          <w:szCs w:val="22"/>
        </w:rPr>
        <w:t>20 ng/L</w:t>
      </w:r>
      <w:r w:rsidRPr="00CB57B4">
        <w:rPr>
          <w:szCs w:val="22"/>
        </w:rPr>
        <w:t>的要求，存在一定的健康风险。</w:t>
      </w:r>
      <w:r w:rsidRPr="00CB57B4">
        <w:rPr>
          <w:szCs w:val="22"/>
        </w:rPr>
        <w:t>Wang</w:t>
      </w:r>
      <w:r w:rsidRPr="00CB57B4">
        <w:rPr>
          <w:szCs w:val="22"/>
        </w:rPr>
        <w:t>等</w:t>
      </w:r>
      <w:r w:rsidRPr="00810734">
        <w:rPr>
          <w:noProof/>
          <w:szCs w:val="22"/>
          <w:vertAlign w:val="superscript"/>
        </w:rPr>
        <w:t>[23]</w:t>
      </w:r>
      <w:r w:rsidRPr="00CB57B4">
        <w:rPr>
          <w:szCs w:val="22"/>
        </w:rPr>
        <w:t>在太湖水体中检测到高达</w:t>
      </w:r>
      <w:r w:rsidRPr="00CB57B4">
        <w:rPr>
          <w:szCs w:val="22"/>
        </w:rPr>
        <w:t>631</w:t>
      </w:r>
      <w:r>
        <w:rPr>
          <w:rFonts w:hint="eastAsia"/>
          <w:szCs w:val="22"/>
        </w:rPr>
        <w:t xml:space="preserve"> </w:t>
      </w:r>
      <w:r w:rsidRPr="00CB57B4">
        <w:rPr>
          <w:szCs w:val="22"/>
        </w:rPr>
        <w:t>ng/L</w:t>
      </w:r>
      <w:r w:rsidRPr="00CB57B4">
        <w:rPr>
          <w:szCs w:val="22"/>
        </w:rPr>
        <w:t>的多氯联苯。</w:t>
      </w:r>
      <w:r w:rsidRPr="0059068A">
        <w:rPr>
          <w:rFonts w:hint="eastAsia"/>
          <w:snapToGrid w:val="0"/>
          <w:spacing w:val="-3"/>
          <w:kern w:val="0"/>
        </w:rPr>
        <w:t>Xu</w:t>
      </w:r>
      <w:r w:rsidRPr="0059068A">
        <w:rPr>
          <w:rFonts w:hint="eastAsia"/>
          <w:snapToGrid w:val="0"/>
          <w:spacing w:val="-3"/>
          <w:kern w:val="0"/>
        </w:rPr>
        <w:t>等</w:t>
      </w:r>
      <w:r w:rsidRPr="0059068A">
        <w:rPr>
          <w:noProof/>
          <w:snapToGrid w:val="0"/>
          <w:spacing w:val="-3"/>
          <w:kern w:val="0"/>
          <w:vertAlign w:val="superscript"/>
        </w:rPr>
        <w:t>[24]</w:t>
      </w:r>
      <w:r w:rsidRPr="0059068A">
        <w:rPr>
          <w:rFonts w:hint="eastAsia"/>
          <w:snapToGrid w:val="0"/>
          <w:spacing w:val="-3"/>
          <w:kern w:val="0"/>
        </w:rPr>
        <w:t>研究了太湖梅梁湾水源地底泥</w:t>
      </w:r>
      <w:r w:rsidRPr="0059068A">
        <w:rPr>
          <w:rFonts w:hint="eastAsia"/>
          <w:snapToGrid w:val="0"/>
          <w:spacing w:val="-3"/>
          <w:kern w:val="0"/>
        </w:rPr>
        <w:t>10</w:t>
      </w:r>
      <w:r w:rsidRPr="0059068A">
        <w:rPr>
          <w:rFonts w:hint="eastAsia"/>
          <w:snapToGrid w:val="0"/>
          <w:spacing w:val="-3"/>
          <w:kern w:val="0"/>
        </w:rPr>
        <w:t>年来的二噁英毒性，发现类二噁英多氯联苯（共面多氯联苯）依旧是导致总二噁英毒性居高不下的重要因素。</w:t>
      </w:r>
      <w:r w:rsidRPr="0059068A">
        <w:rPr>
          <w:snapToGrid w:val="0"/>
          <w:spacing w:val="-3"/>
          <w:kern w:val="0"/>
        </w:rPr>
        <w:t>张跃军等</w:t>
      </w:r>
      <w:r w:rsidRPr="0017486F">
        <w:rPr>
          <w:noProof/>
          <w:snapToGrid w:val="0"/>
          <w:spacing w:val="-2"/>
          <w:kern w:val="0"/>
          <w:vertAlign w:val="superscript"/>
        </w:rPr>
        <w:t>[25]</w:t>
      </w:r>
      <w:r w:rsidR="007C565D" w:rsidRPr="007C565D">
        <w:rPr>
          <w:snapToGrid w:val="0"/>
          <w:spacing w:val="-2"/>
          <w:kern w:val="0"/>
        </w:rPr>
        <w:t xml:space="preserve"> </w:t>
      </w:r>
      <w:r w:rsidR="007C565D" w:rsidRPr="0017486F">
        <w:rPr>
          <w:snapToGrid w:val="0"/>
          <w:spacing w:val="-2"/>
          <w:kern w:val="0"/>
        </w:rPr>
        <w:t>分析</w:t>
      </w:r>
      <w:r w:rsidR="007C565D">
        <w:rPr>
          <w:rFonts w:hint="eastAsia"/>
          <w:snapToGrid w:val="0"/>
          <w:spacing w:val="-2"/>
          <w:kern w:val="0"/>
        </w:rPr>
        <w:t>了</w:t>
      </w:r>
      <w:r w:rsidR="007C565D">
        <w:rPr>
          <w:snapToGrid w:val="0"/>
          <w:spacing w:val="-2"/>
          <w:kern w:val="0"/>
        </w:rPr>
        <w:t>太湖流域内河河道底泥多氯联苯残留量</w:t>
      </w:r>
      <w:r w:rsidRPr="0017486F">
        <w:rPr>
          <w:snapToGrid w:val="0"/>
          <w:spacing w:val="-2"/>
          <w:kern w:val="0"/>
        </w:rPr>
        <w:t>，推测其多氯联苯总含量可能超过《农用污泥中污染物控制标准》（</w:t>
      </w:r>
      <w:r w:rsidRPr="0017486F">
        <w:rPr>
          <w:snapToGrid w:val="0"/>
          <w:spacing w:val="-2"/>
          <w:kern w:val="0"/>
        </w:rPr>
        <w:t>GB 4284-84</w:t>
      </w:r>
      <w:r w:rsidRPr="0017486F">
        <w:rPr>
          <w:snapToGrid w:val="0"/>
          <w:spacing w:val="-2"/>
          <w:kern w:val="0"/>
        </w:rPr>
        <w:t>）规定的</w:t>
      </w:r>
      <w:r w:rsidRPr="0017486F">
        <w:rPr>
          <w:snapToGrid w:val="0"/>
          <w:spacing w:val="-2"/>
          <w:kern w:val="0"/>
        </w:rPr>
        <w:t>200 ng</w:t>
      </w:r>
      <w:r w:rsidRPr="0017486F">
        <w:rPr>
          <w:rFonts w:hint="eastAsia"/>
          <w:snapToGrid w:val="0"/>
          <w:spacing w:val="-2"/>
          <w:kern w:val="0"/>
        </w:rPr>
        <w:t>/g</w:t>
      </w:r>
      <w:r w:rsidRPr="0017486F">
        <w:rPr>
          <w:snapToGrid w:val="0"/>
          <w:spacing w:val="-2"/>
          <w:kern w:val="0"/>
        </w:rPr>
        <w:t>限值，需要采取额外修复</w:t>
      </w:r>
      <w:r w:rsidR="00F81959">
        <w:rPr>
          <w:rFonts w:hint="eastAsia"/>
          <w:snapToGrid w:val="0"/>
          <w:spacing w:val="-2"/>
          <w:kern w:val="0"/>
        </w:rPr>
        <w:t>手段，</w:t>
      </w:r>
      <w:r w:rsidRPr="0017486F">
        <w:rPr>
          <w:snapToGrid w:val="0"/>
          <w:spacing w:val="-2"/>
          <w:kern w:val="0"/>
        </w:rPr>
        <w:t>以避免多氯联苯通过清淤还田进入食物链，造成更大的健康危害。</w:t>
      </w:r>
    </w:p>
    <w:p w14:paraId="258D7C71" w14:textId="77777777" w:rsidR="00296D36" w:rsidRPr="00CB57B4" w:rsidRDefault="00296D36" w:rsidP="003A4A6B">
      <w:pPr>
        <w:pStyle w:val="11"/>
        <w:snapToGrid w:val="0"/>
        <w:spacing w:beforeLines="100" w:before="312" w:line="300" w:lineRule="auto"/>
      </w:pPr>
      <w:bookmarkStart w:id="123" w:name="_Toc346463070"/>
      <w:r w:rsidRPr="00CB57B4">
        <w:rPr>
          <w:rFonts w:hint="eastAsia"/>
        </w:rPr>
        <w:t>1.2</w:t>
      </w:r>
      <w:r w:rsidRPr="00CB57B4">
        <w:rPr>
          <w:rFonts w:hint="eastAsia"/>
        </w:rPr>
        <w:t>微生物群落研究的分子生物学方法</w:t>
      </w:r>
      <w:bookmarkEnd w:id="123"/>
    </w:p>
    <w:p w14:paraId="3FEBB352" w14:textId="77777777" w:rsidR="00296D36" w:rsidRPr="00CB57B4" w:rsidRDefault="00296D36" w:rsidP="00A95F90">
      <w:pPr>
        <w:pStyle w:val="a8"/>
        <w:adjustRightInd w:val="0"/>
        <w:snapToGrid w:val="0"/>
        <w:spacing w:line="300" w:lineRule="auto"/>
        <w:ind w:firstLineChars="0" w:firstLine="482"/>
        <w:jc w:val="both"/>
        <w:textAlignment w:val="baseline"/>
        <w:rPr>
          <w:rFonts w:ascii="Times New Roman" w:hAnsi="Times New Roman"/>
          <w:kern w:val="2"/>
          <w:sz w:val="24"/>
          <w:szCs w:val="22"/>
        </w:rPr>
      </w:pPr>
      <w:r w:rsidRPr="00CB57B4">
        <w:rPr>
          <w:rFonts w:ascii="Times New Roman" w:hAnsi="Times New Roman" w:hint="eastAsia"/>
          <w:kern w:val="2"/>
          <w:sz w:val="24"/>
          <w:szCs w:val="22"/>
        </w:rPr>
        <w:t>1953</w:t>
      </w:r>
      <w:r w:rsidRPr="00CB57B4">
        <w:rPr>
          <w:rFonts w:ascii="Times New Roman" w:hAnsi="Times New Roman" w:hint="eastAsia"/>
          <w:kern w:val="2"/>
          <w:sz w:val="24"/>
          <w:szCs w:val="22"/>
        </w:rPr>
        <w:t>年，</w:t>
      </w:r>
      <w:r w:rsidRPr="00CB57B4">
        <w:rPr>
          <w:rFonts w:ascii="Times New Roman" w:hAnsi="Times New Roman" w:hint="eastAsia"/>
          <w:kern w:val="2"/>
          <w:sz w:val="24"/>
          <w:szCs w:val="22"/>
        </w:rPr>
        <w:t>Watson</w:t>
      </w:r>
      <w:r w:rsidRPr="00CB57B4">
        <w:rPr>
          <w:rFonts w:ascii="Times New Roman" w:hAnsi="Times New Roman" w:hint="eastAsia"/>
          <w:kern w:val="2"/>
          <w:sz w:val="24"/>
          <w:szCs w:val="22"/>
        </w:rPr>
        <w:t>和</w:t>
      </w:r>
      <w:r w:rsidRPr="00CB57B4">
        <w:rPr>
          <w:rFonts w:ascii="Times New Roman" w:hAnsi="Times New Roman" w:hint="eastAsia"/>
          <w:kern w:val="2"/>
          <w:sz w:val="24"/>
          <w:szCs w:val="22"/>
        </w:rPr>
        <w:t>Crick</w:t>
      </w:r>
      <w:r w:rsidRPr="00CB57B4">
        <w:rPr>
          <w:rFonts w:ascii="Times New Roman" w:hAnsi="Times New Roman" w:hint="eastAsia"/>
          <w:kern w:val="2"/>
          <w:sz w:val="24"/>
          <w:szCs w:val="22"/>
        </w:rPr>
        <w:t>提出</w:t>
      </w:r>
      <w:r w:rsidRPr="00CB57B4">
        <w:rPr>
          <w:rFonts w:ascii="Times New Roman" w:hAnsi="Times New Roman" w:hint="eastAsia"/>
          <w:kern w:val="2"/>
          <w:sz w:val="24"/>
          <w:szCs w:val="22"/>
        </w:rPr>
        <w:t>DNA</w:t>
      </w:r>
      <w:r w:rsidRPr="00CB57B4">
        <w:rPr>
          <w:rFonts w:ascii="Times New Roman" w:hAnsi="Times New Roman" w:hint="eastAsia"/>
          <w:kern w:val="2"/>
          <w:sz w:val="24"/>
          <w:szCs w:val="22"/>
        </w:rPr>
        <w:t>双螺旋结构模型</w:t>
      </w:r>
      <w:r w:rsidR="00FF06C0">
        <w:rPr>
          <w:rFonts w:ascii="Times New Roman" w:hAnsi="Times New Roman" w:hint="eastAsia"/>
          <w:kern w:val="2"/>
          <w:sz w:val="24"/>
          <w:szCs w:val="22"/>
        </w:rPr>
        <w:t>，</w:t>
      </w:r>
      <w:r w:rsidRPr="00CB57B4">
        <w:rPr>
          <w:rFonts w:ascii="Times New Roman" w:hAnsi="Times New Roman" w:hint="eastAsia"/>
          <w:kern w:val="2"/>
          <w:sz w:val="24"/>
          <w:szCs w:val="22"/>
        </w:rPr>
        <w:t>标志着现代分子生物学的诞生。在</w:t>
      </w:r>
      <w:r w:rsidRPr="00CB57B4">
        <w:rPr>
          <w:rFonts w:ascii="Times New Roman" w:hAnsi="Times New Roman" w:hint="eastAsia"/>
          <w:kern w:val="2"/>
          <w:sz w:val="24"/>
          <w:szCs w:val="22"/>
        </w:rPr>
        <w:t>20</w:t>
      </w:r>
      <w:r w:rsidRPr="00CB57B4">
        <w:rPr>
          <w:rFonts w:ascii="Times New Roman" w:hAnsi="Times New Roman" w:hint="eastAsia"/>
          <w:kern w:val="2"/>
          <w:sz w:val="24"/>
          <w:szCs w:val="22"/>
        </w:rPr>
        <w:t>世纪</w:t>
      </w:r>
      <w:r w:rsidRPr="00CB57B4">
        <w:rPr>
          <w:rFonts w:ascii="Times New Roman" w:hAnsi="Times New Roman" w:hint="eastAsia"/>
          <w:kern w:val="2"/>
          <w:sz w:val="24"/>
          <w:szCs w:val="22"/>
        </w:rPr>
        <w:t>50</w:t>
      </w:r>
      <w:r w:rsidRPr="00CB57B4">
        <w:rPr>
          <w:rFonts w:ascii="Times New Roman" w:hAnsi="Times New Roman" w:hint="eastAsia"/>
          <w:kern w:val="2"/>
          <w:sz w:val="24"/>
          <w:szCs w:val="22"/>
        </w:rPr>
        <w:t>年代至</w:t>
      </w:r>
      <w:r w:rsidRPr="00CB57B4">
        <w:rPr>
          <w:rFonts w:ascii="Times New Roman" w:hAnsi="Times New Roman" w:hint="eastAsia"/>
          <w:kern w:val="2"/>
          <w:sz w:val="24"/>
          <w:szCs w:val="22"/>
        </w:rPr>
        <w:t>70</w:t>
      </w:r>
      <w:r w:rsidRPr="00CB57B4">
        <w:rPr>
          <w:rFonts w:ascii="Times New Roman" w:hAnsi="Times New Roman" w:hint="eastAsia"/>
          <w:kern w:val="2"/>
          <w:sz w:val="24"/>
          <w:szCs w:val="22"/>
        </w:rPr>
        <w:t>年代，以中心遗传法则为基础的分子遗传学基本理论体系逐渐建立和完善起来。</w:t>
      </w:r>
    </w:p>
    <w:p w14:paraId="504B3A70" w14:textId="77777777" w:rsidR="00296D36" w:rsidRDefault="00A725A5" w:rsidP="00A95F90">
      <w:pPr>
        <w:pStyle w:val="a8"/>
        <w:adjustRightInd w:val="0"/>
        <w:snapToGrid w:val="0"/>
        <w:spacing w:line="300" w:lineRule="auto"/>
        <w:ind w:firstLineChars="0" w:firstLine="482"/>
        <w:jc w:val="both"/>
        <w:textAlignment w:val="baseline"/>
        <w:rPr>
          <w:rFonts w:ascii="Times New Roman" w:hAnsi="Times New Roman"/>
          <w:kern w:val="2"/>
          <w:sz w:val="24"/>
          <w:szCs w:val="22"/>
        </w:rPr>
      </w:pPr>
      <w:r>
        <w:rPr>
          <w:rFonts w:ascii="Times New Roman" w:hAnsi="Times New Roman" w:hint="eastAsia"/>
          <w:kern w:val="2"/>
          <w:sz w:val="24"/>
          <w:szCs w:val="22"/>
        </w:rPr>
        <w:t>研究自然界的微生物群落结构时，由于大量微生物的</w:t>
      </w:r>
      <w:r w:rsidR="008C1BA6">
        <w:rPr>
          <w:rFonts w:ascii="Times New Roman" w:hAnsi="Times New Roman" w:hint="eastAsia"/>
          <w:kern w:val="2"/>
          <w:sz w:val="24"/>
          <w:szCs w:val="22"/>
        </w:rPr>
        <w:t>不可培养性</w:t>
      </w:r>
      <w:r>
        <w:rPr>
          <w:rFonts w:ascii="Times New Roman" w:hAnsi="Times New Roman" w:hint="eastAsia"/>
          <w:kern w:val="2"/>
          <w:sz w:val="24"/>
          <w:szCs w:val="22"/>
        </w:rPr>
        <w:t>，无法运用</w:t>
      </w:r>
      <w:r w:rsidR="005430B4">
        <w:rPr>
          <w:rFonts w:ascii="Times New Roman" w:hAnsi="Times New Roman" w:hint="eastAsia"/>
          <w:kern w:val="2"/>
          <w:sz w:val="24"/>
          <w:szCs w:val="22"/>
        </w:rPr>
        <w:t>传统微生物方法</w:t>
      </w:r>
      <w:r>
        <w:rPr>
          <w:rFonts w:ascii="Times New Roman" w:hAnsi="Times New Roman" w:hint="eastAsia"/>
          <w:kern w:val="2"/>
          <w:sz w:val="24"/>
          <w:szCs w:val="22"/>
        </w:rPr>
        <w:t>进行</w:t>
      </w:r>
      <w:r w:rsidR="000A643A">
        <w:rPr>
          <w:rFonts w:ascii="Times New Roman" w:hAnsi="Times New Roman" w:hint="eastAsia"/>
          <w:kern w:val="2"/>
          <w:sz w:val="24"/>
          <w:szCs w:val="22"/>
        </w:rPr>
        <w:t>实验</w:t>
      </w:r>
      <w:r w:rsidR="008C1BA6">
        <w:rPr>
          <w:rFonts w:ascii="Times New Roman" w:hAnsi="Times New Roman" w:hint="eastAsia"/>
          <w:kern w:val="2"/>
          <w:sz w:val="24"/>
          <w:szCs w:val="22"/>
        </w:rPr>
        <w:t>。</w:t>
      </w:r>
      <w:r w:rsidR="00296D36" w:rsidRPr="00CB57B4">
        <w:rPr>
          <w:rFonts w:ascii="Times New Roman" w:hAnsi="Times New Roman" w:hint="eastAsia"/>
          <w:kern w:val="2"/>
          <w:sz w:val="24"/>
          <w:szCs w:val="22"/>
        </w:rPr>
        <w:t>而以</w:t>
      </w:r>
      <w:r w:rsidR="00296D36" w:rsidRPr="00CB57B4">
        <w:rPr>
          <w:rFonts w:ascii="Times New Roman" w:hAnsi="Times New Roman" w:hint="eastAsia"/>
          <w:kern w:val="2"/>
          <w:sz w:val="24"/>
          <w:szCs w:val="22"/>
        </w:rPr>
        <w:t>PCR</w:t>
      </w:r>
      <w:r w:rsidR="00296D36" w:rsidRPr="00CB57B4">
        <w:rPr>
          <w:rFonts w:ascii="Times New Roman" w:hAnsi="Times New Roman" w:hint="eastAsia"/>
          <w:kern w:val="2"/>
          <w:sz w:val="24"/>
          <w:szCs w:val="22"/>
        </w:rPr>
        <w:t>为基础的分子生物学技术可以很好地解决这一问题。本节将简要介绍几种微生物群落研究的分子生物学实验手段。</w:t>
      </w:r>
    </w:p>
    <w:p w14:paraId="710DB8DF" w14:textId="77777777" w:rsidR="00296D36" w:rsidRPr="00CB57B4" w:rsidRDefault="00296D36" w:rsidP="00A95F90">
      <w:pPr>
        <w:pStyle w:val="4"/>
        <w:adjustRightInd w:val="0"/>
        <w:spacing w:before="156" w:afterLines="0" w:line="300" w:lineRule="auto"/>
      </w:pPr>
      <w:bookmarkStart w:id="124" w:name="_Toc346463071"/>
      <w:r>
        <w:rPr>
          <w:rFonts w:hint="eastAsia"/>
        </w:rPr>
        <w:lastRenderedPageBreak/>
        <w:t xml:space="preserve">1.2.1 </w:t>
      </w:r>
      <w:r w:rsidRPr="00CB57B4">
        <w:rPr>
          <w:rFonts w:hint="eastAsia"/>
          <w:szCs w:val="22"/>
        </w:rPr>
        <w:t>实时</w:t>
      </w:r>
      <w:r w:rsidRPr="00CB57B4">
        <w:rPr>
          <w:rFonts w:hint="eastAsia"/>
        </w:rPr>
        <w:t>荧光定量</w:t>
      </w:r>
      <w:r w:rsidRPr="00CB57B4">
        <w:rPr>
          <w:rFonts w:hint="eastAsia"/>
        </w:rPr>
        <w:t>PCR</w:t>
      </w:r>
      <w:bookmarkEnd w:id="124"/>
    </w:p>
    <w:p w14:paraId="367A2937" w14:textId="77777777" w:rsidR="00296D36" w:rsidRPr="00CB57B4" w:rsidRDefault="00296D36" w:rsidP="00A95F90">
      <w:pPr>
        <w:snapToGrid w:val="0"/>
        <w:spacing w:line="300" w:lineRule="auto"/>
        <w:ind w:firstLine="482"/>
        <w:rPr>
          <w:szCs w:val="22"/>
        </w:rPr>
      </w:pPr>
      <w:r w:rsidRPr="00CB57B4">
        <w:rPr>
          <w:rFonts w:hint="eastAsia"/>
          <w:szCs w:val="22"/>
        </w:rPr>
        <w:t>1996</w:t>
      </w:r>
      <w:r w:rsidRPr="00CB57B4">
        <w:rPr>
          <w:rFonts w:hint="eastAsia"/>
          <w:szCs w:val="22"/>
        </w:rPr>
        <w:t>年，实时荧光定量</w:t>
      </w:r>
      <w:r w:rsidRPr="00CB57B4">
        <w:rPr>
          <w:rFonts w:hint="eastAsia"/>
          <w:szCs w:val="22"/>
        </w:rPr>
        <w:t>PCR</w:t>
      </w:r>
      <w:r w:rsidRPr="00CB57B4">
        <w:rPr>
          <w:rFonts w:hint="eastAsia"/>
          <w:szCs w:val="22"/>
        </w:rPr>
        <w:t>（</w:t>
      </w:r>
      <w:r w:rsidRPr="00CB57B4">
        <w:rPr>
          <w:rFonts w:hint="eastAsia"/>
          <w:szCs w:val="22"/>
        </w:rPr>
        <w:t>Quantitative Real-time Polymerase Chain Reaction</w:t>
      </w:r>
      <w:r w:rsidRPr="00CB57B4">
        <w:rPr>
          <w:rFonts w:hint="eastAsia"/>
          <w:szCs w:val="22"/>
        </w:rPr>
        <w:t>，</w:t>
      </w:r>
      <w:r w:rsidRPr="00CB57B4">
        <w:rPr>
          <w:rFonts w:hint="eastAsia"/>
          <w:szCs w:val="22"/>
        </w:rPr>
        <w:t>qRT-PCR</w:t>
      </w:r>
      <w:r w:rsidRPr="00CB57B4">
        <w:rPr>
          <w:rFonts w:hint="eastAsia"/>
          <w:szCs w:val="22"/>
        </w:rPr>
        <w:t>）技术由美国</w:t>
      </w:r>
      <w:r w:rsidRPr="00CB57B4">
        <w:rPr>
          <w:rFonts w:hint="eastAsia"/>
          <w:szCs w:val="22"/>
        </w:rPr>
        <w:t>Appl</w:t>
      </w:r>
      <w:r>
        <w:rPr>
          <w:rFonts w:hint="eastAsia"/>
          <w:szCs w:val="22"/>
        </w:rPr>
        <w:t>ied Biosystems</w:t>
      </w:r>
      <w:r w:rsidRPr="00CB57B4">
        <w:rPr>
          <w:rFonts w:hint="eastAsia"/>
          <w:szCs w:val="22"/>
        </w:rPr>
        <w:t>公司推出，通过标准曲线对未知模板进行定量。</w:t>
      </w:r>
    </w:p>
    <w:p w14:paraId="078BF388" w14:textId="77777777" w:rsidR="00296D36" w:rsidRPr="00CB57B4" w:rsidRDefault="00296D36" w:rsidP="00A95F90">
      <w:pPr>
        <w:snapToGrid w:val="0"/>
        <w:spacing w:line="300" w:lineRule="auto"/>
        <w:ind w:firstLine="482"/>
        <w:rPr>
          <w:szCs w:val="22"/>
        </w:rPr>
      </w:pPr>
      <w:r w:rsidRPr="00CB57B4">
        <w:rPr>
          <w:rFonts w:hint="eastAsia"/>
          <w:szCs w:val="22"/>
        </w:rPr>
        <w:t>实时荧光定量</w:t>
      </w:r>
      <w:r w:rsidRPr="00CB57B4">
        <w:rPr>
          <w:rFonts w:hint="eastAsia"/>
          <w:szCs w:val="22"/>
        </w:rPr>
        <w:t>PCR</w:t>
      </w:r>
      <w:r w:rsidRPr="00CB57B4">
        <w:rPr>
          <w:rFonts w:hint="eastAsia"/>
          <w:szCs w:val="22"/>
        </w:rPr>
        <w:t>有荧光探针和荧光染料</w:t>
      </w:r>
      <w:r w:rsidRPr="00CB57B4">
        <w:rPr>
          <w:rFonts w:hint="eastAsia"/>
          <w:szCs w:val="22"/>
        </w:rPr>
        <w:t>2</w:t>
      </w:r>
      <w:r w:rsidRPr="00CB57B4">
        <w:rPr>
          <w:rFonts w:hint="eastAsia"/>
          <w:szCs w:val="22"/>
        </w:rPr>
        <w:t>种荧光类型，</w:t>
      </w:r>
      <w:r w:rsidRPr="00CB57B4">
        <w:rPr>
          <w:rFonts w:hint="eastAsia"/>
          <w:szCs w:val="22"/>
        </w:rPr>
        <w:t>2</w:t>
      </w:r>
      <w:r w:rsidRPr="00CB57B4">
        <w:rPr>
          <w:rFonts w:hint="eastAsia"/>
          <w:szCs w:val="22"/>
        </w:rPr>
        <w:t>种类型中最常使用的分别是</w:t>
      </w:r>
      <w:r>
        <w:rPr>
          <w:rFonts w:hint="eastAsia"/>
          <w:szCs w:val="22"/>
        </w:rPr>
        <w:t>TaqMan</w:t>
      </w:r>
      <w:r w:rsidRPr="00CB57B4">
        <w:rPr>
          <w:rFonts w:hint="eastAsia"/>
          <w:szCs w:val="22"/>
        </w:rPr>
        <w:t>探针和</w:t>
      </w:r>
      <w:r>
        <w:rPr>
          <w:rFonts w:hint="eastAsia"/>
          <w:szCs w:val="22"/>
        </w:rPr>
        <w:t>SYBR Green I</w:t>
      </w:r>
      <w:r w:rsidRPr="00CB57B4">
        <w:rPr>
          <w:rFonts w:hint="eastAsia"/>
          <w:szCs w:val="22"/>
        </w:rPr>
        <w:t>染料。</w:t>
      </w:r>
      <w:r w:rsidRPr="00CB57B4">
        <w:rPr>
          <w:rFonts w:hint="eastAsia"/>
          <w:szCs w:val="22"/>
        </w:rPr>
        <w:t>SYBR Green I</w:t>
      </w:r>
      <w:r w:rsidRPr="00CB57B4">
        <w:rPr>
          <w:rFonts w:hint="eastAsia"/>
          <w:szCs w:val="22"/>
        </w:rPr>
        <w:t>与</w:t>
      </w:r>
      <w:r>
        <w:rPr>
          <w:rFonts w:hint="eastAsia"/>
          <w:szCs w:val="22"/>
        </w:rPr>
        <w:t>TaqMan</w:t>
      </w:r>
      <w:r w:rsidRPr="00CB57B4">
        <w:rPr>
          <w:rFonts w:hint="eastAsia"/>
          <w:szCs w:val="22"/>
        </w:rPr>
        <w:t>探针法相比，特异性稍差但价格相对低廉。根据不同的定量方式，又可将实时荧光定量</w:t>
      </w:r>
      <w:r w:rsidRPr="00CB57B4">
        <w:rPr>
          <w:rFonts w:hint="eastAsia"/>
          <w:szCs w:val="22"/>
        </w:rPr>
        <w:t>PCR</w:t>
      </w:r>
      <w:r w:rsidRPr="00CB57B4">
        <w:rPr>
          <w:rFonts w:hint="eastAsia"/>
          <w:szCs w:val="22"/>
        </w:rPr>
        <w:t>分为绝对定量和相对定量</w:t>
      </w:r>
      <w:r w:rsidRPr="00CB57B4">
        <w:rPr>
          <w:rFonts w:hint="eastAsia"/>
          <w:szCs w:val="22"/>
        </w:rPr>
        <w:t>2</w:t>
      </w:r>
      <w:r w:rsidRPr="00CB57B4">
        <w:rPr>
          <w:rFonts w:hint="eastAsia"/>
          <w:szCs w:val="22"/>
        </w:rPr>
        <w:t>种。绝对定量即用一系列梯度稀释的已知浓度标准品制作标准曲线，与目的</w:t>
      </w:r>
      <w:r w:rsidR="00A56603">
        <w:rPr>
          <w:rFonts w:hint="eastAsia"/>
          <w:szCs w:val="22"/>
        </w:rPr>
        <w:t>基因在同样条件下进行扩增，比对得到目的基因的浓度值。相对定量同时</w:t>
      </w:r>
      <w:r w:rsidRPr="00CB57B4">
        <w:rPr>
          <w:rFonts w:hint="eastAsia"/>
          <w:szCs w:val="22"/>
        </w:rPr>
        <w:t>测定</w:t>
      </w:r>
      <w:r w:rsidR="00A56603">
        <w:rPr>
          <w:rFonts w:hint="eastAsia"/>
          <w:szCs w:val="22"/>
        </w:rPr>
        <w:t>目的基因与</w:t>
      </w:r>
      <w:r w:rsidRPr="00CB57B4">
        <w:rPr>
          <w:rFonts w:hint="eastAsia"/>
          <w:szCs w:val="22"/>
        </w:rPr>
        <w:t>恒定表达的内源性管家基因，以管家基因的量为标准，比较目的基因表达的差异。</w:t>
      </w:r>
    </w:p>
    <w:p w14:paraId="1F0A6600" w14:textId="77777777" w:rsidR="00296D36" w:rsidRDefault="00296D36" w:rsidP="00A95F90">
      <w:pPr>
        <w:snapToGrid w:val="0"/>
        <w:spacing w:line="300" w:lineRule="auto"/>
        <w:ind w:firstLine="482"/>
        <w:rPr>
          <w:szCs w:val="22"/>
        </w:rPr>
      </w:pPr>
      <w:r w:rsidRPr="00A71131">
        <w:rPr>
          <w:rFonts w:hint="eastAsia"/>
          <w:snapToGrid w:val="0"/>
          <w:spacing w:val="-3"/>
          <w:kern w:val="0"/>
        </w:rPr>
        <w:t>实时荧光定量</w:t>
      </w:r>
      <w:r w:rsidRPr="00A71131">
        <w:rPr>
          <w:rFonts w:hint="eastAsia"/>
          <w:snapToGrid w:val="0"/>
          <w:spacing w:val="-3"/>
          <w:kern w:val="0"/>
        </w:rPr>
        <w:t xml:space="preserve">PCR </w:t>
      </w:r>
      <w:r w:rsidRPr="00A71131">
        <w:rPr>
          <w:rFonts w:hint="eastAsia"/>
          <w:snapToGrid w:val="0"/>
          <w:spacing w:val="-3"/>
          <w:kern w:val="0"/>
        </w:rPr>
        <w:t>操作简便、快速高效、结果准确，得到广泛应用。叶文瑾通过对太湖富营养化水体中蓝细菌</w:t>
      </w:r>
      <w:r w:rsidRPr="00A71131">
        <w:rPr>
          <w:rFonts w:hint="eastAsia"/>
          <w:snapToGrid w:val="0"/>
          <w:spacing w:val="-3"/>
          <w:kern w:val="0"/>
        </w:rPr>
        <w:t>qPCR</w:t>
      </w:r>
      <w:r w:rsidRPr="00A71131">
        <w:rPr>
          <w:rFonts w:hint="eastAsia"/>
          <w:snapToGrid w:val="0"/>
          <w:spacing w:val="-3"/>
          <w:kern w:val="0"/>
        </w:rPr>
        <w:t>定量，研究蓝细菌群落生态分布特征</w:t>
      </w:r>
      <w:r w:rsidRPr="00A71131">
        <w:rPr>
          <w:noProof/>
          <w:snapToGrid w:val="0"/>
          <w:spacing w:val="-3"/>
          <w:kern w:val="0"/>
          <w:vertAlign w:val="superscript"/>
        </w:rPr>
        <w:t>[26]</w:t>
      </w:r>
      <w:r>
        <w:rPr>
          <w:rFonts w:hint="eastAsia"/>
          <w:szCs w:val="22"/>
        </w:rPr>
        <w:t>。</w:t>
      </w:r>
      <w:r w:rsidRPr="00A66C9F">
        <w:rPr>
          <w:szCs w:val="22"/>
        </w:rPr>
        <w:t>Ritalahti</w:t>
      </w:r>
      <w:r w:rsidRPr="00A66C9F">
        <w:rPr>
          <w:rFonts w:hint="eastAsia"/>
          <w:szCs w:val="22"/>
        </w:rPr>
        <w:t>等</w:t>
      </w:r>
      <w:r w:rsidRPr="00EC4A59">
        <w:rPr>
          <w:noProof/>
          <w:szCs w:val="22"/>
          <w:vertAlign w:val="superscript"/>
        </w:rPr>
        <w:t>[27]</w:t>
      </w:r>
      <w:r w:rsidRPr="00EC4A59">
        <w:rPr>
          <w:rFonts w:hint="eastAsia"/>
          <w:szCs w:val="22"/>
        </w:rPr>
        <w:t>通过对</w:t>
      </w:r>
      <w:r w:rsidRPr="00CB57B4">
        <w:rPr>
          <w:rFonts w:hint="eastAsia"/>
          <w:szCs w:val="22"/>
        </w:rPr>
        <w:t>多种</w:t>
      </w:r>
      <w:r w:rsidRPr="00477EDA">
        <w:rPr>
          <w:i/>
          <w:szCs w:val="22"/>
        </w:rPr>
        <w:t>Dehalococcoides</w:t>
      </w:r>
      <w:r w:rsidRPr="00CB57B4">
        <w:rPr>
          <w:rFonts w:hint="eastAsia"/>
          <w:szCs w:val="22"/>
        </w:rPr>
        <w:t>菌株的</w:t>
      </w:r>
      <w:r w:rsidRPr="00CB57B4">
        <w:rPr>
          <w:rFonts w:hint="eastAsia"/>
          <w:szCs w:val="22"/>
        </w:rPr>
        <w:t>16S rRNA</w:t>
      </w:r>
      <w:r w:rsidRPr="00CB57B4">
        <w:rPr>
          <w:rFonts w:hint="eastAsia"/>
          <w:szCs w:val="22"/>
        </w:rPr>
        <w:t>基因及</w:t>
      </w:r>
      <w:r w:rsidRPr="00CB57B4">
        <w:rPr>
          <w:rFonts w:hint="eastAsia"/>
          <w:szCs w:val="22"/>
        </w:rPr>
        <w:t>3</w:t>
      </w:r>
      <w:r w:rsidRPr="00CB57B4">
        <w:rPr>
          <w:rFonts w:hint="eastAsia"/>
          <w:szCs w:val="22"/>
        </w:rPr>
        <w:t>种还原脱卤酶基因进行</w:t>
      </w:r>
      <w:r w:rsidRPr="00CB57B4">
        <w:rPr>
          <w:rFonts w:hint="eastAsia"/>
          <w:szCs w:val="22"/>
        </w:rPr>
        <w:t>qPCR</w:t>
      </w:r>
      <w:r w:rsidRPr="00CB57B4">
        <w:rPr>
          <w:rFonts w:hint="eastAsia"/>
          <w:szCs w:val="22"/>
        </w:rPr>
        <w:t>定量，发现环境样品中的</w:t>
      </w:r>
      <w:r w:rsidRPr="00CB57B4">
        <w:rPr>
          <w:rFonts w:hint="eastAsia"/>
          <w:szCs w:val="22"/>
        </w:rPr>
        <w:t>3</w:t>
      </w:r>
      <w:r w:rsidRPr="00CB57B4">
        <w:rPr>
          <w:rFonts w:hint="eastAsia"/>
          <w:szCs w:val="22"/>
        </w:rPr>
        <w:t>种还原脱卤酶基因的总和要远远低于对</w:t>
      </w:r>
      <w:r w:rsidRPr="00477EDA">
        <w:rPr>
          <w:i/>
          <w:szCs w:val="22"/>
        </w:rPr>
        <w:t>Dehalococcoides</w:t>
      </w:r>
      <w:r w:rsidRPr="00CB57B4">
        <w:rPr>
          <w:rFonts w:hint="eastAsia"/>
          <w:szCs w:val="22"/>
        </w:rPr>
        <w:t>菌株</w:t>
      </w:r>
      <w:r w:rsidRPr="00CB57B4">
        <w:rPr>
          <w:rFonts w:hint="eastAsia"/>
          <w:szCs w:val="22"/>
        </w:rPr>
        <w:t>16S rRNA</w:t>
      </w:r>
      <w:r w:rsidRPr="00CB57B4">
        <w:rPr>
          <w:rFonts w:hint="eastAsia"/>
          <w:szCs w:val="22"/>
        </w:rPr>
        <w:t>基因定量的结果，说明许多</w:t>
      </w:r>
      <w:r w:rsidRPr="00477EDA">
        <w:rPr>
          <w:i/>
          <w:szCs w:val="22"/>
        </w:rPr>
        <w:t>Dehalococcoides</w:t>
      </w:r>
      <w:r w:rsidRPr="00CB57B4">
        <w:rPr>
          <w:rFonts w:hint="eastAsia"/>
          <w:szCs w:val="22"/>
        </w:rPr>
        <w:t>菌株含有的还原脱卤酶基因仍然未知。</w:t>
      </w:r>
    </w:p>
    <w:p w14:paraId="6CF7CD50" w14:textId="77777777" w:rsidR="00296D36" w:rsidRPr="00CB57B4" w:rsidRDefault="00296D36" w:rsidP="00A95F90">
      <w:pPr>
        <w:pStyle w:val="4"/>
        <w:adjustRightInd w:val="0"/>
        <w:spacing w:before="156" w:afterLines="0" w:line="300" w:lineRule="auto"/>
      </w:pPr>
      <w:bookmarkStart w:id="125" w:name="_Toc346463072"/>
      <w:r>
        <w:rPr>
          <w:rFonts w:hint="eastAsia"/>
        </w:rPr>
        <w:t xml:space="preserve">1.2.2 </w:t>
      </w:r>
      <w:r w:rsidRPr="00CB57B4">
        <w:rPr>
          <w:rFonts w:hint="eastAsia"/>
        </w:rPr>
        <w:t>高通量测序</w:t>
      </w:r>
      <w:bookmarkEnd w:id="125"/>
    </w:p>
    <w:p w14:paraId="798C628E" w14:textId="77777777" w:rsidR="00296D36" w:rsidRPr="00CB57B4" w:rsidRDefault="00296D36" w:rsidP="00A95F90">
      <w:pPr>
        <w:snapToGrid w:val="0"/>
        <w:spacing w:line="300" w:lineRule="auto"/>
        <w:ind w:firstLine="482"/>
      </w:pPr>
      <w:r w:rsidRPr="00CB57B4">
        <w:rPr>
          <w:rFonts w:hint="eastAsia"/>
          <w:szCs w:val="22"/>
        </w:rPr>
        <w:t>2005</w:t>
      </w:r>
      <w:r w:rsidRPr="00CB57B4">
        <w:rPr>
          <w:rFonts w:hint="eastAsia"/>
          <w:szCs w:val="22"/>
        </w:rPr>
        <w:t>年，</w:t>
      </w:r>
      <w:r>
        <w:rPr>
          <w:rFonts w:hint="eastAsia"/>
          <w:szCs w:val="22"/>
        </w:rPr>
        <w:t>454 Life Science</w:t>
      </w:r>
      <w:r w:rsidRPr="00CB57B4">
        <w:rPr>
          <w:rFonts w:hint="eastAsia"/>
          <w:szCs w:val="22"/>
        </w:rPr>
        <w:t>公司推出基于焦磷酸测序的高通量测序系统，将第二代测序系统引入生命科学领域市场，随后</w:t>
      </w:r>
      <w:r w:rsidRPr="00CB57B4">
        <w:rPr>
          <w:szCs w:val="22"/>
        </w:rPr>
        <w:t>Illumina</w:t>
      </w:r>
      <w:r w:rsidRPr="00CB57B4">
        <w:rPr>
          <w:rFonts w:hint="eastAsia"/>
          <w:szCs w:val="22"/>
        </w:rPr>
        <w:t>、</w:t>
      </w:r>
      <w:r w:rsidRPr="00CB57B4">
        <w:rPr>
          <w:rFonts w:hint="eastAsia"/>
          <w:szCs w:val="22"/>
        </w:rPr>
        <w:t>ABI</w:t>
      </w:r>
      <w:r w:rsidRPr="00CB57B4">
        <w:rPr>
          <w:rFonts w:hint="eastAsia"/>
          <w:szCs w:val="22"/>
        </w:rPr>
        <w:t>公司分别推出</w:t>
      </w:r>
      <w:r w:rsidRPr="00CB57B4">
        <w:rPr>
          <w:rFonts w:hint="eastAsia"/>
          <w:bCs/>
        </w:rPr>
        <w:t>了</w:t>
      </w:r>
      <w:r w:rsidRPr="00CB57B4">
        <w:rPr>
          <w:rFonts w:hint="eastAsia"/>
          <w:szCs w:val="22"/>
        </w:rPr>
        <w:t>Solexa Genome Analyzer</w:t>
      </w:r>
      <w:r w:rsidRPr="00CB57B4">
        <w:rPr>
          <w:rFonts w:hint="eastAsia"/>
          <w:szCs w:val="22"/>
        </w:rPr>
        <w:t>、</w:t>
      </w:r>
      <w:r w:rsidRPr="00CB57B4">
        <w:rPr>
          <w:szCs w:val="22"/>
        </w:rPr>
        <w:t>SOLiD</w:t>
      </w:r>
      <w:r w:rsidRPr="00CB57B4">
        <w:rPr>
          <w:rFonts w:hint="eastAsia"/>
          <w:szCs w:val="22"/>
        </w:rPr>
        <w:t>测序平台。高通量测序（又称“下一代测序”）是相对于传统桑格（</w:t>
      </w:r>
      <w:r w:rsidRPr="00CB57B4">
        <w:rPr>
          <w:szCs w:val="22"/>
        </w:rPr>
        <w:t>Sange</w:t>
      </w:r>
      <w:r w:rsidRPr="00CB57B4">
        <w:rPr>
          <w:rFonts w:hint="eastAsia"/>
          <w:szCs w:val="22"/>
        </w:rPr>
        <w:t>r</w:t>
      </w:r>
      <w:r w:rsidRPr="00CB57B4">
        <w:rPr>
          <w:rFonts w:hint="eastAsia"/>
          <w:szCs w:val="22"/>
        </w:rPr>
        <w:t>）测序而言，</w:t>
      </w:r>
      <w:r w:rsidR="00BC4EFC">
        <w:rPr>
          <w:rFonts w:hint="eastAsia"/>
          <w:szCs w:val="22"/>
        </w:rPr>
        <w:t>它</w:t>
      </w:r>
      <w:r w:rsidR="00654919">
        <w:rPr>
          <w:szCs w:val="22"/>
        </w:rPr>
        <w:t>能一次并行对</w:t>
      </w:r>
      <w:r w:rsidR="00654919">
        <w:rPr>
          <w:rFonts w:hint="eastAsia"/>
          <w:szCs w:val="22"/>
        </w:rPr>
        <w:t>数</w:t>
      </w:r>
      <w:r w:rsidRPr="00CB57B4">
        <w:rPr>
          <w:szCs w:val="22"/>
        </w:rPr>
        <w:t>十万</w:t>
      </w:r>
      <w:r w:rsidR="00654919">
        <w:rPr>
          <w:rFonts w:hint="eastAsia"/>
          <w:szCs w:val="22"/>
        </w:rPr>
        <w:t>至数</w:t>
      </w:r>
      <w:r w:rsidRPr="00CB57B4">
        <w:rPr>
          <w:szCs w:val="22"/>
        </w:rPr>
        <w:t>百万条</w:t>
      </w:r>
      <w:r w:rsidRPr="00CB57B4">
        <w:rPr>
          <w:szCs w:val="22"/>
        </w:rPr>
        <w:t>DNA</w:t>
      </w:r>
      <w:r w:rsidRPr="00CB57B4">
        <w:rPr>
          <w:szCs w:val="22"/>
        </w:rPr>
        <w:t>分子</w:t>
      </w:r>
      <w:r w:rsidR="00654919" w:rsidRPr="00CB57B4">
        <w:rPr>
          <w:szCs w:val="22"/>
        </w:rPr>
        <w:t>序列</w:t>
      </w:r>
      <w:r w:rsidRPr="00CB57B4">
        <w:rPr>
          <w:szCs w:val="22"/>
        </w:rPr>
        <w:t>进行测定</w:t>
      </w:r>
      <w:r w:rsidRPr="00CB57B4">
        <w:rPr>
          <w:rFonts w:hint="eastAsia"/>
          <w:szCs w:val="22"/>
        </w:rPr>
        <w:t>，但</w:t>
      </w:r>
      <w:r w:rsidR="00654919">
        <w:rPr>
          <w:rFonts w:hint="eastAsia"/>
          <w:szCs w:val="22"/>
        </w:rPr>
        <w:t>其</w:t>
      </w:r>
      <w:r w:rsidRPr="00CB57B4">
        <w:rPr>
          <w:szCs w:val="22"/>
        </w:rPr>
        <w:t>读长</w:t>
      </w:r>
      <w:r w:rsidR="000D62D8" w:rsidRPr="00CB57B4">
        <w:rPr>
          <w:szCs w:val="22"/>
        </w:rPr>
        <w:t>一般</w:t>
      </w:r>
      <w:r w:rsidRPr="00CB57B4">
        <w:rPr>
          <w:szCs w:val="22"/>
        </w:rPr>
        <w:t>较短</w:t>
      </w:r>
      <w:r w:rsidRPr="00CB57B4">
        <w:rPr>
          <w:rFonts w:hint="eastAsia"/>
          <w:szCs w:val="22"/>
        </w:rPr>
        <w:t>。表</w:t>
      </w:r>
      <w:r w:rsidRPr="00CB57B4">
        <w:rPr>
          <w:rFonts w:hint="eastAsia"/>
          <w:szCs w:val="22"/>
        </w:rPr>
        <w:t>1</w:t>
      </w:r>
      <w:r>
        <w:rPr>
          <w:rFonts w:hint="eastAsia"/>
          <w:szCs w:val="22"/>
        </w:rPr>
        <w:t>-</w:t>
      </w:r>
      <w:r w:rsidRPr="00CB57B4">
        <w:rPr>
          <w:rFonts w:hint="eastAsia"/>
          <w:szCs w:val="22"/>
        </w:rPr>
        <w:t>2</w:t>
      </w:r>
      <w:r w:rsidRPr="00CB57B4">
        <w:rPr>
          <w:rFonts w:hint="eastAsia"/>
          <w:szCs w:val="22"/>
        </w:rPr>
        <w:t>中是几种主要高通量测序方法的比较。</w:t>
      </w:r>
    </w:p>
    <w:p w14:paraId="19ADE264" w14:textId="77777777" w:rsidR="00296D36" w:rsidRPr="00CB57B4" w:rsidRDefault="00296D36" w:rsidP="00A95F90">
      <w:pPr>
        <w:pStyle w:val="a7"/>
        <w:snapToGrid w:val="0"/>
        <w:spacing w:before="50" w:line="300" w:lineRule="auto"/>
        <w:ind w:firstLineChars="0" w:firstLine="420"/>
        <w:jc w:val="center"/>
        <w:rPr>
          <w:sz w:val="21"/>
          <w:szCs w:val="22"/>
        </w:rPr>
      </w:pPr>
      <w:r w:rsidRPr="00CB57B4">
        <w:rPr>
          <w:sz w:val="21"/>
          <w:szCs w:val="22"/>
        </w:rPr>
        <w:t>表</w:t>
      </w:r>
      <w:r w:rsidRPr="00CB57B4">
        <w:rPr>
          <w:sz w:val="21"/>
          <w:szCs w:val="22"/>
        </w:rPr>
        <w:t>1</w:t>
      </w:r>
      <w:r>
        <w:rPr>
          <w:rFonts w:hint="eastAsia"/>
          <w:sz w:val="21"/>
          <w:szCs w:val="22"/>
        </w:rPr>
        <w:t>-</w:t>
      </w:r>
      <w:r w:rsidRPr="00CB57B4">
        <w:rPr>
          <w:rFonts w:hint="eastAsia"/>
          <w:sz w:val="21"/>
          <w:szCs w:val="22"/>
        </w:rPr>
        <w:t xml:space="preserve">2 </w:t>
      </w:r>
      <w:r w:rsidRPr="00CB57B4">
        <w:rPr>
          <w:rFonts w:hint="eastAsia"/>
          <w:sz w:val="21"/>
          <w:szCs w:val="22"/>
        </w:rPr>
        <w:t>几种高通量测序方法比较</w:t>
      </w:r>
    </w:p>
    <w:tbl>
      <w:tblPr>
        <w:tblW w:w="0" w:type="auto"/>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1392"/>
        <w:gridCol w:w="2071"/>
        <w:gridCol w:w="2676"/>
        <w:gridCol w:w="2191"/>
      </w:tblGrid>
      <w:tr w:rsidR="00296D36" w:rsidRPr="007B0125" w14:paraId="604543A2" w14:textId="77777777" w:rsidTr="00A95F90">
        <w:trPr>
          <w:cantSplit/>
        </w:trPr>
        <w:tc>
          <w:tcPr>
            <w:tcW w:w="835" w:type="pct"/>
            <w:tcBorders>
              <w:top w:val="single" w:sz="8" w:space="0" w:color="auto"/>
              <w:bottom w:val="single" w:sz="4" w:space="0" w:color="auto"/>
            </w:tcBorders>
            <w:shd w:val="clear" w:color="auto" w:fill="auto"/>
            <w:tcMar>
              <w:top w:w="15" w:type="dxa"/>
              <w:left w:w="15" w:type="dxa"/>
              <w:bottom w:w="0" w:type="dxa"/>
              <w:right w:w="15" w:type="dxa"/>
            </w:tcMar>
            <w:vAlign w:val="center"/>
            <w:hideMark/>
          </w:tcPr>
          <w:p w14:paraId="3ED2D318" w14:textId="77777777" w:rsidR="00296D36" w:rsidRPr="00247D37" w:rsidRDefault="00296D36" w:rsidP="00A95F90">
            <w:pPr>
              <w:pStyle w:val="a5"/>
              <w:rPr>
                <w:bCs/>
                <w:color w:val="auto"/>
                <w:szCs w:val="21"/>
              </w:rPr>
            </w:pPr>
            <w:r w:rsidRPr="00247D37">
              <w:rPr>
                <w:rFonts w:hint="eastAsia"/>
                <w:bCs/>
                <w:color w:val="auto"/>
                <w:szCs w:val="21"/>
              </w:rPr>
              <w:t>方法</w:t>
            </w:r>
          </w:p>
        </w:tc>
        <w:tc>
          <w:tcPr>
            <w:tcW w:w="1243" w:type="pct"/>
            <w:tcBorders>
              <w:top w:val="single" w:sz="8" w:space="0" w:color="auto"/>
              <w:bottom w:val="single" w:sz="4" w:space="0" w:color="auto"/>
            </w:tcBorders>
            <w:shd w:val="clear" w:color="auto" w:fill="auto"/>
            <w:tcMar>
              <w:top w:w="15" w:type="dxa"/>
              <w:left w:w="15" w:type="dxa"/>
              <w:bottom w:w="0" w:type="dxa"/>
              <w:right w:w="15" w:type="dxa"/>
            </w:tcMar>
            <w:vAlign w:val="center"/>
            <w:hideMark/>
          </w:tcPr>
          <w:p w14:paraId="38F92579" w14:textId="77777777" w:rsidR="00296D36" w:rsidRPr="00247D37" w:rsidRDefault="00296D36" w:rsidP="00A95F90">
            <w:pPr>
              <w:pStyle w:val="a5"/>
              <w:rPr>
                <w:bCs/>
                <w:color w:val="auto"/>
                <w:szCs w:val="21"/>
              </w:rPr>
            </w:pPr>
            <w:r w:rsidRPr="00247D37">
              <w:rPr>
                <w:rFonts w:hint="eastAsia"/>
                <w:bCs/>
                <w:color w:val="auto"/>
                <w:szCs w:val="21"/>
              </w:rPr>
              <w:t>焦磷酸测序（</w:t>
            </w:r>
            <w:r w:rsidRPr="00247D37">
              <w:rPr>
                <w:bCs/>
                <w:color w:val="auto"/>
                <w:szCs w:val="21"/>
              </w:rPr>
              <w:t>454</w:t>
            </w:r>
            <w:r w:rsidRPr="00247D37">
              <w:rPr>
                <w:rFonts w:hint="eastAsia"/>
                <w:bCs/>
                <w:color w:val="auto"/>
                <w:szCs w:val="21"/>
              </w:rPr>
              <w:t>）</w:t>
            </w:r>
          </w:p>
        </w:tc>
        <w:tc>
          <w:tcPr>
            <w:tcW w:w="1606" w:type="pct"/>
            <w:tcBorders>
              <w:top w:val="single" w:sz="8" w:space="0" w:color="auto"/>
              <w:bottom w:val="single" w:sz="4" w:space="0" w:color="auto"/>
            </w:tcBorders>
            <w:shd w:val="clear" w:color="auto" w:fill="auto"/>
            <w:tcMar>
              <w:top w:w="15" w:type="dxa"/>
              <w:left w:w="15" w:type="dxa"/>
              <w:bottom w:w="0" w:type="dxa"/>
              <w:right w:w="15" w:type="dxa"/>
            </w:tcMar>
            <w:vAlign w:val="center"/>
            <w:hideMark/>
          </w:tcPr>
          <w:p w14:paraId="491F600F" w14:textId="77777777" w:rsidR="00296D36" w:rsidRPr="00247D37" w:rsidRDefault="00296D36" w:rsidP="00A95F90">
            <w:pPr>
              <w:pStyle w:val="a5"/>
              <w:rPr>
                <w:bCs/>
                <w:color w:val="auto"/>
                <w:szCs w:val="21"/>
              </w:rPr>
            </w:pPr>
            <w:r w:rsidRPr="00247D37">
              <w:rPr>
                <w:rFonts w:hint="eastAsia"/>
                <w:bCs/>
                <w:color w:val="auto"/>
                <w:szCs w:val="21"/>
              </w:rPr>
              <w:t>合成测序（</w:t>
            </w:r>
            <w:r w:rsidRPr="00247D37">
              <w:rPr>
                <w:bCs/>
                <w:color w:val="auto"/>
                <w:szCs w:val="21"/>
              </w:rPr>
              <w:t>Illumina</w:t>
            </w:r>
            <w:r w:rsidRPr="00247D37">
              <w:rPr>
                <w:rFonts w:hint="eastAsia"/>
                <w:bCs/>
                <w:color w:val="auto"/>
                <w:szCs w:val="21"/>
              </w:rPr>
              <w:t>）</w:t>
            </w:r>
          </w:p>
        </w:tc>
        <w:tc>
          <w:tcPr>
            <w:tcW w:w="1315" w:type="pct"/>
            <w:tcBorders>
              <w:top w:val="single" w:sz="8" w:space="0" w:color="auto"/>
              <w:bottom w:val="single" w:sz="4" w:space="0" w:color="auto"/>
            </w:tcBorders>
            <w:shd w:val="clear" w:color="auto" w:fill="auto"/>
            <w:tcMar>
              <w:top w:w="15" w:type="dxa"/>
              <w:left w:w="15" w:type="dxa"/>
              <w:bottom w:w="0" w:type="dxa"/>
              <w:right w:w="15" w:type="dxa"/>
            </w:tcMar>
            <w:vAlign w:val="center"/>
            <w:hideMark/>
          </w:tcPr>
          <w:p w14:paraId="53B4F5C4" w14:textId="77777777" w:rsidR="00296D36" w:rsidRPr="00247D37" w:rsidRDefault="00296D36" w:rsidP="00A95F90">
            <w:pPr>
              <w:pStyle w:val="a5"/>
              <w:rPr>
                <w:bCs/>
                <w:color w:val="auto"/>
                <w:szCs w:val="21"/>
              </w:rPr>
            </w:pPr>
            <w:r w:rsidRPr="00247D37">
              <w:rPr>
                <w:rFonts w:hint="eastAsia"/>
                <w:bCs/>
                <w:color w:val="auto"/>
                <w:szCs w:val="21"/>
              </w:rPr>
              <w:t>连接测序（</w:t>
            </w:r>
            <w:r w:rsidRPr="00247D37">
              <w:rPr>
                <w:rFonts w:hint="eastAsia"/>
                <w:bCs/>
                <w:color w:val="auto"/>
                <w:szCs w:val="21"/>
              </w:rPr>
              <w:t xml:space="preserve">ABI </w:t>
            </w:r>
            <w:r w:rsidRPr="00247D37">
              <w:rPr>
                <w:bCs/>
                <w:color w:val="auto"/>
                <w:szCs w:val="21"/>
              </w:rPr>
              <w:t>SOLiD</w:t>
            </w:r>
            <w:r w:rsidRPr="00247D37">
              <w:rPr>
                <w:rFonts w:hint="eastAsia"/>
                <w:bCs/>
                <w:color w:val="auto"/>
                <w:szCs w:val="21"/>
              </w:rPr>
              <w:t>）</w:t>
            </w:r>
          </w:p>
        </w:tc>
      </w:tr>
      <w:tr w:rsidR="00296D36" w:rsidRPr="007B0125" w14:paraId="320170FA" w14:textId="77777777" w:rsidTr="00A95F90">
        <w:trPr>
          <w:cantSplit/>
        </w:trPr>
        <w:tc>
          <w:tcPr>
            <w:tcW w:w="835" w:type="pct"/>
            <w:tcBorders>
              <w:top w:val="single" w:sz="4" w:space="0" w:color="auto"/>
            </w:tcBorders>
            <w:shd w:val="clear" w:color="auto" w:fill="auto"/>
            <w:tcMar>
              <w:top w:w="15" w:type="dxa"/>
              <w:left w:w="15" w:type="dxa"/>
              <w:bottom w:w="0" w:type="dxa"/>
              <w:right w:w="15" w:type="dxa"/>
            </w:tcMar>
            <w:vAlign w:val="center"/>
            <w:hideMark/>
          </w:tcPr>
          <w:p w14:paraId="5C40791D" w14:textId="77777777" w:rsidR="00296D36" w:rsidRPr="00247D37" w:rsidRDefault="00296D36" w:rsidP="00A95F90">
            <w:pPr>
              <w:pStyle w:val="a5"/>
              <w:rPr>
                <w:bCs/>
                <w:color w:val="auto"/>
                <w:szCs w:val="21"/>
              </w:rPr>
            </w:pPr>
            <w:r w:rsidRPr="00247D37">
              <w:rPr>
                <w:rFonts w:hint="eastAsia"/>
                <w:bCs/>
                <w:color w:val="auto"/>
                <w:szCs w:val="21"/>
              </w:rPr>
              <w:t>读长</w:t>
            </w:r>
            <w:r w:rsidRPr="00247D37">
              <w:rPr>
                <w:rFonts w:hint="eastAsia"/>
                <w:bCs/>
                <w:color w:val="auto"/>
                <w:szCs w:val="21"/>
              </w:rPr>
              <w:t>(bp)</w:t>
            </w:r>
          </w:p>
        </w:tc>
        <w:tc>
          <w:tcPr>
            <w:tcW w:w="1243" w:type="pct"/>
            <w:tcBorders>
              <w:top w:val="single" w:sz="4" w:space="0" w:color="auto"/>
            </w:tcBorders>
            <w:shd w:val="clear" w:color="auto" w:fill="auto"/>
            <w:tcMar>
              <w:top w:w="15" w:type="dxa"/>
              <w:left w:w="15" w:type="dxa"/>
              <w:bottom w:w="0" w:type="dxa"/>
              <w:right w:w="15" w:type="dxa"/>
            </w:tcMar>
            <w:vAlign w:val="center"/>
            <w:hideMark/>
          </w:tcPr>
          <w:p w14:paraId="30733084" w14:textId="77777777" w:rsidR="00296D36" w:rsidRPr="00247D37" w:rsidRDefault="00296D36" w:rsidP="00A95F90">
            <w:pPr>
              <w:pStyle w:val="a5"/>
              <w:rPr>
                <w:bCs/>
                <w:color w:val="auto"/>
                <w:szCs w:val="21"/>
              </w:rPr>
            </w:pPr>
            <w:r w:rsidRPr="00247D37">
              <w:rPr>
                <w:bCs/>
                <w:color w:val="auto"/>
                <w:szCs w:val="21"/>
              </w:rPr>
              <w:t>700</w:t>
            </w:r>
          </w:p>
        </w:tc>
        <w:tc>
          <w:tcPr>
            <w:tcW w:w="1606" w:type="pct"/>
            <w:tcBorders>
              <w:top w:val="single" w:sz="4" w:space="0" w:color="auto"/>
            </w:tcBorders>
            <w:shd w:val="clear" w:color="auto" w:fill="auto"/>
            <w:tcMar>
              <w:top w:w="15" w:type="dxa"/>
              <w:left w:w="15" w:type="dxa"/>
              <w:bottom w:w="0" w:type="dxa"/>
              <w:right w:w="15" w:type="dxa"/>
            </w:tcMar>
            <w:vAlign w:val="center"/>
            <w:hideMark/>
          </w:tcPr>
          <w:p w14:paraId="4E190FC5" w14:textId="77777777" w:rsidR="00296D36" w:rsidRPr="00247D37" w:rsidRDefault="00296D36" w:rsidP="00A95F90">
            <w:pPr>
              <w:pStyle w:val="a5"/>
              <w:rPr>
                <w:bCs/>
                <w:color w:val="auto"/>
                <w:szCs w:val="21"/>
              </w:rPr>
            </w:pPr>
            <w:r>
              <w:rPr>
                <w:bCs/>
                <w:color w:val="auto"/>
                <w:szCs w:val="21"/>
              </w:rPr>
              <w:t>MiniSeq, NextSeq: 75–</w:t>
            </w:r>
            <w:r w:rsidRPr="00247D37">
              <w:rPr>
                <w:bCs/>
                <w:color w:val="auto"/>
                <w:szCs w:val="21"/>
              </w:rPr>
              <w:t>300;</w:t>
            </w:r>
          </w:p>
          <w:p w14:paraId="327ECDE9" w14:textId="77777777" w:rsidR="00296D36" w:rsidRPr="00247D37" w:rsidRDefault="00296D36" w:rsidP="00A95F90">
            <w:pPr>
              <w:pStyle w:val="a5"/>
              <w:rPr>
                <w:bCs/>
                <w:color w:val="auto"/>
                <w:szCs w:val="21"/>
              </w:rPr>
            </w:pPr>
            <w:r w:rsidRPr="00247D37">
              <w:rPr>
                <w:bCs/>
                <w:color w:val="auto"/>
                <w:szCs w:val="21"/>
              </w:rPr>
              <w:t>MiSeq: 50</w:t>
            </w:r>
            <w:r>
              <w:rPr>
                <w:bCs/>
                <w:color w:val="auto"/>
                <w:szCs w:val="21"/>
              </w:rPr>
              <w:t>–</w:t>
            </w:r>
            <w:r w:rsidRPr="00247D37">
              <w:rPr>
                <w:bCs/>
                <w:color w:val="auto"/>
                <w:szCs w:val="21"/>
              </w:rPr>
              <w:t>600;</w:t>
            </w:r>
          </w:p>
          <w:p w14:paraId="45AE3936" w14:textId="77777777" w:rsidR="00296D36" w:rsidRPr="00247D37" w:rsidRDefault="00296D36" w:rsidP="00A95F90">
            <w:pPr>
              <w:pStyle w:val="a5"/>
              <w:rPr>
                <w:bCs/>
                <w:color w:val="auto"/>
                <w:szCs w:val="21"/>
              </w:rPr>
            </w:pPr>
            <w:r w:rsidRPr="00247D37">
              <w:rPr>
                <w:bCs/>
                <w:color w:val="auto"/>
                <w:szCs w:val="21"/>
              </w:rPr>
              <w:t>HiSeq 2500: 50</w:t>
            </w:r>
            <w:r>
              <w:rPr>
                <w:bCs/>
                <w:color w:val="auto"/>
                <w:szCs w:val="21"/>
              </w:rPr>
              <w:t>–</w:t>
            </w:r>
            <w:r w:rsidRPr="00247D37">
              <w:rPr>
                <w:bCs/>
                <w:color w:val="auto"/>
                <w:szCs w:val="21"/>
              </w:rPr>
              <w:t>500;</w:t>
            </w:r>
          </w:p>
          <w:p w14:paraId="47D5B717" w14:textId="77777777" w:rsidR="00296D36" w:rsidRPr="00247D37" w:rsidRDefault="00296D36" w:rsidP="00A95F90">
            <w:pPr>
              <w:pStyle w:val="a5"/>
              <w:rPr>
                <w:bCs/>
                <w:color w:val="auto"/>
                <w:szCs w:val="21"/>
              </w:rPr>
            </w:pPr>
            <w:r w:rsidRPr="00247D37">
              <w:rPr>
                <w:bCs/>
                <w:color w:val="auto"/>
                <w:szCs w:val="21"/>
              </w:rPr>
              <w:t>HiSeq 3/4000: 50</w:t>
            </w:r>
            <w:r>
              <w:rPr>
                <w:bCs/>
                <w:color w:val="auto"/>
                <w:szCs w:val="21"/>
              </w:rPr>
              <w:t>–</w:t>
            </w:r>
            <w:r w:rsidRPr="00247D37">
              <w:rPr>
                <w:bCs/>
                <w:color w:val="auto"/>
                <w:szCs w:val="21"/>
              </w:rPr>
              <w:t>300;</w:t>
            </w:r>
          </w:p>
          <w:p w14:paraId="6CDDCB77" w14:textId="77777777" w:rsidR="00296D36" w:rsidRPr="00247D37" w:rsidRDefault="00296D36" w:rsidP="00A95F90">
            <w:pPr>
              <w:pStyle w:val="a5"/>
              <w:rPr>
                <w:bCs/>
                <w:color w:val="auto"/>
                <w:szCs w:val="21"/>
              </w:rPr>
            </w:pPr>
            <w:r w:rsidRPr="00247D37">
              <w:rPr>
                <w:bCs/>
                <w:color w:val="auto"/>
                <w:szCs w:val="21"/>
              </w:rPr>
              <w:t>HiSeq X: 300</w:t>
            </w:r>
          </w:p>
        </w:tc>
        <w:tc>
          <w:tcPr>
            <w:tcW w:w="1315" w:type="pct"/>
            <w:tcBorders>
              <w:top w:val="single" w:sz="4" w:space="0" w:color="auto"/>
            </w:tcBorders>
            <w:shd w:val="clear" w:color="auto" w:fill="auto"/>
            <w:tcMar>
              <w:top w:w="15" w:type="dxa"/>
              <w:left w:w="15" w:type="dxa"/>
              <w:bottom w:w="0" w:type="dxa"/>
              <w:right w:w="15" w:type="dxa"/>
            </w:tcMar>
            <w:vAlign w:val="center"/>
            <w:hideMark/>
          </w:tcPr>
          <w:p w14:paraId="13D37378" w14:textId="77777777" w:rsidR="00296D36" w:rsidRPr="00247D37" w:rsidRDefault="00296D36" w:rsidP="00A95F90">
            <w:pPr>
              <w:snapToGrid w:val="0"/>
              <w:jc w:val="left"/>
              <w:rPr>
                <w:bCs/>
                <w:sz w:val="21"/>
                <w:szCs w:val="21"/>
              </w:rPr>
            </w:pPr>
            <w:r>
              <w:rPr>
                <w:bCs/>
                <w:sz w:val="21"/>
                <w:szCs w:val="21"/>
              </w:rPr>
              <w:t>50+35</w:t>
            </w:r>
            <w:r w:rsidRPr="00247D37">
              <w:rPr>
                <w:rFonts w:hint="eastAsia"/>
                <w:bCs/>
                <w:sz w:val="21"/>
                <w:szCs w:val="21"/>
              </w:rPr>
              <w:t>或</w:t>
            </w:r>
            <w:r>
              <w:rPr>
                <w:bCs/>
                <w:sz w:val="21"/>
                <w:szCs w:val="21"/>
              </w:rPr>
              <w:t>50+50</w:t>
            </w:r>
          </w:p>
        </w:tc>
      </w:tr>
      <w:tr w:rsidR="00296D36" w:rsidRPr="007B0125" w14:paraId="40C41FEC" w14:textId="77777777" w:rsidTr="00A95F90">
        <w:trPr>
          <w:cantSplit/>
        </w:trPr>
        <w:tc>
          <w:tcPr>
            <w:tcW w:w="835" w:type="pct"/>
            <w:shd w:val="clear" w:color="auto" w:fill="auto"/>
            <w:tcMar>
              <w:top w:w="15" w:type="dxa"/>
              <w:left w:w="15" w:type="dxa"/>
              <w:bottom w:w="0" w:type="dxa"/>
              <w:right w:w="15" w:type="dxa"/>
            </w:tcMar>
            <w:vAlign w:val="center"/>
            <w:hideMark/>
          </w:tcPr>
          <w:p w14:paraId="7C57EB00" w14:textId="77777777" w:rsidR="00296D36" w:rsidRPr="00247D37" w:rsidRDefault="00296D36" w:rsidP="00A95F90">
            <w:pPr>
              <w:pStyle w:val="a5"/>
              <w:rPr>
                <w:bCs/>
                <w:color w:val="auto"/>
                <w:szCs w:val="21"/>
              </w:rPr>
            </w:pPr>
            <w:r w:rsidRPr="00247D37">
              <w:rPr>
                <w:rFonts w:hint="eastAsia"/>
                <w:bCs/>
                <w:color w:val="auto"/>
                <w:szCs w:val="21"/>
              </w:rPr>
              <w:t>准确度</w:t>
            </w:r>
          </w:p>
        </w:tc>
        <w:tc>
          <w:tcPr>
            <w:tcW w:w="1243" w:type="pct"/>
            <w:shd w:val="clear" w:color="auto" w:fill="auto"/>
            <w:tcMar>
              <w:top w:w="15" w:type="dxa"/>
              <w:left w:w="15" w:type="dxa"/>
              <w:bottom w:w="0" w:type="dxa"/>
              <w:right w:w="15" w:type="dxa"/>
            </w:tcMar>
            <w:vAlign w:val="center"/>
            <w:hideMark/>
          </w:tcPr>
          <w:p w14:paraId="53DF6A71" w14:textId="77777777" w:rsidR="00296D36" w:rsidRPr="00247D37" w:rsidRDefault="00296D36" w:rsidP="00A95F90">
            <w:pPr>
              <w:pStyle w:val="a5"/>
              <w:rPr>
                <w:bCs/>
                <w:color w:val="auto"/>
                <w:szCs w:val="21"/>
              </w:rPr>
            </w:pPr>
            <w:r w:rsidRPr="00247D37">
              <w:rPr>
                <w:bCs/>
                <w:color w:val="auto"/>
                <w:szCs w:val="21"/>
              </w:rPr>
              <w:t>99.9%</w:t>
            </w:r>
          </w:p>
        </w:tc>
        <w:tc>
          <w:tcPr>
            <w:tcW w:w="1606" w:type="pct"/>
            <w:shd w:val="clear" w:color="auto" w:fill="auto"/>
            <w:tcMar>
              <w:top w:w="15" w:type="dxa"/>
              <w:left w:w="15" w:type="dxa"/>
              <w:bottom w:w="0" w:type="dxa"/>
              <w:right w:w="15" w:type="dxa"/>
            </w:tcMar>
            <w:vAlign w:val="center"/>
            <w:hideMark/>
          </w:tcPr>
          <w:p w14:paraId="3D034C3D" w14:textId="77777777" w:rsidR="00296D36" w:rsidRPr="00247D37" w:rsidRDefault="00296D36" w:rsidP="00A95F90">
            <w:pPr>
              <w:pStyle w:val="a5"/>
              <w:rPr>
                <w:bCs/>
                <w:color w:val="auto"/>
                <w:szCs w:val="21"/>
              </w:rPr>
            </w:pPr>
            <w:r w:rsidRPr="00247D37">
              <w:rPr>
                <w:bCs/>
                <w:color w:val="auto"/>
                <w:szCs w:val="21"/>
              </w:rPr>
              <w:t>99.9%</w:t>
            </w:r>
          </w:p>
        </w:tc>
        <w:tc>
          <w:tcPr>
            <w:tcW w:w="1315" w:type="pct"/>
            <w:shd w:val="clear" w:color="auto" w:fill="auto"/>
            <w:tcMar>
              <w:top w:w="15" w:type="dxa"/>
              <w:left w:w="15" w:type="dxa"/>
              <w:bottom w:w="0" w:type="dxa"/>
              <w:right w:w="15" w:type="dxa"/>
            </w:tcMar>
            <w:vAlign w:val="center"/>
            <w:hideMark/>
          </w:tcPr>
          <w:p w14:paraId="42909C2C" w14:textId="77777777" w:rsidR="00296D36" w:rsidRPr="00247D37" w:rsidRDefault="00296D36" w:rsidP="00A95F90">
            <w:pPr>
              <w:pStyle w:val="a5"/>
              <w:rPr>
                <w:bCs/>
                <w:color w:val="auto"/>
                <w:szCs w:val="21"/>
              </w:rPr>
            </w:pPr>
            <w:r w:rsidRPr="00247D37">
              <w:rPr>
                <w:bCs/>
                <w:color w:val="auto"/>
                <w:szCs w:val="21"/>
              </w:rPr>
              <w:t>99.9%</w:t>
            </w:r>
          </w:p>
        </w:tc>
      </w:tr>
      <w:tr w:rsidR="00296D36" w:rsidRPr="007B0125" w14:paraId="7019662C" w14:textId="77777777" w:rsidTr="00A95F90">
        <w:trPr>
          <w:cantSplit/>
        </w:trPr>
        <w:tc>
          <w:tcPr>
            <w:tcW w:w="835" w:type="pct"/>
            <w:shd w:val="clear" w:color="auto" w:fill="auto"/>
            <w:tcMar>
              <w:top w:w="15" w:type="dxa"/>
              <w:left w:w="15" w:type="dxa"/>
              <w:bottom w:w="0" w:type="dxa"/>
              <w:right w:w="15" w:type="dxa"/>
            </w:tcMar>
            <w:vAlign w:val="center"/>
            <w:hideMark/>
          </w:tcPr>
          <w:p w14:paraId="3F0975B4" w14:textId="77777777" w:rsidR="00296D36" w:rsidRPr="00247D37" w:rsidRDefault="00296D36" w:rsidP="00A95F90">
            <w:pPr>
              <w:pStyle w:val="a5"/>
              <w:rPr>
                <w:bCs/>
                <w:color w:val="auto"/>
                <w:szCs w:val="21"/>
              </w:rPr>
            </w:pPr>
            <w:r w:rsidRPr="00247D37">
              <w:rPr>
                <w:rFonts w:hint="eastAsia"/>
                <w:bCs/>
                <w:color w:val="auto"/>
                <w:szCs w:val="21"/>
              </w:rPr>
              <w:t>测序成本</w:t>
            </w:r>
          </w:p>
          <w:p w14:paraId="68F5537A" w14:textId="77777777" w:rsidR="00296D36" w:rsidRPr="00247D37" w:rsidRDefault="00296D36" w:rsidP="00A95F90">
            <w:pPr>
              <w:pStyle w:val="a5"/>
              <w:rPr>
                <w:bCs/>
                <w:color w:val="auto"/>
                <w:szCs w:val="21"/>
              </w:rPr>
            </w:pPr>
            <w:r w:rsidRPr="00247D37">
              <w:rPr>
                <w:rFonts w:hint="eastAsia"/>
                <w:bCs/>
                <w:color w:val="auto"/>
                <w:szCs w:val="21"/>
              </w:rPr>
              <w:t>（美元</w:t>
            </w:r>
            <w:r w:rsidRPr="00247D37">
              <w:rPr>
                <w:bCs/>
                <w:color w:val="auto"/>
                <w:szCs w:val="21"/>
              </w:rPr>
              <w:t>/Mb</w:t>
            </w:r>
            <w:r w:rsidRPr="00247D37">
              <w:rPr>
                <w:rFonts w:hint="eastAsia"/>
                <w:bCs/>
                <w:color w:val="auto"/>
                <w:szCs w:val="21"/>
              </w:rPr>
              <w:t>）</w:t>
            </w:r>
          </w:p>
        </w:tc>
        <w:tc>
          <w:tcPr>
            <w:tcW w:w="1243" w:type="pct"/>
            <w:shd w:val="clear" w:color="auto" w:fill="auto"/>
            <w:tcMar>
              <w:top w:w="15" w:type="dxa"/>
              <w:left w:w="15" w:type="dxa"/>
              <w:bottom w:w="0" w:type="dxa"/>
              <w:right w:w="15" w:type="dxa"/>
            </w:tcMar>
            <w:vAlign w:val="center"/>
            <w:hideMark/>
          </w:tcPr>
          <w:p w14:paraId="26906E67" w14:textId="77777777" w:rsidR="00296D36" w:rsidRPr="00247D37" w:rsidRDefault="00296D36" w:rsidP="00A95F90">
            <w:pPr>
              <w:pStyle w:val="a5"/>
              <w:rPr>
                <w:bCs/>
                <w:color w:val="auto"/>
                <w:szCs w:val="21"/>
              </w:rPr>
            </w:pPr>
            <w:r w:rsidRPr="00247D37">
              <w:rPr>
                <w:bCs/>
                <w:color w:val="auto"/>
                <w:szCs w:val="21"/>
              </w:rPr>
              <w:t>10</w:t>
            </w:r>
          </w:p>
        </w:tc>
        <w:tc>
          <w:tcPr>
            <w:tcW w:w="1606" w:type="pct"/>
            <w:shd w:val="clear" w:color="auto" w:fill="auto"/>
            <w:tcMar>
              <w:top w:w="15" w:type="dxa"/>
              <w:left w:w="15" w:type="dxa"/>
              <w:bottom w:w="0" w:type="dxa"/>
              <w:right w:w="15" w:type="dxa"/>
            </w:tcMar>
            <w:vAlign w:val="center"/>
            <w:hideMark/>
          </w:tcPr>
          <w:p w14:paraId="0DE81B4B" w14:textId="77777777" w:rsidR="00296D36" w:rsidRPr="00247D37" w:rsidRDefault="00296D36" w:rsidP="00A95F90">
            <w:pPr>
              <w:pStyle w:val="a5"/>
              <w:rPr>
                <w:bCs/>
                <w:color w:val="auto"/>
                <w:szCs w:val="21"/>
              </w:rPr>
            </w:pPr>
            <w:r>
              <w:rPr>
                <w:bCs/>
                <w:color w:val="auto"/>
                <w:szCs w:val="21"/>
              </w:rPr>
              <w:t>0.05–</w:t>
            </w:r>
            <w:r w:rsidRPr="00247D37">
              <w:rPr>
                <w:bCs/>
                <w:color w:val="auto"/>
                <w:szCs w:val="21"/>
              </w:rPr>
              <w:t>0.15</w:t>
            </w:r>
          </w:p>
        </w:tc>
        <w:tc>
          <w:tcPr>
            <w:tcW w:w="1315" w:type="pct"/>
            <w:shd w:val="clear" w:color="auto" w:fill="auto"/>
            <w:tcMar>
              <w:top w:w="15" w:type="dxa"/>
              <w:left w:w="15" w:type="dxa"/>
              <w:bottom w:w="0" w:type="dxa"/>
              <w:right w:w="15" w:type="dxa"/>
            </w:tcMar>
            <w:vAlign w:val="center"/>
            <w:hideMark/>
          </w:tcPr>
          <w:p w14:paraId="1C6BD6BA" w14:textId="77777777" w:rsidR="00296D36" w:rsidRPr="00247D37" w:rsidRDefault="00296D36" w:rsidP="00A95F90">
            <w:pPr>
              <w:snapToGrid w:val="0"/>
              <w:jc w:val="left"/>
              <w:rPr>
                <w:bCs/>
                <w:sz w:val="21"/>
                <w:szCs w:val="21"/>
              </w:rPr>
            </w:pPr>
            <w:r w:rsidRPr="00247D37">
              <w:rPr>
                <w:bCs/>
                <w:sz w:val="21"/>
                <w:szCs w:val="21"/>
              </w:rPr>
              <w:t>0.13</w:t>
            </w:r>
          </w:p>
        </w:tc>
      </w:tr>
      <w:tr w:rsidR="00296D36" w:rsidRPr="007B0125" w14:paraId="7D4B03B4" w14:textId="77777777" w:rsidTr="00A95F90">
        <w:trPr>
          <w:cantSplit/>
        </w:trPr>
        <w:tc>
          <w:tcPr>
            <w:tcW w:w="835" w:type="pct"/>
            <w:tcBorders>
              <w:bottom w:val="nil"/>
            </w:tcBorders>
            <w:shd w:val="clear" w:color="auto" w:fill="auto"/>
            <w:tcMar>
              <w:top w:w="15" w:type="dxa"/>
              <w:left w:w="15" w:type="dxa"/>
              <w:bottom w:w="0" w:type="dxa"/>
              <w:right w:w="15" w:type="dxa"/>
            </w:tcMar>
            <w:vAlign w:val="center"/>
            <w:hideMark/>
          </w:tcPr>
          <w:p w14:paraId="1971A690" w14:textId="77777777" w:rsidR="00296D36" w:rsidRPr="00247D37" w:rsidRDefault="00296D36" w:rsidP="00A95F90">
            <w:pPr>
              <w:pStyle w:val="a5"/>
              <w:rPr>
                <w:bCs/>
                <w:color w:val="auto"/>
                <w:szCs w:val="21"/>
              </w:rPr>
            </w:pPr>
            <w:r w:rsidRPr="00247D37">
              <w:rPr>
                <w:rFonts w:hint="eastAsia"/>
                <w:bCs/>
                <w:color w:val="auto"/>
                <w:szCs w:val="21"/>
              </w:rPr>
              <w:t>优势</w:t>
            </w:r>
          </w:p>
        </w:tc>
        <w:tc>
          <w:tcPr>
            <w:tcW w:w="1243" w:type="pct"/>
            <w:tcBorders>
              <w:bottom w:val="nil"/>
            </w:tcBorders>
            <w:shd w:val="clear" w:color="auto" w:fill="auto"/>
            <w:tcMar>
              <w:top w:w="15" w:type="dxa"/>
              <w:left w:w="15" w:type="dxa"/>
              <w:bottom w:w="0" w:type="dxa"/>
              <w:right w:w="15" w:type="dxa"/>
            </w:tcMar>
            <w:vAlign w:val="center"/>
            <w:hideMark/>
          </w:tcPr>
          <w:p w14:paraId="380FB077" w14:textId="77777777" w:rsidR="00296D36" w:rsidRPr="00247D37" w:rsidRDefault="00296D36" w:rsidP="00A95F90">
            <w:pPr>
              <w:pStyle w:val="a5"/>
              <w:rPr>
                <w:bCs/>
                <w:color w:val="auto"/>
                <w:szCs w:val="21"/>
              </w:rPr>
            </w:pPr>
            <w:r w:rsidRPr="00247D37">
              <w:rPr>
                <w:rFonts w:hint="eastAsia"/>
                <w:bCs/>
                <w:color w:val="auto"/>
                <w:szCs w:val="21"/>
              </w:rPr>
              <w:t>读长较长</w:t>
            </w:r>
          </w:p>
          <w:p w14:paraId="4CF18A04" w14:textId="77777777" w:rsidR="00296D36" w:rsidRPr="00247D37" w:rsidRDefault="00296D36" w:rsidP="00A95F90">
            <w:pPr>
              <w:pStyle w:val="a5"/>
              <w:rPr>
                <w:bCs/>
                <w:color w:val="auto"/>
                <w:szCs w:val="21"/>
              </w:rPr>
            </w:pPr>
            <w:r w:rsidRPr="00247D37">
              <w:rPr>
                <w:rFonts w:hint="eastAsia"/>
                <w:bCs/>
                <w:color w:val="auto"/>
                <w:szCs w:val="21"/>
              </w:rPr>
              <w:t>运行快速</w:t>
            </w:r>
          </w:p>
        </w:tc>
        <w:tc>
          <w:tcPr>
            <w:tcW w:w="1606" w:type="pct"/>
            <w:tcBorders>
              <w:bottom w:val="nil"/>
            </w:tcBorders>
            <w:shd w:val="clear" w:color="auto" w:fill="auto"/>
            <w:tcMar>
              <w:top w:w="15" w:type="dxa"/>
              <w:left w:w="15" w:type="dxa"/>
              <w:bottom w:w="0" w:type="dxa"/>
              <w:right w:w="15" w:type="dxa"/>
            </w:tcMar>
            <w:vAlign w:val="center"/>
            <w:hideMark/>
          </w:tcPr>
          <w:p w14:paraId="69488B8D" w14:textId="77777777" w:rsidR="00296D36" w:rsidRPr="00247D37" w:rsidRDefault="00296D36" w:rsidP="00A95F90">
            <w:pPr>
              <w:pStyle w:val="a5"/>
              <w:rPr>
                <w:bCs/>
                <w:color w:val="auto"/>
                <w:szCs w:val="21"/>
              </w:rPr>
            </w:pPr>
            <w:r w:rsidRPr="00247D37">
              <w:rPr>
                <w:rFonts w:hint="eastAsia"/>
                <w:bCs/>
                <w:color w:val="auto"/>
                <w:szCs w:val="21"/>
              </w:rPr>
              <w:t>序列产量高</w:t>
            </w:r>
          </w:p>
        </w:tc>
        <w:tc>
          <w:tcPr>
            <w:tcW w:w="1315" w:type="pct"/>
            <w:tcBorders>
              <w:bottom w:val="nil"/>
            </w:tcBorders>
            <w:shd w:val="clear" w:color="auto" w:fill="auto"/>
            <w:tcMar>
              <w:top w:w="15" w:type="dxa"/>
              <w:left w:w="15" w:type="dxa"/>
              <w:bottom w:w="0" w:type="dxa"/>
              <w:right w:w="15" w:type="dxa"/>
            </w:tcMar>
            <w:vAlign w:val="center"/>
            <w:hideMark/>
          </w:tcPr>
          <w:p w14:paraId="1F1E80BC" w14:textId="77777777" w:rsidR="00296D36" w:rsidRPr="00247D37" w:rsidRDefault="00296D36" w:rsidP="00A95F90">
            <w:pPr>
              <w:pStyle w:val="a5"/>
              <w:rPr>
                <w:bCs/>
                <w:color w:val="auto"/>
                <w:szCs w:val="21"/>
              </w:rPr>
            </w:pPr>
            <w:r w:rsidRPr="00247D37">
              <w:rPr>
                <w:rFonts w:hint="eastAsia"/>
                <w:bCs/>
                <w:color w:val="auto"/>
                <w:szCs w:val="21"/>
              </w:rPr>
              <w:t>测序成本低</w:t>
            </w:r>
          </w:p>
          <w:p w14:paraId="703D5DF9" w14:textId="77777777" w:rsidR="00296D36" w:rsidRPr="00247D37" w:rsidRDefault="00296D36" w:rsidP="00A95F90">
            <w:pPr>
              <w:pStyle w:val="a5"/>
              <w:rPr>
                <w:bCs/>
                <w:color w:val="auto"/>
                <w:szCs w:val="21"/>
              </w:rPr>
            </w:pPr>
            <w:r w:rsidRPr="00247D37">
              <w:rPr>
                <w:rFonts w:hint="eastAsia"/>
                <w:bCs/>
                <w:color w:val="auto"/>
                <w:szCs w:val="21"/>
              </w:rPr>
              <w:t>应用广泛</w:t>
            </w:r>
          </w:p>
        </w:tc>
      </w:tr>
      <w:tr w:rsidR="00296D36" w:rsidRPr="007B0125" w14:paraId="298E96F3" w14:textId="77777777" w:rsidTr="00A95F90">
        <w:trPr>
          <w:cantSplit/>
        </w:trPr>
        <w:tc>
          <w:tcPr>
            <w:tcW w:w="835" w:type="pct"/>
            <w:tcBorders>
              <w:top w:val="nil"/>
              <w:bottom w:val="single" w:sz="8" w:space="0" w:color="auto"/>
            </w:tcBorders>
            <w:shd w:val="clear" w:color="auto" w:fill="auto"/>
            <w:tcMar>
              <w:top w:w="15" w:type="dxa"/>
              <w:left w:w="15" w:type="dxa"/>
              <w:bottom w:w="0" w:type="dxa"/>
              <w:right w:w="15" w:type="dxa"/>
            </w:tcMar>
            <w:vAlign w:val="center"/>
            <w:hideMark/>
          </w:tcPr>
          <w:p w14:paraId="41DA001C" w14:textId="77777777" w:rsidR="00296D36" w:rsidRPr="00247D37" w:rsidRDefault="00296D36" w:rsidP="00A95F90">
            <w:pPr>
              <w:pStyle w:val="a5"/>
              <w:rPr>
                <w:bCs/>
                <w:color w:val="auto"/>
                <w:szCs w:val="21"/>
              </w:rPr>
            </w:pPr>
            <w:r w:rsidRPr="00247D37">
              <w:rPr>
                <w:rFonts w:hint="eastAsia"/>
                <w:bCs/>
                <w:color w:val="auto"/>
                <w:szCs w:val="21"/>
              </w:rPr>
              <w:t>劣势</w:t>
            </w:r>
          </w:p>
        </w:tc>
        <w:tc>
          <w:tcPr>
            <w:tcW w:w="1243" w:type="pct"/>
            <w:tcBorders>
              <w:top w:val="nil"/>
              <w:bottom w:val="single" w:sz="8" w:space="0" w:color="auto"/>
            </w:tcBorders>
            <w:shd w:val="clear" w:color="auto" w:fill="auto"/>
            <w:tcMar>
              <w:top w:w="15" w:type="dxa"/>
              <w:left w:w="15" w:type="dxa"/>
              <w:bottom w:w="0" w:type="dxa"/>
              <w:right w:w="15" w:type="dxa"/>
            </w:tcMar>
            <w:vAlign w:val="center"/>
            <w:hideMark/>
          </w:tcPr>
          <w:p w14:paraId="6343056A" w14:textId="77777777" w:rsidR="00296D36" w:rsidRPr="00247D37" w:rsidRDefault="00296D36" w:rsidP="00A95F90">
            <w:pPr>
              <w:pStyle w:val="a5"/>
              <w:rPr>
                <w:bCs/>
                <w:color w:val="auto"/>
                <w:szCs w:val="21"/>
              </w:rPr>
            </w:pPr>
            <w:r w:rsidRPr="00247D37">
              <w:rPr>
                <w:rFonts w:hint="eastAsia"/>
                <w:bCs/>
                <w:color w:val="auto"/>
                <w:szCs w:val="21"/>
              </w:rPr>
              <w:t>运行昂贵</w:t>
            </w:r>
          </w:p>
          <w:p w14:paraId="1D33AC25" w14:textId="77777777" w:rsidR="00296D36" w:rsidRPr="00247D37" w:rsidRDefault="00296D36" w:rsidP="00A95F90">
            <w:pPr>
              <w:pStyle w:val="a5"/>
              <w:rPr>
                <w:bCs/>
                <w:color w:val="auto"/>
                <w:szCs w:val="21"/>
              </w:rPr>
            </w:pPr>
            <w:r w:rsidRPr="00247D37">
              <w:rPr>
                <w:rFonts w:hint="eastAsia"/>
                <w:bCs/>
                <w:color w:val="auto"/>
                <w:szCs w:val="21"/>
              </w:rPr>
              <w:t>均聚物误差</w:t>
            </w:r>
          </w:p>
        </w:tc>
        <w:tc>
          <w:tcPr>
            <w:tcW w:w="1606" w:type="pct"/>
            <w:tcBorders>
              <w:top w:val="nil"/>
              <w:bottom w:val="single" w:sz="8" w:space="0" w:color="auto"/>
            </w:tcBorders>
            <w:shd w:val="clear" w:color="auto" w:fill="auto"/>
            <w:tcMar>
              <w:top w:w="15" w:type="dxa"/>
              <w:left w:w="15" w:type="dxa"/>
              <w:bottom w:w="0" w:type="dxa"/>
              <w:right w:w="15" w:type="dxa"/>
            </w:tcMar>
            <w:vAlign w:val="center"/>
            <w:hideMark/>
          </w:tcPr>
          <w:p w14:paraId="625FCBD9" w14:textId="77777777" w:rsidR="00296D36" w:rsidRPr="00247D37" w:rsidRDefault="00296D36" w:rsidP="00A95F90">
            <w:pPr>
              <w:pStyle w:val="a5"/>
              <w:rPr>
                <w:bCs/>
                <w:color w:val="auto"/>
                <w:szCs w:val="21"/>
              </w:rPr>
            </w:pPr>
            <w:r w:rsidRPr="00247D37">
              <w:rPr>
                <w:rFonts w:hint="eastAsia"/>
                <w:bCs/>
                <w:color w:val="auto"/>
                <w:szCs w:val="21"/>
              </w:rPr>
              <w:t>设备昂贵</w:t>
            </w:r>
          </w:p>
          <w:p w14:paraId="101C3DD2" w14:textId="77777777" w:rsidR="00296D36" w:rsidRPr="00247D37" w:rsidRDefault="00296D36" w:rsidP="00A95F90">
            <w:pPr>
              <w:pStyle w:val="a5"/>
              <w:rPr>
                <w:bCs/>
                <w:color w:val="auto"/>
                <w:szCs w:val="21"/>
              </w:rPr>
            </w:pPr>
            <w:r w:rsidRPr="00247D37">
              <w:rPr>
                <w:rFonts w:hint="eastAsia"/>
                <w:bCs/>
                <w:color w:val="auto"/>
                <w:szCs w:val="21"/>
              </w:rPr>
              <w:t>需要高浓度</w:t>
            </w:r>
            <w:r w:rsidRPr="00247D37">
              <w:rPr>
                <w:bCs/>
                <w:color w:val="auto"/>
                <w:szCs w:val="21"/>
              </w:rPr>
              <w:t>DNA</w:t>
            </w:r>
          </w:p>
        </w:tc>
        <w:tc>
          <w:tcPr>
            <w:tcW w:w="1315" w:type="pct"/>
            <w:tcBorders>
              <w:top w:val="nil"/>
              <w:bottom w:val="single" w:sz="8" w:space="0" w:color="auto"/>
            </w:tcBorders>
            <w:shd w:val="clear" w:color="auto" w:fill="auto"/>
            <w:tcMar>
              <w:top w:w="15" w:type="dxa"/>
              <w:left w:w="15" w:type="dxa"/>
              <w:bottom w:w="0" w:type="dxa"/>
              <w:right w:w="15" w:type="dxa"/>
            </w:tcMar>
            <w:vAlign w:val="center"/>
            <w:hideMark/>
          </w:tcPr>
          <w:p w14:paraId="267C49AD" w14:textId="77777777" w:rsidR="00296D36" w:rsidRPr="00247D37" w:rsidRDefault="00296D36" w:rsidP="00A95F90">
            <w:pPr>
              <w:pStyle w:val="a5"/>
              <w:rPr>
                <w:bCs/>
                <w:color w:val="auto"/>
                <w:szCs w:val="21"/>
              </w:rPr>
            </w:pPr>
            <w:r>
              <w:rPr>
                <w:rFonts w:hint="eastAsia"/>
                <w:bCs/>
                <w:color w:val="auto"/>
                <w:szCs w:val="21"/>
              </w:rPr>
              <w:t>测序速度较慢</w:t>
            </w:r>
          </w:p>
          <w:p w14:paraId="09234805" w14:textId="77777777" w:rsidR="00296D36" w:rsidRPr="00247D37" w:rsidRDefault="00296D36" w:rsidP="00A95F90">
            <w:pPr>
              <w:pStyle w:val="a5"/>
              <w:rPr>
                <w:bCs/>
                <w:color w:val="auto"/>
                <w:szCs w:val="21"/>
              </w:rPr>
            </w:pPr>
            <w:r w:rsidRPr="00247D37">
              <w:rPr>
                <w:rFonts w:hint="eastAsia"/>
                <w:bCs/>
                <w:color w:val="auto"/>
                <w:szCs w:val="21"/>
              </w:rPr>
              <w:t>测回文序列有问题</w:t>
            </w:r>
          </w:p>
        </w:tc>
      </w:tr>
    </w:tbl>
    <w:p w14:paraId="5E41A56B" w14:textId="77777777" w:rsidR="00296D36" w:rsidRPr="00CB57B4" w:rsidRDefault="00296D36" w:rsidP="00A95F90">
      <w:pPr>
        <w:adjustRightInd w:val="0"/>
        <w:snapToGrid w:val="0"/>
        <w:spacing w:before="156" w:line="300" w:lineRule="auto"/>
        <w:ind w:firstLine="482"/>
        <w:rPr>
          <w:rFonts w:ascii="Times" w:hAnsi="Times" w:cs="Times"/>
          <w:kern w:val="0"/>
        </w:rPr>
      </w:pPr>
      <w:r w:rsidRPr="00CB57B4">
        <w:rPr>
          <w:rFonts w:hint="eastAsia"/>
          <w:szCs w:val="22"/>
        </w:rPr>
        <w:t>高</w:t>
      </w:r>
      <w:r w:rsidRPr="006B413D">
        <w:rPr>
          <w:rFonts w:hint="eastAsia"/>
          <w:snapToGrid w:val="0"/>
          <w:spacing w:val="-2"/>
          <w:kern w:val="0"/>
        </w:rPr>
        <w:t>通量测序</w:t>
      </w:r>
      <w:r w:rsidR="00C86871">
        <w:rPr>
          <w:rFonts w:hint="eastAsia"/>
          <w:snapToGrid w:val="0"/>
          <w:spacing w:val="-2"/>
          <w:kern w:val="0"/>
        </w:rPr>
        <w:t>由于</w:t>
      </w:r>
      <w:r w:rsidRPr="006B413D">
        <w:rPr>
          <w:rFonts w:hint="eastAsia"/>
          <w:snapToGrid w:val="0"/>
          <w:spacing w:val="-2"/>
          <w:kern w:val="0"/>
        </w:rPr>
        <w:t>其高数据产量、高精确度以及低廉的测序成本，被广泛应用</w:t>
      </w:r>
      <w:r w:rsidRPr="006B413D">
        <w:rPr>
          <w:rFonts w:hint="eastAsia"/>
          <w:snapToGrid w:val="0"/>
          <w:spacing w:val="-2"/>
          <w:kern w:val="0"/>
        </w:rPr>
        <w:lastRenderedPageBreak/>
        <w:t>于基因组测序、基因表达分析、</w:t>
      </w:r>
      <w:r w:rsidRPr="006B413D">
        <w:rPr>
          <w:rFonts w:hint="eastAsia"/>
          <w:snapToGrid w:val="0"/>
          <w:spacing w:val="-2"/>
          <w:kern w:val="0"/>
        </w:rPr>
        <w:t>DNA</w:t>
      </w:r>
      <w:r w:rsidRPr="006B413D">
        <w:rPr>
          <w:rFonts w:hint="eastAsia"/>
          <w:snapToGrid w:val="0"/>
          <w:spacing w:val="-2"/>
          <w:kern w:val="0"/>
        </w:rPr>
        <w:t>和蛋白质相互作用研究等方面。</w:t>
      </w:r>
      <w:r w:rsidRPr="006B413D">
        <w:rPr>
          <w:snapToGrid w:val="0"/>
          <w:spacing w:val="-2"/>
          <w:kern w:val="0"/>
        </w:rPr>
        <w:t>Sotirios</w:t>
      </w:r>
      <w:r w:rsidRPr="006B413D">
        <w:rPr>
          <w:rFonts w:hint="eastAsia"/>
          <w:snapToGrid w:val="0"/>
          <w:spacing w:val="-2"/>
          <w:kern w:val="0"/>
        </w:rPr>
        <w:t>等</w:t>
      </w:r>
      <w:r w:rsidRPr="00EC4A59">
        <w:rPr>
          <w:noProof/>
          <w:szCs w:val="22"/>
          <w:vertAlign w:val="superscript"/>
        </w:rPr>
        <w:t>[28]</w:t>
      </w:r>
      <w:r w:rsidRPr="00CB57B4">
        <w:rPr>
          <w:rFonts w:hint="eastAsia"/>
          <w:szCs w:val="22"/>
        </w:rPr>
        <w:t>通过对</w:t>
      </w:r>
      <w:r w:rsidRPr="00C04AA7">
        <w:rPr>
          <w:i/>
          <w:szCs w:val="22"/>
        </w:rPr>
        <w:t>Bacteria</w:t>
      </w:r>
      <w:r w:rsidRPr="00CB57B4">
        <w:rPr>
          <w:rFonts w:hint="eastAsia"/>
          <w:szCs w:val="22"/>
        </w:rPr>
        <w:t>16</w:t>
      </w:r>
      <w:r>
        <w:rPr>
          <w:rFonts w:hint="eastAsia"/>
          <w:szCs w:val="22"/>
        </w:rPr>
        <w:t>S rRNA</w:t>
      </w:r>
      <w:r w:rsidRPr="00CB57B4">
        <w:rPr>
          <w:rFonts w:hint="eastAsia"/>
          <w:szCs w:val="22"/>
        </w:rPr>
        <w:t>基因</w:t>
      </w:r>
      <w:r w:rsidRPr="00CB57B4">
        <w:rPr>
          <w:rFonts w:hint="eastAsia"/>
          <w:szCs w:val="22"/>
        </w:rPr>
        <w:t>V3</w:t>
      </w:r>
      <w:r w:rsidRPr="00CB57B4">
        <w:rPr>
          <w:rFonts w:hint="eastAsia"/>
          <w:szCs w:val="22"/>
        </w:rPr>
        <w:t>区的高通量测序，研究在长期</w:t>
      </w:r>
      <w:r w:rsidRPr="00CB57B4">
        <w:rPr>
          <w:rFonts w:hint="eastAsia"/>
          <w:szCs w:val="22"/>
        </w:rPr>
        <w:t>Ag</w:t>
      </w:r>
      <w:r w:rsidRPr="00CB57B4">
        <w:rPr>
          <w:rFonts w:hint="eastAsia"/>
          <w:szCs w:val="22"/>
        </w:rPr>
        <w:t>暴露情况下的土壤微生物群落变化情况。</w:t>
      </w:r>
      <w:r w:rsidRPr="00CB57B4">
        <w:rPr>
          <w:szCs w:val="22"/>
        </w:rPr>
        <w:t>Jiang</w:t>
      </w:r>
      <w:r w:rsidRPr="00CB57B4">
        <w:rPr>
          <w:rFonts w:hint="eastAsia"/>
          <w:szCs w:val="22"/>
        </w:rPr>
        <w:t>等</w:t>
      </w:r>
      <w:r w:rsidRPr="00EC4A59">
        <w:rPr>
          <w:noProof/>
          <w:szCs w:val="22"/>
          <w:vertAlign w:val="superscript"/>
        </w:rPr>
        <w:t>[29]</w:t>
      </w:r>
      <w:r w:rsidRPr="00CB57B4">
        <w:rPr>
          <w:rFonts w:hint="eastAsia"/>
          <w:szCs w:val="22"/>
        </w:rPr>
        <w:t>利用高通量测序手段比较了去除废水中不同的单硝基酚的无膜生物电化学系统的细菌群落。</w:t>
      </w:r>
      <w:r w:rsidRPr="00EC4A59">
        <w:rPr>
          <w:szCs w:val="22"/>
        </w:rPr>
        <w:t>Kube</w:t>
      </w:r>
      <w:r w:rsidRPr="00CB57B4">
        <w:rPr>
          <w:rFonts w:hint="eastAsia"/>
          <w:szCs w:val="22"/>
        </w:rPr>
        <w:t>等</w:t>
      </w:r>
      <w:r w:rsidRPr="00EC4A59">
        <w:rPr>
          <w:noProof/>
          <w:szCs w:val="22"/>
          <w:vertAlign w:val="superscript"/>
        </w:rPr>
        <w:t>[30]</w:t>
      </w:r>
      <w:r w:rsidRPr="00CB57B4">
        <w:rPr>
          <w:rFonts w:hint="eastAsia"/>
          <w:szCs w:val="22"/>
        </w:rPr>
        <w:t>通过对脱氯菌</w:t>
      </w:r>
      <w:r w:rsidRPr="00CB57B4">
        <w:rPr>
          <w:i/>
          <w:szCs w:val="22"/>
        </w:rPr>
        <w:t>Dehalococcoides</w:t>
      </w:r>
      <w:r>
        <w:rPr>
          <w:rFonts w:hint="eastAsia"/>
          <w:szCs w:val="22"/>
        </w:rPr>
        <w:t xml:space="preserve"> </w:t>
      </w:r>
      <w:r w:rsidRPr="00CB57B4">
        <w:rPr>
          <w:szCs w:val="22"/>
        </w:rPr>
        <w:t>CBDB1</w:t>
      </w:r>
      <w:r w:rsidRPr="00CB57B4">
        <w:rPr>
          <w:rFonts w:hint="eastAsia"/>
          <w:szCs w:val="22"/>
        </w:rPr>
        <w:t>菌株的基因组全部</w:t>
      </w:r>
      <w:r w:rsidRPr="00CB57B4">
        <w:rPr>
          <w:rFonts w:ascii="Times" w:hAnsi="Times" w:cs="Times"/>
          <w:kern w:val="0"/>
        </w:rPr>
        <w:t>1395502</w:t>
      </w:r>
      <w:r w:rsidRPr="00CB57B4">
        <w:rPr>
          <w:rFonts w:ascii="Times" w:hAnsi="Times" w:cs="Times" w:hint="eastAsia"/>
          <w:kern w:val="0"/>
        </w:rPr>
        <w:t>个碱基对</w:t>
      </w:r>
      <w:r w:rsidRPr="00CB57B4">
        <w:rPr>
          <w:rFonts w:hint="eastAsia"/>
          <w:szCs w:val="22"/>
        </w:rPr>
        <w:t>测序，发现了</w:t>
      </w:r>
      <w:r w:rsidRPr="00CB57B4">
        <w:rPr>
          <w:rFonts w:hint="eastAsia"/>
          <w:szCs w:val="22"/>
        </w:rPr>
        <w:t>32</w:t>
      </w:r>
      <w:r w:rsidRPr="00CB57B4">
        <w:rPr>
          <w:rFonts w:hint="eastAsia"/>
          <w:szCs w:val="22"/>
        </w:rPr>
        <w:t>个还原脱卤酶同源（</w:t>
      </w:r>
      <w:r w:rsidRPr="00CB57B4">
        <w:rPr>
          <w:rFonts w:ascii="Times" w:hAnsi="Times" w:cs="Times"/>
          <w:kern w:val="0"/>
        </w:rPr>
        <w:t>reductive-dehalogenase-homologous</w:t>
      </w:r>
      <w:r w:rsidRPr="00CB57B4">
        <w:rPr>
          <w:rFonts w:hint="eastAsia"/>
          <w:szCs w:val="22"/>
        </w:rPr>
        <w:t xml:space="preserve">, </w:t>
      </w:r>
      <w:r w:rsidRPr="00361256">
        <w:rPr>
          <w:rFonts w:hint="eastAsia"/>
          <w:i/>
          <w:szCs w:val="22"/>
        </w:rPr>
        <w:t>rdh</w:t>
      </w:r>
      <w:r w:rsidRPr="00CB57B4">
        <w:rPr>
          <w:rFonts w:hint="eastAsia"/>
          <w:szCs w:val="22"/>
        </w:rPr>
        <w:t>）基因，这些基因可能赋予细菌强大的脱氯潜能。</w:t>
      </w:r>
    </w:p>
    <w:p w14:paraId="1773DC1B" w14:textId="77777777" w:rsidR="00296D36" w:rsidRPr="00CB57B4" w:rsidRDefault="00296D36" w:rsidP="003A4A6B">
      <w:pPr>
        <w:pStyle w:val="11"/>
        <w:snapToGrid w:val="0"/>
        <w:spacing w:beforeLines="100" w:before="312" w:line="300" w:lineRule="auto"/>
      </w:pPr>
      <w:bookmarkStart w:id="126" w:name="_Toc346463073"/>
      <w:r w:rsidRPr="00CB57B4">
        <w:rPr>
          <w:rFonts w:hint="eastAsia"/>
        </w:rPr>
        <w:t xml:space="preserve">1.3 </w:t>
      </w:r>
      <w:r w:rsidRPr="00CB57B4">
        <w:rPr>
          <w:rFonts w:hint="eastAsia"/>
        </w:rPr>
        <w:t>多氯联苯微生物降解研究进展</w:t>
      </w:r>
      <w:bookmarkEnd w:id="126"/>
    </w:p>
    <w:p w14:paraId="52CFB04E" w14:textId="77777777" w:rsidR="00296D36" w:rsidRPr="00CB57B4" w:rsidRDefault="00296D36" w:rsidP="00A95F90">
      <w:pPr>
        <w:snapToGrid w:val="0"/>
        <w:spacing w:line="300" w:lineRule="auto"/>
        <w:ind w:firstLine="480"/>
      </w:pPr>
      <w:r w:rsidRPr="00CB57B4">
        <w:rPr>
          <w:rFonts w:hint="eastAsia"/>
        </w:rPr>
        <w:t>多氯联苯的生物降解可分为好氧降解和厌氧降解两类。</w:t>
      </w:r>
    </w:p>
    <w:p w14:paraId="04AB7888" w14:textId="77777777" w:rsidR="00296D36" w:rsidRPr="00CB57B4" w:rsidRDefault="00296D36" w:rsidP="00A95F90">
      <w:pPr>
        <w:pStyle w:val="4"/>
        <w:adjustRightInd w:val="0"/>
        <w:spacing w:before="156" w:afterLines="0" w:line="300" w:lineRule="auto"/>
      </w:pPr>
      <w:bookmarkStart w:id="127" w:name="_Toc346463074"/>
      <w:r w:rsidRPr="00CB57B4">
        <w:rPr>
          <w:rFonts w:hint="eastAsia"/>
        </w:rPr>
        <w:t>1.3.1</w:t>
      </w:r>
      <w:r>
        <w:rPr>
          <w:rFonts w:hint="eastAsia"/>
        </w:rPr>
        <w:t xml:space="preserve"> </w:t>
      </w:r>
      <w:r w:rsidRPr="00CB57B4">
        <w:rPr>
          <w:rFonts w:hint="eastAsia"/>
        </w:rPr>
        <w:t>多氯联苯的好氧降解</w:t>
      </w:r>
      <w:bookmarkEnd w:id="127"/>
    </w:p>
    <w:p w14:paraId="413BA4DD" w14:textId="77777777" w:rsidR="00296D36" w:rsidRPr="007B0125" w:rsidRDefault="00296D36" w:rsidP="003A4A6B">
      <w:pPr>
        <w:pStyle w:val="10"/>
        <w:adjustRightInd w:val="0"/>
        <w:snapToGrid w:val="0"/>
        <w:spacing w:afterLines="50" w:after="156" w:line="300" w:lineRule="auto"/>
        <w:rPr>
          <w:sz w:val="24"/>
          <w:szCs w:val="24"/>
        </w:rPr>
      </w:pPr>
      <w:r w:rsidRPr="007B0125">
        <w:rPr>
          <w:rFonts w:hint="eastAsia"/>
          <w:sz w:val="24"/>
          <w:szCs w:val="24"/>
        </w:rPr>
        <w:t>低氯代（氯原子取代数≤</w:t>
      </w:r>
      <w:r w:rsidRPr="007B0125">
        <w:rPr>
          <w:rFonts w:hint="eastAsia"/>
          <w:sz w:val="24"/>
          <w:szCs w:val="24"/>
        </w:rPr>
        <w:t>5</w:t>
      </w:r>
      <w:r w:rsidRPr="007B0125">
        <w:rPr>
          <w:rFonts w:hint="eastAsia"/>
          <w:sz w:val="24"/>
          <w:szCs w:val="24"/>
        </w:rPr>
        <w:t>）多氯联苯可以进行好氧降解。多氯联苯的好氧降解机制已有较为全面的研究</w:t>
      </w:r>
      <w:r w:rsidRPr="007B0125">
        <w:rPr>
          <w:noProof/>
          <w:sz w:val="24"/>
          <w:szCs w:val="24"/>
          <w:vertAlign w:val="superscript"/>
        </w:rPr>
        <w:t>[1]</w:t>
      </w:r>
      <w:r w:rsidRPr="007B0125">
        <w:rPr>
          <w:rFonts w:hint="eastAsia"/>
          <w:sz w:val="24"/>
          <w:szCs w:val="24"/>
        </w:rPr>
        <w:t>，其好氧降解的主要过程见图</w:t>
      </w:r>
      <w:r w:rsidRPr="007B0125">
        <w:rPr>
          <w:rFonts w:hint="eastAsia"/>
          <w:sz w:val="24"/>
          <w:szCs w:val="24"/>
        </w:rPr>
        <w:t>1-2</w:t>
      </w:r>
      <w:r w:rsidRPr="007B0125">
        <w:rPr>
          <w:rFonts w:hint="eastAsia"/>
          <w:sz w:val="24"/>
          <w:szCs w:val="24"/>
        </w:rPr>
        <w:t>。多氯联苯在联苯双加氧酶（</w:t>
      </w:r>
      <w:r w:rsidRPr="007B0125">
        <w:rPr>
          <w:rFonts w:hint="eastAsia"/>
          <w:i/>
          <w:sz w:val="24"/>
          <w:szCs w:val="24"/>
        </w:rPr>
        <w:t>B</w:t>
      </w:r>
      <w:r w:rsidRPr="007B0125">
        <w:rPr>
          <w:i/>
          <w:sz w:val="24"/>
          <w:szCs w:val="24"/>
        </w:rPr>
        <w:t>phA</w:t>
      </w:r>
      <w:r w:rsidRPr="007B0125">
        <w:rPr>
          <w:sz w:val="24"/>
          <w:szCs w:val="24"/>
        </w:rPr>
        <w:t>）</w:t>
      </w:r>
      <w:r w:rsidR="00D429EE">
        <w:rPr>
          <w:rFonts w:hint="eastAsia"/>
          <w:sz w:val="24"/>
          <w:szCs w:val="24"/>
        </w:rPr>
        <w:t>作用下，形成二氢醇；随后，</w:t>
      </w:r>
      <w:r w:rsidRPr="007B0125">
        <w:rPr>
          <w:rFonts w:hint="eastAsia"/>
          <w:sz w:val="24"/>
          <w:szCs w:val="24"/>
        </w:rPr>
        <w:t>在二氢二羟基脱氢酶（</w:t>
      </w:r>
      <w:r w:rsidRPr="007B0125">
        <w:rPr>
          <w:rFonts w:hint="eastAsia"/>
          <w:i/>
          <w:sz w:val="24"/>
          <w:szCs w:val="24"/>
        </w:rPr>
        <w:t>B</w:t>
      </w:r>
      <w:r w:rsidRPr="007B0125">
        <w:rPr>
          <w:i/>
          <w:sz w:val="24"/>
          <w:szCs w:val="24"/>
        </w:rPr>
        <w:t>phB</w:t>
      </w:r>
      <w:r w:rsidRPr="007B0125">
        <w:rPr>
          <w:sz w:val="24"/>
          <w:szCs w:val="24"/>
        </w:rPr>
        <w:t>）</w:t>
      </w:r>
      <w:r w:rsidRPr="007B0125">
        <w:rPr>
          <w:rFonts w:hint="eastAsia"/>
          <w:sz w:val="24"/>
          <w:szCs w:val="24"/>
        </w:rPr>
        <w:t>的脱氢</w:t>
      </w:r>
      <w:r w:rsidRPr="007B0125">
        <w:rPr>
          <w:sz w:val="24"/>
          <w:szCs w:val="24"/>
        </w:rPr>
        <w:t>作用下形成</w:t>
      </w:r>
      <w:r w:rsidRPr="007B0125">
        <w:rPr>
          <w:rFonts w:hint="eastAsia"/>
          <w:sz w:val="24"/>
          <w:szCs w:val="24"/>
        </w:rPr>
        <w:t>2,3-</w:t>
      </w:r>
      <w:r w:rsidRPr="007B0125">
        <w:rPr>
          <w:rFonts w:hint="eastAsia"/>
          <w:sz w:val="24"/>
          <w:szCs w:val="24"/>
        </w:rPr>
        <w:t>二羟基</w:t>
      </w:r>
      <w:r w:rsidRPr="007B0125">
        <w:rPr>
          <w:rFonts w:hint="eastAsia"/>
          <w:sz w:val="24"/>
          <w:szCs w:val="24"/>
        </w:rPr>
        <w:t>-</w:t>
      </w:r>
      <w:r w:rsidRPr="007B0125">
        <w:rPr>
          <w:rFonts w:hint="eastAsia"/>
          <w:sz w:val="24"/>
          <w:szCs w:val="24"/>
        </w:rPr>
        <w:t>联苯；</w:t>
      </w:r>
      <w:r w:rsidR="00D429EE">
        <w:rPr>
          <w:rFonts w:hint="eastAsia"/>
          <w:sz w:val="24"/>
          <w:szCs w:val="24"/>
        </w:rPr>
        <w:t>接着，</w:t>
      </w:r>
      <w:r w:rsidRPr="007B0125">
        <w:rPr>
          <w:rFonts w:hint="eastAsia"/>
          <w:sz w:val="24"/>
          <w:szCs w:val="24"/>
        </w:rPr>
        <w:t>在</w:t>
      </w:r>
      <w:r w:rsidRPr="007B0125">
        <w:rPr>
          <w:rFonts w:hint="eastAsia"/>
          <w:sz w:val="24"/>
          <w:szCs w:val="24"/>
        </w:rPr>
        <w:t>2,3-</w:t>
      </w:r>
      <w:r w:rsidRPr="007B0125">
        <w:rPr>
          <w:rFonts w:hint="eastAsia"/>
          <w:sz w:val="24"/>
          <w:szCs w:val="24"/>
        </w:rPr>
        <w:t>二羟基双加氧酶（</w:t>
      </w:r>
      <w:r w:rsidRPr="007B0125">
        <w:rPr>
          <w:rFonts w:hint="eastAsia"/>
          <w:i/>
          <w:sz w:val="24"/>
          <w:szCs w:val="24"/>
        </w:rPr>
        <w:t>B</w:t>
      </w:r>
      <w:r w:rsidRPr="007B0125">
        <w:rPr>
          <w:i/>
          <w:sz w:val="24"/>
          <w:szCs w:val="24"/>
        </w:rPr>
        <w:t>phC</w:t>
      </w:r>
      <w:r w:rsidRPr="007B0125">
        <w:rPr>
          <w:sz w:val="24"/>
          <w:szCs w:val="24"/>
        </w:rPr>
        <w:t>）</w:t>
      </w:r>
      <w:r w:rsidRPr="007B0125">
        <w:rPr>
          <w:rFonts w:hint="eastAsia"/>
          <w:sz w:val="24"/>
          <w:szCs w:val="24"/>
        </w:rPr>
        <w:t>的作用下</w:t>
      </w:r>
      <w:r w:rsidR="00D429EE">
        <w:rPr>
          <w:rFonts w:hint="eastAsia"/>
          <w:sz w:val="24"/>
          <w:szCs w:val="24"/>
        </w:rPr>
        <w:t>，</w:t>
      </w:r>
      <w:r w:rsidR="00D429EE" w:rsidRPr="007B0125">
        <w:rPr>
          <w:rFonts w:hint="eastAsia"/>
          <w:sz w:val="24"/>
          <w:szCs w:val="24"/>
        </w:rPr>
        <w:t>2,3-</w:t>
      </w:r>
      <w:r w:rsidR="00D429EE" w:rsidRPr="007B0125">
        <w:rPr>
          <w:rFonts w:hint="eastAsia"/>
          <w:sz w:val="24"/>
          <w:szCs w:val="24"/>
        </w:rPr>
        <w:t>二羟基</w:t>
      </w:r>
      <w:r w:rsidR="00D429EE" w:rsidRPr="007B0125">
        <w:rPr>
          <w:rFonts w:hint="eastAsia"/>
          <w:sz w:val="24"/>
          <w:szCs w:val="24"/>
        </w:rPr>
        <w:t>-</w:t>
      </w:r>
      <w:r w:rsidR="00D429EE" w:rsidRPr="007B0125">
        <w:rPr>
          <w:rFonts w:hint="eastAsia"/>
          <w:sz w:val="24"/>
          <w:szCs w:val="24"/>
        </w:rPr>
        <w:t>联苯</w:t>
      </w:r>
      <w:r w:rsidR="00D429EE">
        <w:rPr>
          <w:rFonts w:hint="eastAsia"/>
          <w:sz w:val="24"/>
          <w:szCs w:val="24"/>
        </w:rPr>
        <w:t>的</w:t>
      </w:r>
      <w:r w:rsidRPr="007B0125">
        <w:rPr>
          <w:rFonts w:hint="eastAsia"/>
          <w:sz w:val="24"/>
          <w:szCs w:val="24"/>
        </w:rPr>
        <w:t>1,2</w:t>
      </w:r>
      <w:r w:rsidRPr="007B0125">
        <w:rPr>
          <w:rFonts w:hint="eastAsia"/>
          <w:sz w:val="24"/>
          <w:szCs w:val="24"/>
        </w:rPr>
        <w:t>位置断裂，生成物</w:t>
      </w:r>
      <w:r w:rsidRPr="007B0125">
        <w:rPr>
          <w:sz w:val="24"/>
          <w:szCs w:val="24"/>
        </w:rPr>
        <w:t>主要</w:t>
      </w:r>
      <w:r w:rsidRPr="007B0125">
        <w:rPr>
          <w:rFonts w:hint="eastAsia"/>
          <w:sz w:val="24"/>
          <w:szCs w:val="24"/>
        </w:rPr>
        <w:t>为</w:t>
      </w:r>
      <w:r w:rsidRPr="007B0125">
        <w:rPr>
          <w:rFonts w:hint="eastAsia"/>
          <w:sz w:val="24"/>
          <w:szCs w:val="24"/>
        </w:rPr>
        <w:t>2-</w:t>
      </w:r>
      <w:r w:rsidRPr="007B0125">
        <w:rPr>
          <w:rFonts w:hint="eastAsia"/>
          <w:sz w:val="24"/>
          <w:szCs w:val="24"/>
        </w:rPr>
        <w:t>羟基</w:t>
      </w:r>
      <w:r w:rsidRPr="007B0125">
        <w:rPr>
          <w:rFonts w:hint="eastAsia"/>
          <w:sz w:val="24"/>
          <w:szCs w:val="24"/>
        </w:rPr>
        <w:t>-6-</w:t>
      </w:r>
      <w:r w:rsidRPr="007B0125">
        <w:rPr>
          <w:rFonts w:hint="eastAsia"/>
          <w:sz w:val="24"/>
          <w:szCs w:val="24"/>
        </w:rPr>
        <w:t>氧</w:t>
      </w:r>
      <w:r w:rsidRPr="007B0125">
        <w:rPr>
          <w:rFonts w:hint="eastAsia"/>
          <w:sz w:val="24"/>
          <w:szCs w:val="24"/>
        </w:rPr>
        <w:t>-6-</w:t>
      </w:r>
      <w:r w:rsidRPr="007B0125">
        <w:rPr>
          <w:rFonts w:hint="eastAsia"/>
          <w:sz w:val="24"/>
          <w:szCs w:val="24"/>
        </w:rPr>
        <w:t>苯</w:t>
      </w:r>
      <w:r w:rsidRPr="007B0125">
        <w:rPr>
          <w:rFonts w:hint="eastAsia"/>
          <w:sz w:val="24"/>
          <w:szCs w:val="24"/>
        </w:rPr>
        <w:t>-2,4-</w:t>
      </w:r>
      <w:r w:rsidRPr="007B0125">
        <w:rPr>
          <w:rFonts w:hint="eastAsia"/>
          <w:sz w:val="24"/>
          <w:szCs w:val="24"/>
        </w:rPr>
        <w:t>二烯烃；生成物在</w:t>
      </w:r>
      <w:r w:rsidRPr="007B0125">
        <w:rPr>
          <w:sz w:val="24"/>
          <w:szCs w:val="24"/>
        </w:rPr>
        <w:t>水解酶（</w:t>
      </w:r>
      <w:r w:rsidRPr="007B0125">
        <w:rPr>
          <w:rFonts w:hint="eastAsia"/>
          <w:i/>
          <w:sz w:val="24"/>
          <w:szCs w:val="24"/>
        </w:rPr>
        <w:t>B</w:t>
      </w:r>
      <w:r w:rsidRPr="007B0125">
        <w:rPr>
          <w:i/>
          <w:sz w:val="24"/>
          <w:szCs w:val="24"/>
        </w:rPr>
        <w:t>phD</w:t>
      </w:r>
      <w:r w:rsidRPr="007B0125">
        <w:rPr>
          <w:sz w:val="24"/>
          <w:szCs w:val="24"/>
        </w:rPr>
        <w:t>）</w:t>
      </w:r>
      <w:r w:rsidRPr="007B0125">
        <w:rPr>
          <w:rFonts w:hint="eastAsia"/>
          <w:sz w:val="24"/>
          <w:szCs w:val="24"/>
        </w:rPr>
        <w:t>的</w:t>
      </w:r>
      <w:r w:rsidRPr="007B0125">
        <w:rPr>
          <w:sz w:val="24"/>
          <w:szCs w:val="24"/>
        </w:rPr>
        <w:t>作用下</w:t>
      </w:r>
      <w:r w:rsidRPr="007B0125">
        <w:rPr>
          <w:rFonts w:hint="eastAsia"/>
          <w:sz w:val="24"/>
          <w:szCs w:val="24"/>
        </w:rPr>
        <w:t>发生脱水反应</w:t>
      </w:r>
      <w:r w:rsidR="00D429EE">
        <w:rPr>
          <w:rFonts w:hint="eastAsia"/>
          <w:sz w:val="24"/>
          <w:szCs w:val="24"/>
        </w:rPr>
        <w:t>，</w:t>
      </w:r>
      <w:r w:rsidRPr="007B0125">
        <w:rPr>
          <w:rFonts w:hint="eastAsia"/>
          <w:sz w:val="24"/>
          <w:szCs w:val="24"/>
        </w:rPr>
        <w:t>生成氯代苯甲酸以及</w:t>
      </w:r>
      <w:bookmarkStart w:id="128" w:name="OLE_LINK29"/>
      <w:r w:rsidRPr="007B0125">
        <w:rPr>
          <w:rFonts w:hint="eastAsia"/>
          <w:sz w:val="24"/>
          <w:szCs w:val="24"/>
        </w:rPr>
        <w:t>2-</w:t>
      </w:r>
      <w:r w:rsidRPr="007B0125">
        <w:rPr>
          <w:rFonts w:hint="eastAsia"/>
          <w:sz w:val="24"/>
          <w:szCs w:val="24"/>
        </w:rPr>
        <w:t>羟基</w:t>
      </w:r>
      <w:r w:rsidRPr="007B0125">
        <w:rPr>
          <w:rFonts w:hint="eastAsia"/>
          <w:sz w:val="24"/>
          <w:szCs w:val="24"/>
        </w:rPr>
        <w:t>-2,4-</w:t>
      </w:r>
      <w:r w:rsidRPr="007B0125">
        <w:rPr>
          <w:rFonts w:hint="eastAsia"/>
          <w:sz w:val="24"/>
          <w:szCs w:val="24"/>
        </w:rPr>
        <w:t>双烯戊酸</w:t>
      </w:r>
      <w:bookmarkEnd w:id="128"/>
      <w:r w:rsidRPr="007B0125">
        <w:rPr>
          <w:rFonts w:hint="eastAsia"/>
          <w:sz w:val="24"/>
          <w:szCs w:val="24"/>
        </w:rPr>
        <w:t>。氯代苯甲酸可继续被其他</w:t>
      </w:r>
      <w:r w:rsidRPr="007B0125">
        <w:rPr>
          <w:sz w:val="24"/>
          <w:szCs w:val="24"/>
        </w:rPr>
        <w:t>微生物</w:t>
      </w:r>
      <w:r w:rsidRPr="007B0125">
        <w:rPr>
          <w:rFonts w:hint="eastAsia"/>
          <w:sz w:val="24"/>
          <w:szCs w:val="24"/>
        </w:rPr>
        <w:t>降解，</w:t>
      </w:r>
      <w:r>
        <w:rPr>
          <w:rFonts w:hint="eastAsia"/>
          <w:sz w:val="24"/>
          <w:szCs w:val="24"/>
        </w:rPr>
        <w:t>2</w:t>
      </w:r>
      <w:r w:rsidRPr="007B0125">
        <w:rPr>
          <w:rFonts w:hint="eastAsia"/>
          <w:sz w:val="24"/>
          <w:szCs w:val="24"/>
        </w:rPr>
        <w:t>-</w:t>
      </w:r>
      <w:r w:rsidRPr="007B0125">
        <w:rPr>
          <w:rFonts w:hint="eastAsia"/>
          <w:sz w:val="24"/>
          <w:szCs w:val="24"/>
        </w:rPr>
        <w:t>羟基</w:t>
      </w:r>
      <w:r w:rsidRPr="007B0125">
        <w:rPr>
          <w:rFonts w:hint="eastAsia"/>
          <w:sz w:val="24"/>
          <w:szCs w:val="24"/>
        </w:rPr>
        <w:t>-2,4-</w:t>
      </w:r>
      <w:r w:rsidRPr="007B0125">
        <w:rPr>
          <w:rFonts w:hint="eastAsia"/>
          <w:sz w:val="24"/>
          <w:szCs w:val="24"/>
        </w:rPr>
        <w:t>双烯戊酸也可</w:t>
      </w:r>
      <w:r w:rsidRPr="007B0125">
        <w:rPr>
          <w:sz w:val="24"/>
          <w:szCs w:val="24"/>
        </w:rPr>
        <w:t>作为</w:t>
      </w:r>
      <w:r w:rsidRPr="007B0125">
        <w:rPr>
          <w:rFonts w:hint="eastAsia"/>
          <w:sz w:val="24"/>
          <w:szCs w:val="24"/>
        </w:rPr>
        <w:t>碳源被微生物利用</w:t>
      </w:r>
      <w:r w:rsidRPr="007B0125">
        <w:rPr>
          <w:sz w:val="24"/>
          <w:szCs w:val="24"/>
        </w:rPr>
        <w:t>，最终</w:t>
      </w:r>
      <w:r w:rsidRPr="007B0125">
        <w:rPr>
          <w:rFonts w:hint="eastAsia"/>
          <w:sz w:val="24"/>
          <w:szCs w:val="24"/>
        </w:rPr>
        <w:t>转化为</w:t>
      </w:r>
      <w:r w:rsidRPr="007B0125">
        <w:rPr>
          <w:rFonts w:hint="eastAsia"/>
          <w:sz w:val="24"/>
          <w:szCs w:val="24"/>
        </w:rPr>
        <w:t>CO</w:t>
      </w:r>
      <w:r w:rsidRPr="007B0125">
        <w:rPr>
          <w:rFonts w:hint="eastAsia"/>
          <w:sz w:val="24"/>
          <w:szCs w:val="24"/>
          <w:vertAlign w:val="subscript"/>
        </w:rPr>
        <w:t>2</w:t>
      </w:r>
      <w:r w:rsidRPr="007B0125">
        <w:rPr>
          <w:rFonts w:hint="eastAsia"/>
          <w:sz w:val="24"/>
          <w:szCs w:val="24"/>
        </w:rPr>
        <w:t>。</w:t>
      </w:r>
    </w:p>
    <w:p w14:paraId="2830999D" w14:textId="77777777" w:rsidR="00296D36" w:rsidRPr="00CB57B4" w:rsidRDefault="000D221E" w:rsidP="00A95F90">
      <w:pPr>
        <w:spacing w:line="300" w:lineRule="auto"/>
        <w:jc w:val="center"/>
      </w:pPr>
      <w:r>
        <w:rPr>
          <w:noProof/>
        </w:rPr>
        <w:pict w14:anchorId="7AF5A50D">
          <v:shape id="_x0000_i1026" type="#_x0000_t75" alt="Macintosh HD:Users:sniper:Desktop:毕业论文:PCB好氧降解.tif" style="width:408.25pt;height:116.45pt;visibility:visible">
            <v:imagedata r:id="rId36" o:title="PCB好氧降解" cropleft="1160f"/>
          </v:shape>
        </w:pict>
      </w:r>
    </w:p>
    <w:p w14:paraId="6B81E204" w14:textId="77777777" w:rsidR="00296D36" w:rsidRPr="00CB57B4" w:rsidRDefault="00296D36" w:rsidP="003A4A6B">
      <w:pPr>
        <w:pStyle w:val="10"/>
        <w:adjustRightInd w:val="0"/>
        <w:snapToGrid w:val="0"/>
        <w:spacing w:beforeLines="50" w:before="156" w:afterLines="50" w:after="156" w:line="300" w:lineRule="auto"/>
        <w:ind w:firstLineChars="0" w:firstLine="0"/>
        <w:jc w:val="center"/>
        <w:rPr>
          <w:sz w:val="21"/>
          <w:szCs w:val="21"/>
        </w:rPr>
      </w:pPr>
      <w:bookmarkStart w:id="129" w:name="OLE_LINK33"/>
      <w:r w:rsidRPr="00CB57B4">
        <w:rPr>
          <w:rFonts w:hint="eastAsia"/>
          <w:sz w:val="21"/>
          <w:szCs w:val="21"/>
        </w:rPr>
        <w:t>图</w:t>
      </w:r>
      <w:r w:rsidRPr="00CB57B4">
        <w:rPr>
          <w:rFonts w:hint="eastAsia"/>
          <w:sz w:val="21"/>
          <w:szCs w:val="21"/>
        </w:rPr>
        <w:t>1-</w:t>
      </w:r>
      <w:r w:rsidRPr="00CB57B4">
        <w:rPr>
          <w:sz w:val="21"/>
          <w:szCs w:val="21"/>
        </w:rPr>
        <w:t xml:space="preserve">2 </w:t>
      </w:r>
      <w:r w:rsidRPr="00CB57B4">
        <w:rPr>
          <w:rFonts w:hint="eastAsia"/>
          <w:sz w:val="21"/>
          <w:szCs w:val="21"/>
        </w:rPr>
        <w:t>多氯联苯</w:t>
      </w:r>
      <w:r w:rsidRPr="00CB57B4">
        <w:rPr>
          <w:sz w:val="21"/>
          <w:szCs w:val="21"/>
        </w:rPr>
        <w:t>微生物好氧降解</w:t>
      </w:r>
      <w:r w:rsidRPr="00CB57B4">
        <w:rPr>
          <w:rFonts w:hint="eastAsia"/>
          <w:sz w:val="21"/>
          <w:szCs w:val="21"/>
        </w:rPr>
        <w:t>主要</w:t>
      </w:r>
      <w:r w:rsidRPr="00CB57B4">
        <w:rPr>
          <w:sz w:val="21"/>
          <w:szCs w:val="21"/>
        </w:rPr>
        <w:t>过程</w:t>
      </w:r>
      <w:bookmarkEnd w:id="129"/>
    </w:p>
    <w:p w14:paraId="70C8A651" w14:textId="77777777" w:rsidR="00296D36" w:rsidRPr="007B0125" w:rsidRDefault="00296D36" w:rsidP="00A95F90">
      <w:pPr>
        <w:pStyle w:val="10"/>
        <w:adjustRightInd w:val="0"/>
        <w:snapToGrid w:val="0"/>
        <w:spacing w:line="300" w:lineRule="auto"/>
        <w:ind w:firstLineChars="0" w:firstLine="482"/>
        <w:rPr>
          <w:sz w:val="24"/>
          <w:szCs w:val="24"/>
        </w:rPr>
      </w:pPr>
      <w:r w:rsidRPr="007B0125">
        <w:rPr>
          <w:rFonts w:hint="eastAsia"/>
          <w:sz w:val="24"/>
          <w:szCs w:val="24"/>
        </w:rPr>
        <w:t>迄今为止，已分离的多氯联苯好氧降解细菌菌株多为革兰氏阴性菌，属变</w:t>
      </w:r>
      <w:r>
        <w:rPr>
          <w:rFonts w:hint="eastAsia"/>
          <w:sz w:val="24"/>
          <w:szCs w:val="24"/>
        </w:rPr>
        <w:t>形</w:t>
      </w:r>
      <w:r w:rsidRPr="007B0125">
        <w:rPr>
          <w:rFonts w:hint="eastAsia"/>
          <w:sz w:val="24"/>
          <w:szCs w:val="24"/>
        </w:rPr>
        <w:t>杆菌门，且大多数菌株对</w:t>
      </w:r>
      <w:r w:rsidRPr="007B0125">
        <w:rPr>
          <w:rFonts w:hint="eastAsia"/>
          <w:sz w:val="24"/>
          <w:szCs w:val="24"/>
        </w:rPr>
        <w:t>PCBs</w:t>
      </w:r>
      <w:r w:rsidRPr="007B0125">
        <w:rPr>
          <w:rFonts w:hint="eastAsia"/>
          <w:sz w:val="24"/>
          <w:szCs w:val="24"/>
        </w:rPr>
        <w:t>进行共代谢降解，仅有少数菌株能利用一氯联苯、二氯联苯作为唯一碳源、能源进行降解</w:t>
      </w:r>
      <w:r w:rsidRPr="007B0125">
        <w:rPr>
          <w:noProof/>
          <w:sz w:val="24"/>
          <w:szCs w:val="24"/>
          <w:vertAlign w:val="superscript"/>
        </w:rPr>
        <w:t>[31]</w:t>
      </w:r>
      <w:r w:rsidRPr="007B0125">
        <w:rPr>
          <w:rFonts w:hint="eastAsia"/>
          <w:sz w:val="24"/>
          <w:szCs w:val="24"/>
        </w:rPr>
        <w:t>。</w:t>
      </w:r>
    </w:p>
    <w:p w14:paraId="5CA15CCC" w14:textId="77777777" w:rsidR="00296D36" w:rsidRPr="00CB57B4" w:rsidRDefault="00296D36" w:rsidP="00A95F90">
      <w:pPr>
        <w:pStyle w:val="4"/>
        <w:adjustRightInd w:val="0"/>
        <w:spacing w:before="156" w:afterLines="0" w:line="300" w:lineRule="auto"/>
      </w:pPr>
      <w:bookmarkStart w:id="130" w:name="_Toc346463075"/>
      <w:r w:rsidRPr="00CB57B4">
        <w:rPr>
          <w:rFonts w:hint="eastAsia"/>
        </w:rPr>
        <w:t>1.3.2</w:t>
      </w:r>
      <w:r>
        <w:rPr>
          <w:rFonts w:hint="eastAsia"/>
        </w:rPr>
        <w:t xml:space="preserve"> </w:t>
      </w:r>
      <w:r w:rsidRPr="00CB57B4">
        <w:rPr>
          <w:rFonts w:hint="eastAsia"/>
        </w:rPr>
        <w:t>多氯联苯的厌氧</w:t>
      </w:r>
      <w:bookmarkEnd w:id="130"/>
      <w:r>
        <w:rPr>
          <w:rFonts w:hint="eastAsia"/>
        </w:rPr>
        <w:t>脱氯</w:t>
      </w:r>
    </w:p>
    <w:p w14:paraId="3571E330" w14:textId="77777777" w:rsidR="00296D36" w:rsidRDefault="00296D36" w:rsidP="00A95F90">
      <w:pPr>
        <w:pStyle w:val="10"/>
        <w:adjustRightInd w:val="0"/>
        <w:snapToGrid w:val="0"/>
        <w:spacing w:line="300" w:lineRule="auto"/>
        <w:jc w:val="left"/>
        <w:rPr>
          <w:szCs w:val="22"/>
        </w:rPr>
      </w:pPr>
      <w:r w:rsidRPr="000251E5">
        <w:rPr>
          <w:rFonts w:hint="eastAsia"/>
          <w:sz w:val="24"/>
          <w:szCs w:val="24"/>
        </w:rPr>
        <w:t>20</w:t>
      </w:r>
      <w:r w:rsidRPr="000251E5">
        <w:rPr>
          <w:rFonts w:hint="eastAsia"/>
          <w:sz w:val="24"/>
          <w:szCs w:val="24"/>
        </w:rPr>
        <w:t>世纪</w:t>
      </w:r>
      <w:r w:rsidRPr="000251E5">
        <w:rPr>
          <w:rFonts w:hint="eastAsia"/>
          <w:sz w:val="24"/>
          <w:szCs w:val="24"/>
        </w:rPr>
        <w:t>80</w:t>
      </w:r>
      <w:r w:rsidRPr="000251E5">
        <w:rPr>
          <w:rFonts w:hint="eastAsia"/>
          <w:sz w:val="24"/>
          <w:szCs w:val="24"/>
        </w:rPr>
        <w:t>年代，</w:t>
      </w:r>
      <w:r w:rsidRPr="000251E5">
        <w:rPr>
          <w:sz w:val="24"/>
          <w:szCs w:val="24"/>
        </w:rPr>
        <w:t>Brown</w:t>
      </w:r>
      <w:r w:rsidRPr="000251E5">
        <w:rPr>
          <w:sz w:val="24"/>
          <w:szCs w:val="24"/>
        </w:rPr>
        <w:t>等</w:t>
      </w:r>
      <w:r w:rsidRPr="000251E5">
        <w:rPr>
          <w:noProof/>
          <w:sz w:val="24"/>
          <w:szCs w:val="24"/>
          <w:vertAlign w:val="superscript"/>
        </w:rPr>
        <w:t>[32]</w:t>
      </w:r>
      <w:r w:rsidRPr="000251E5">
        <w:rPr>
          <w:sz w:val="24"/>
          <w:szCs w:val="24"/>
        </w:rPr>
        <w:t>在对美国哈德逊河以及银湖底泥的研究中发现</w:t>
      </w:r>
      <w:r w:rsidRPr="000251E5">
        <w:rPr>
          <w:sz w:val="24"/>
          <w:szCs w:val="24"/>
        </w:rPr>
        <w:t>PCB</w:t>
      </w:r>
      <w:r>
        <w:rPr>
          <w:rFonts w:hint="eastAsia"/>
          <w:sz w:val="24"/>
          <w:szCs w:val="24"/>
        </w:rPr>
        <w:t>s</w:t>
      </w:r>
      <w:r w:rsidRPr="000251E5">
        <w:rPr>
          <w:sz w:val="24"/>
          <w:szCs w:val="24"/>
        </w:rPr>
        <w:t>厌氧脱氯的证据，</w:t>
      </w:r>
      <w:r w:rsidRPr="000251E5">
        <w:rPr>
          <w:sz w:val="24"/>
          <w:szCs w:val="24"/>
        </w:rPr>
        <w:t>Quensen</w:t>
      </w:r>
      <w:r w:rsidRPr="000251E5">
        <w:rPr>
          <w:sz w:val="24"/>
          <w:szCs w:val="24"/>
        </w:rPr>
        <w:t>等</w:t>
      </w:r>
      <w:r w:rsidRPr="000251E5">
        <w:rPr>
          <w:noProof/>
          <w:sz w:val="24"/>
          <w:szCs w:val="24"/>
          <w:vertAlign w:val="superscript"/>
        </w:rPr>
        <w:t>[33]</w:t>
      </w:r>
      <w:r w:rsidRPr="000251E5">
        <w:rPr>
          <w:sz w:val="24"/>
          <w:szCs w:val="24"/>
        </w:rPr>
        <w:t>随即实验证实了哈德逊河底泥微生物的厌氧脱氯作用。</w:t>
      </w:r>
      <w:r w:rsidRPr="000251E5">
        <w:rPr>
          <w:spacing w:val="-6"/>
          <w:sz w:val="24"/>
          <w:szCs w:val="24"/>
        </w:rPr>
        <w:t>研究者对不同的环境底泥进行了厌氧脱氯研究</w:t>
      </w:r>
      <w:r w:rsidRPr="000251E5">
        <w:rPr>
          <w:rFonts w:hint="eastAsia"/>
          <w:spacing w:val="-6"/>
          <w:sz w:val="24"/>
          <w:szCs w:val="24"/>
        </w:rPr>
        <w:t>，发现</w:t>
      </w:r>
      <w:r w:rsidRPr="000251E5">
        <w:rPr>
          <w:spacing w:val="-6"/>
          <w:sz w:val="24"/>
          <w:szCs w:val="24"/>
        </w:rPr>
        <w:t>厌氧脱氯微生物</w:t>
      </w:r>
      <w:r w:rsidRPr="000251E5">
        <w:rPr>
          <w:spacing w:val="-6"/>
          <w:sz w:val="24"/>
          <w:szCs w:val="24"/>
        </w:rPr>
        <w:lastRenderedPageBreak/>
        <w:t>在淡水、入海口、海洋底泥中普遍存在，不仅在</w:t>
      </w:r>
      <w:r w:rsidRPr="000251E5">
        <w:rPr>
          <w:sz w:val="24"/>
          <w:szCs w:val="24"/>
        </w:rPr>
        <w:t>受</w:t>
      </w:r>
      <w:r w:rsidRPr="000251E5">
        <w:rPr>
          <w:sz w:val="24"/>
          <w:szCs w:val="24"/>
        </w:rPr>
        <w:t>PCB</w:t>
      </w:r>
      <w:r>
        <w:rPr>
          <w:rFonts w:hint="eastAsia"/>
          <w:sz w:val="24"/>
          <w:szCs w:val="24"/>
        </w:rPr>
        <w:t>s</w:t>
      </w:r>
      <w:r w:rsidRPr="000251E5">
        <w:rPr>
          <w:sz w:val="24"/>
          <w:szCs w:val="24"/>
        </w:rPr>
        <w:t>污染的底泥中发现厌氧脱氯现象，</w:t>
      </w:r>
      <w:r w:rsidRPr="000251E5">
        <w:rPr>
          <w:rFonts w:hint="eastAsia"/>
          <w:sz w:val="24"/>
          <w:szCs w:val="24"/>
        </w:rPr>
        <w:t>在</w:t>
      </w:r>
      <w:r w:rsidRPr="000251E5">
        <w:rPr>
          <w:sz w:val="24"/>
          <w:szCs w:val="24"/>
        </w:rPr>
        <w:t>未受污染的环境底泥中同样存在</w:t>
      </w:r>
      <w:r w:rsidRPr="000251E5">
        <w:rPr>
          <w:noProof/>
          <w:sz w:val="24"/>
          <w:szCs w:val="24"/>
          <w:vertAlign w:val="superscript"/>
        </w:rPr>
        <w:t>[34, 35]</w:t>
      </w:r>
      <w:r>
        <w:rPr>
          <w:rFonts w:hint="eastAsia"/>
          <w:szCs w:val="22"/>
        </w:rPr>
        <w:t>。</w:t>
      </w:r>
    </w:p>
    <w:p w14:paraId="6D25838C" w14:textId="7A317A08" w:rsidR="00296D36" w:rsidRPr="00A43DF1" w:rsidRDefault="00296D36" w:rsidP="00A43DF1">
      <w:pPr>
        <w:adjustRightInd w:val="0"/>
        <w:snapToGrid w:val="0"/>
        <w:spacing w:line="300" w:lineRule="auto"/>
        <w:ind w:firstLineChars="200" w:firstLine="488"/>
        <w:rPr>
          <w:snapToGrid w:val="0"/>
          <w:spacing w:val="2"/>
          <w:kern w:val="0"/>
          <w:sz w:val="21"/>
        </w:rPr>
      </w:pPr>
      <w:r w:rsidRPr="00A43DF1">
        <w:rPr>
          <w:rFonts w:hint="eastAsia"/>
          <w:snapToGrid w:val="0"/>
          <w:spacing w:val="2"/>
          <w:kern w:val="0"/>
        </w:rPr>
        <w:t>处理</w:t>
      </w:r>
      <w:r w:rsidRPr="00A43DF1">
        <w:rPr>
          <w:snapToGrid w:val="0"/>
          <w:spacing w:val="2"/>
          <w:kern w:val="0"/>
        </w:rPr>
        <w:t>底泥中</w:t>
      </w:r>
      <w:r w:rsidRPr="00A43DF1">
        <w:rPr>
          <w:rFonts w:hint="eastAsia"/>
          <w:snapToGrid w:val="0"/>
          <w:spacing w:val="2"/>
          <w:kern w:val="0"/>
        </w:rPr>
        <w:t>的多氯联苯</w:t>
      </w:r>
      <w:r w:rsidRPr="00A43DF1">
        <w:rPr>
          <w:snapToGrid w:val="0"/>
          <w:spacing w:val="2"/>
          <w:kern w:val="0"/>
        </w:rPr>
        <w:t>一般采取疏浚方式，对淤泥脱水填埋。这种方法虽然减少了</w:t>
      </w:r>
      <w:r w:rsidRPr="00A43DF1">
        <w:rPr>
          <w:rFonts w:hint="eastAsia"/>
          <w:snapToGrid w:val="0"/>
          <w:spacing w:val="2"/>
          <w:kern w:val="0"/>
        </w:rPr>
        <w:t>多氯联苯</w:t>
      </w:r>
      <w:r w:rsidRPr="00A43DF1">
        <w:rPr>
          <w:snapToGrid w:val="0"/>
          <w:spacing w:val="2"/>
          <w:kern w:val="0"/>
        </w:rPr>
        <w:t>在食物链中的暴露，但未降低环境中多氯联苯的量，长期风险依然存在</w:t>
      </w:r>
      <w:r w:rsidRPr="00A43DF1">
        <w:rPr>
          <w:noProof/>
          <w:snapToGrid w:val="0"/>
          <w:spacing w:val="2"/>
          <w:kern w:val="0"/>
          <w:vertAlign w:val="superscript"/>
        </w:rPr>
        <w:t>[36]</w:t>
      </w:r>
      <w:r w:rsidRPr="00A43DF1">
        <w:rPr>
          <w:rFonts w:hint="eastAsia"/>
          <w:snapToGrid w:val="0"/>
          <w:spacing w:val="2"/>
          <w:kern w:val="0"/>
        </w:rPr>
        <w:t>。</w:t>
      </w:r>
      <w:r w:rsidRPr="00A43DF1">
        <w:rPr>
          <w:snapToGrid w:val="0"/>
          <w:spacing w:val="2"/>
          <w:kern w:val="0"/>
        </w:rPr>
        <w:t>Brown</w:t>
      </w:r>
      <w:r w:rsidRPr="00A43DF1">
        <w:rPr>
          <w:snapToGrid w:val="0"/>
          <w:spacing w:val="2"/>
          <w:kern w:val="0"/>
        </w:rPr>
        <w:t>等</w:t>
      </w:r>
      <w:r w:rsidRPr="00A43DF1">
        <w:rPr>
          <w:noProof/>
          <w:snapToGrid w:val="0"/>
          <w:spacing w:val="2"/>
          <w:kern w:val="0"/>
          <w:vertAlign w:val="superscript"/>
        </w:rPr>
        <w:t>[32]</w:t>
      </w:r>
      <w:r w:rsidRPr="00A43DF1">
        <w:rPr>
          <w:rFonts w:hint="eastAsia"/>
          <w:snapToGrid w:val="0"/>
          <w:spacing w:val="2"/>
          <w:kern w:val="0"/>
        </w:rPr>
        <w:t>在</w:t>
      </w:r>
      <w:r w:rsidRPr="00A43DF1">
        <w:rPr>
          <w:snapToGrid w:val="0"/>
          <w:spacing w:val="2"/>
          <w:kern w:val="0"/>
        </w:rPr>
        <w:t>上世纪</w:t>
      </w:r>
      <w:r w:rsidRPr="00A43DF1">
        <w:rPr>
          <w:snapToGrid w:val="0"/>
          <w:spacing w:val="2"/>
          <w:kern w:val="0"/>
        </w:rPr>
        <w:t>80</w:t>
      </w:r>
      <w:r w:rsidRPr="00A43DF1">
        <w:rPr>
          <w:snapToGrid w:val="0"/>
          <w:spacing w:val="2"/>
          <w:kern w:val="0"/>
        </w:rPr>
        <w:t>年代发现底泥中某些微生物可以降解多氯联苯，美国环保署随后提出监测自然衰减</w:t>
      </w:r>
      <w:r w:rsidRPr="00A43DF1">
        <w:rPr>
          <w:rFonts w:hint="eastAsia"/>
          <w:snapToGrid w:val="0"/>
          <w:spacing w:val="2"/>
          <w:kern w:val="0"/>
        </w:rPr>
        <w:t>方案</w:t>
      </w:r>
      <w:r w:rsidRPr="00A43DF1">
        <w:rPr>
          <w:snapToGrid w:val="0"/>
          <w:spacing w:val="2"/>
          <w:kern w:val="0"/>
        </w:rPr>
        <w:t>，</w:t>
      </w:r>
      <w:r w:rsidRPr="00A43DF1">
        <w:rPr>
          <w:rFonts w:hint="eastAsia"/>
          <w:snapToGrid w:val="0"/>
          <w:spacing w:val="2"/>
          <w:kern w:val="0"/>
        </w:rPr>
        <w:t>即</w:t>
      </w:r>
      <w:r w:rsidR="00A43DF1" w:rsidRPr="00A43DF1">
        <w:rPr>
          <w:snapToGrid w:val="0"/>
          <w:spacing w:val="2"/>
          <w:kern w:val="0"/>
        </w:rPr>
        <w:t>通过有计划的监控，利用微生物</w:t>
      </w:r>
      <w:r w:rsidRPr="00A43DF1">
        <w:rPr>
          <w:rFonts w:hint="eastAsia"/>
          <w:snapToGrid w:val="0"/>
          <w:spacing w:val="2"/>
          <w:kern w:val="0"/>
        </w:rPr>
        <w:t>原位修复</w:t>
      </w:r>
      <w:r w:rsidRPr="00A43DF1">
        <w:rPr>
          <w:snapToGrid w:val="0"/>
          <w:spacing w:val="2"/>
          <w:kern w:val="0"/>
        </w:rPr>
        <w:t>底泥</w:t>
      </w:r>
      <w:r w:rsidRPr="00A43DF1">
        <w:rPr>
          <w:rFonts w:hint="eastAsia"/>
          <w:snapToGrid w:val="0"/>
          <w:spacing w:val="2"/>
          <w:kern w:val="0"/>
        </w:rPr>
        <w:t>中的多氯联苯</w:t>
      </w:r>
      <w:r w:rsidRPr="00A43DF1">
        <w:rPr>
          <w:noProof/>
          <w:snapToGrid w:val="0"/>
          <w:spacing w:val="2"/>
          <w:kern w:val="0"/>
          <w:vertAlign w:val="superscript"/>
        </w:rPr>
        <w:t>[4]</w:t>
      </w:r>
      <w:r w:rsidRPr="00A43DF1">
        <w:rPr>
          <w:rFonts w:hint="eastAsia"/>
          <w:snapToGrid w:val="0"/>
          <w:spacing w:val="2"/>
          <w:kern w:val="0"/>
        </w:rPr>
        <w:t>。随后，底泥中多氯联苯脱氯降解的相关研究在美国、日本、意大利、中国台湾等地区得到广泛开展，而在我国相关研究尚不多见</w:t>
      </w:r>
      <w:r w:rsidRPr="00A43DF1">
        <w:rPr>
          <w:noProof/>
          <w:snapToGrid w:val="0"/>
          <w:spacing w:val="2"/>
          <w:kern w:val="0"/>
          <w:vertAlign w:val="superscript"/>
        </w:rPr>
        <w:t>[4]</w:t>
      </w:r>
      <w:r w:rsidRPr="00A43DF1">
        <w:rPr>
          <w:rFonts w:hint="eastAsia"/>
          <w:snapToGrid w:val="0"/>
          <w:spacing w:val="2"/>
          <w:kern w:val="0"/>
        </w:rPr>
        <w:t>。</w:t>
      </w:r>
    </w:p>
    <w:p w14:paraId="53348D44" w14:textId="77777777" w:rsidR="00296D36" w:rsidRDefault="00296D36" w:rsidP="00A95F90">
      <w:pPr>
        <w:adjustRightInd w:val="0"/>
        <w:snapToGrid w:val="0"/>
        <w:spacing w:line="300" w:lineRule="auto"/>
        <w:ind w:firstLineChars="200" w:firstLine="480"/>
        <w:rPr>
          <w:szCs w:val="22"/>
        </w:rPr>
      </w:pPr>
      <w:r w:rsidRPr="00CB57B4">
        <w:rPr>
          <w:szCs w:val="22"/>
        </w:rPr>
        <w:t>监测自然衰减</w:t>
      </w:r>
      <w:r w:rsidRPr="00CB57B4">
        <w:rPr>
          <w:rFonts w:hint="eastAsia"/>
          <w:szCs w:val="22"/>
        </w:rPr>
        <w:t>方案</w:t>
      </w:r>
      <w:r w:rsidRPr="00CB57B4">
        <w:rPr>
          <w:szCs w:val="22"/>
        </w:rPr>
        <w:t>有着成本低、环境扰动小、无二次污染的优点</w:t>
      </w:r>
      <w:r w:rsidRPr="006645EC">
        <w:rPr>
          <w:noProof/>
          <w:szCs w:val="22"/>
          <w:vertAlign w:val="superscript"/>
        </w:rPr>
        <w:t>[37]</w:t>
      </w:r>
      <w:r>
        <w:rPr>
          <w:rFonts w:hint="eastAsia"/>
          <w:szCs w:val="22"/>
        </w:rPr>
        <w:t>。</w:t>
      </w:r>
      <w:r w:rsidRPr="00CB57B4">
        <w:rPr>
          <w:szCs w:val="22"/>
        </w:rPr>
        <w:t>湖泊底泥中</w:t>
      </w:r>
      <w:r w:rsidRPr="00CB57B4">
        <w:rPr>
          <w:rFonts w:hint="eastAsia"/>
          <w:szCs w:val="22"/>
        </w:rPr>
        <w:t>仅上层</w:t>
      </w:r>
      <w:r w:rsidRPr="00CB57B4">
        <w:rPr>
          <w:szCs w:val="22"/>
        </w:rPr>
        <w:t>几</w:t>
      </w:r>
      <w:r w:rsidRPr="00CB57B4">
        <w:rPr>
          <w:rFonts w:hint="eastAsia"/>
          <w:szCs w:val="22"/>
        </w:rPr>
        <w:t>厘米处于</w:t>
      </w:r>
      <w:r w:rsidRPr="00CB57B4">
        <w:rPr>
          <w:szCs w:val="22"/>
        </w:rPr>
        <w:t>好氧环境，</w:t>
      </w:r>
      <w:r w:rsidRPr="00CB57B4">
        <w:rPr>
          <w:rFonts w:hint="eastAsia"/>
          <w:szCs w:val="22"/>
        </w:rPr>
        <w:t>因此</w:t>
      </w:r>
      <w:r w:rsidRPr="00CB57B4">
        <w:rPr>
          <w:szCs w:val="22"/>
        </w:rPr>
        <w:t>底泥中的多氯联苯</w:t>
      </w:r>
      <w:r w:rsidRPr="00CB57B4">
        <w:rPr>
          <w:rFonts w:hint="eastAsia"/>
          <w:szCs w:val="22"/>
        </w:rPr>
        <w:t>降解主要依赖</w:t>
      </w:r>
      <w:r w:rsidRPr="00CB57B4">
        <w:rPr>
          <w:szCs w:val="22"/>
        </w:rPr>
        <w:t>厌氧脱氯作用</w:t>
      </w:r>
      <w:r w:rsidRPr="00E17580">
        <w:rPr>
          <w:noProof/>
          <w:szCs w:val="22"/>
          <w:vertAlign w:val="superscript"/>
        </w:rPr>
        <w:t>[34]</w:t>
      </w:r>
      <w:r>
        <w:rPr>
          <w:rFonts w:hint="eastAsia"/>
          <w:szCs w:val="22"/>
        </w:rPr>
        <w:t>。</w:t>
      </w:r>
    </w:p>
    <w:p w14:paraId="221C49D7" w14:textId="77777777" w:rsidR="00296D36" w:rsidRDefault="00296D36" w:rsidP="00A95F90">
      <w:pPr>
        <w:adjustRightInd w:val="0"/>
        <w:snapToGrid w:val="0"/>
        <w:spacing w:line="300" w:lineRule="auto"/>
        <w:ind w:firstLineChars="200" w:firstLine="480"/>
      </w:pPr>
      <w:r w:rsidRPr="00CB57B4">
        <w:rPr>
          <w:szCs w:val="22"/>
        </w:rPr>
        <w:t>PCB</w:t>
      </w:r>
      <w:r>
        <w:rPr>
          <w:rFonts w:hint="eastAsia"/>
          <w:szCs w:val="22"/>
        </w:rPr>
        <w:t>s</w:t>
      </w:r>
      <w:r w:rsidRPr="00CB57B4">
        <w:rPr>
          <w:szCs w:val="22"/>
        </w:rPr>
        <w:t>厌氧脱氯的根源在于脱氯微生物，微生物对多氯联苯厌氧脱氯起催化作用并决定脱氯降解的潜能。然而脱氯微生物和环境中多数微生物一样</w:t>
      </w:r>
      <w:r w:rsidR="009B68D6">
        <w:rPr>
          <w:rFonts w:hint="eastAsia"/>
          <w:szCs w:val="22"/>
        </w:rPr>
        <w:t>，</w:t>
      </w:r>
      <w:r w:rsidRPr="00CB57B4">
        <w:rPr>
          <w:szCs w:val="22"/>
        </w:rPr>
        <w:t>难以分离</w:t>
      </w:r>
      <w:r w:rsidRPr="00CB57B4">
        <w:rPr>
          <w:rFonts w:hint="eastAsia"/>
          <w:szCs w:val="22"/>
        </w:rPr>
        <w:t>培养</w:t>
      </w:r>
      <w:r w:rsidR="00F25D08">
        <w:rPr>
          <w:rFonts w:hint="eastAsia"/>
          <w:szCs w:val="22"/>
        </w:rPr>
        <w:t>。</w:t>
      </w:r>
      <w:r w:rsidRPr="00CB57B4">
        <w:rPr>
          <w:szCs w:val="22"/>
        </w:rPr>
        <w:t>近十几年来</w:t>
      </w:r>
      <w:r w:rsidR="00F25D08">
        <w:rPr>
          <w:rFonts w:hint="eastAsia"/>
          <w:szCs w:val="22"/>
        </w:rPr>
        <w:t>，</w:t>
      </w:r>
      <w:r w:rsidRPr="00CB57B4">
        <w:rPr>
          <w:szCs w:val="22"/>
        </w:rPr>
        <w:t>非培养微生物基因指纹图谱技术的应用促进了脱卤微生物的鉴别</w:t>
      </w:r>
      <w:r w:rsidRPr="006645EC">
        <w:rPr>
          <w:noProof/>
          <w:szCs w:val="22"/>
          <w:vertAlign w:val="superscript"/>
        </w:rPr>
        <w:t>[4, 38, 39]</w:t>
      </w:r>
      <w:r>
        <w:rPr>
          <w:rFonts w:hint="eastAsia"/>
          <w:szCs w:val="22"/>
        </w:rPr>
        <w:t>。</w:t>
      </w:r>
      <w:r w:rsidRPr="00CB57B4">
        <w:rPr>
          <w:szCs w:val="22"/>
        </w:rPr>
        <w:t>Wu</w:t>
      </w:r>
      <w:r w:rsidRPr="00CB57B4">
        <w:rPr>
          <w:szCs w:val="22"/>
        </w:rPr>
        <w:t>等</w:t>
      </w:r>
      <w:r w:rsidRPr="006645EC">
        <w:rPr>
          <w:noProof/>
          <w:szCs w:val="22"/>
          <w:vertAlign w:val="superscript"/>
        </w:rPr>
        <w:t>[40, 41]</w:t>
      </w:r>
      <w:r w:rsidRPr="00CB57B4">
        <w:rPr>
          <w:szCs w:val="22"/>
        </w:rPr>
        <w:t>发现菌株</w:t>
      </w:r>
      <w:r w:rsidRPr="00CB57B4">
        <w:rPr>
          <w:szCs w:val="22"/>
        </w:rPr>
        <w:t>ortho-17(</w:t>
      </w:r>
      <w:r w:rsidRPr="007A7D27">
        <w:rPr>
          <w:i/>
          <w:szCs w:val="22"/>
        </w:rPr>
        <w:t>o</w:t>
      </w:r>
      <w:r w:rsidRPr="00CB57B4">
        <w:rPr>
          <w:szCs w:val="22"/>
        </w:rPr>
        <w:t>-17)</w:t>
      </w:r>
      <w:r w:rsidRPr="00CB57B4">
        <w:rPr>
          <w:szCs w:val="22"/>
        </w:rPr>
        <w:t>能脱去</w:t>
      </w:r>
      <w:r w:rsidRPr="00CB57B4">
        <w:rPr>
          <w:szCs w:val="22"/>
        </w:rPr>
        <w:t>PCB</w:t>
      </w:r>
      <w:r>
        <w:rPr>
          <w:rFonts w:hint="eastAsia"/>
          <w:szCs w:val="22"/>
        </w:rPr>
        <w:t>s</w:t>
      </w:r>
      <w:r w:rsidRPr="00CB57B4">
        <w:rPr>
          <w:szCs w:val="22"/>
        </w:rPr>
        <w:t>有侧位氯取代的邻位、间位氯原子。</w:t>
      </w:r>
      <w:r w:rsidRPr="000A36F9">
        <w:rPr>
          <w:i/>
          <w:szCs w:val="22"/>
        </w:rPr>
        <w:t>Dehalobium</w:t>
      </w:r>
      <w:r>
        <w:rPr>
          <w:rFonts w:hint="eastAsia"/>
          <w:i/>
          <w:szCs w:val="22"/>
        </w:rPr>
        <w:t xml:space="preserve"> </w:t>
      </w:r>
      <w:r w:rsidRPr="000A36F9">
        <w:rPr>
          <w:i/>
          <w:szCs w:val="22"/>
        </w:rPr>
        <w:t>chlorocoercia</w:t>
      </w:r>
      <w:r w:rsidRPr="00CB57B4">
        <w:rPr>
          <w:szCs w:val="22"/>
        </w:rPr>
        <w:t>菌株</w:t>
      </w:r>
      <w:r w:rsidRPr="00CB57B4">
        <w:rPr>
          <w:szCs w:val="22"/>
        </w:rPr>
        <w:t>DF-1</w:t>
      </w:r>
      <w:r w:rsidRPr="00CB57B4">
        <w:rPr>
          <w:szCs w:val="22"/>
        </w:rPr>
        <w:t>可在有</w:t>
      </w:r>
      <w:r w:rsidRPr="006B40FB">
        <w:rPr>
          <w:szCs w:val="22"/>
        </w:rPr>
        <w:t>硫还原菌</w:t>
      </w:r>
      <w:r w:rsidRPr="000A36F9">
        <w:rPr>
          <w:i/>
          <w:szCs w:val="22"/>
        </w:rPr>
        <w:t xml:space="preserve">Desulfovibrio </w:t>
      </w:r>
      <w:r w:rsidRPr="00CB57B4">
        <w:rPr>
          <w:szCs w:val="22"/>
        </w:rPr>
        <w:t>spp.</w:t>
      </w:r>
      <w:r w:rsidRPr="00CB57B4">
        <w:rPr>
          <w:szCs w:val="22"/>
        </w:rPr>
        <w:t>作为共生菌存在时对双侧氯取代的间位、</w:t>
      </w:r>
      <w:r w:rsidRPr="008241D1">
        <w:rPr>
          <w:szCs w:val="22"/>
        </w:rPr>
        <w:t>对位氯原子的</w:t>
      </w:r>
      <w:r w:rsidRPr="008241D1">
        <w:rPr>
          <w:szCs w:val="22"/>
        </w:rPr>
        <w:t>PCB</w:t>
      </w:r>
      <w:r>
        <w:rPr>
          <w:rFonts w:hint="eastAsia"/>
          <w:szCs w:val="22"/>
        </w:rPr>
        <w:t>s</w:t>
      </w:r>
      <w:r w:rsidRPr="008241D1">
        <w:rPr>
          <w:szCs w:val="22"/>
        </w:rPr>
        <w:t>还原脱氯</w:t>
      </w:r>
      <w:r w:rsidRPr="006645EC">
        <w:rPr>
          <w:noProof/>
          <w:szCs w:val="22"/>
          <w:vertAlign w:val="superscript"/>
        </w:rPr>
        <w:t>[42]</w:t>
      </w:r>
      <w:r w:rsidRPr="00CB57B4">
        <w:rPr>
          <w:szCs w:val="22"/>
        </w:rPr>
        <w:t>。</w:t>
      </w:r>
      <w:r w:rsidRPr="000A36F9">
        <w:rPr>
          <w:i/>
          <w:szCs w:val="22"/>
        </w:rPr>
        <w:t>Dehalococcoides mccartyi</w:t>
      </w:r>
      <w:r>
        <w:rPr>
          <w:rFonts w:hint="eastAsia"/>
          <w:i/>
          <w:szCs w:val="22"/>
        </w:rPr>
        <w:t xml:space="preserve"> </w:t>
      </w:r>
      <w:r>
        <w:rPr>
          <w:rFonts w:hint="eastAsia"/>
        </w:rPr>
        <w:t xml:space="preserve">strain </w:t>
      </w:r>
      <w:r w:rsidRPr="00CB57B4">
        <w:rPr>
          <w:szCs w:val="22"/>
        </w:rPr>
        <w:t>195</w:t>
      </w:r>
      <w:r w:rsidRPr="00CB57B4">
        <w:rPr>
          <w:szCs w:val="22"/>
        </w:rPr>
        <w:t>能在氯乙烯存在时进行</w:t>
      </w:r>
      <w:r w:rsidRPr="00CB57B4">
        <w:rPr>
          <w:szCs w:val="22"/>
        </w:rPr>
        <w:t>PCB</w:t>
      </w:r>
      <w:r>
        <w:rPr>
          <w:rFonts w:hint="eastAsia"/>
          <w:szCs w:val="22"/>
        </w:rPr>
        <w:t>s</w:t>
      </w:r>
      <w:r w:rsidRPr="00CB57B4">
        <w:rPr>
          <w:szCs w:val="22"/>
        </w:rPr>
        <w:t>的厌氧脱氯，其作用和</w:t>
      </w:r>
      <w:r w:rsidRPr="00CB57B4">
        <w:rPr>
          <w:szCs w:val="22"/>
        </w:rPr>
        <w:t>DF-1</w:t>
      </w:r>
      <w:r w:rsidRPr="00CB57B4">
        <w:rPr>
          <w:szCs w:val="22"/>
        </w:rPr>
        <w:t>类似</w:t>
      </w:r>
      <w:r w:rsidRPr="006645EC">
        <w:rPr>
          <w:noProof/>
          <w:szCs w:val="22"/>
          <w:vertAlign w:val="superscript"/>
        </w:rPr>
        <w:t>[43]</w:t>
      </w:r>
      <w:r>
        <w:rPr>
          <w:rFonts w:hint="eastAsia"/>
          <w:szCs w:val="22"/>
        </w:rPr>
        <w:t>。</w:t>
      </w:r>
      <w:r w:rsidRPr="000A36F9">
        <w:rPr>
          <w:i/>
          <w:szCs w:val="22"/>
        </w:rPr>
        <w:t>Dehalococcoides</w:t>
      </w:r>
      <w:r>
        <w:rPr>
          <w:szCs w:val="22"/>
        </w:rPr>
        <w:t xml:space="preserve"> sp.</w:t>
      </w:r>
      <w:r w:rsidRPr="00CB57B4">
        <w:rPr>
          <w:szCs w:val="22"/>
        </w:rPr>
        <w:t>菌株</w:t>
      </w:r>
      <w:r w:rsidRPr="00CB57B4">
        <w:rPr>
          <w:szCs w:val="22"/>
        </w:rPr>
        <w:t>CBDB1</w:t>
      </w:r>
      <w:r w:rsidRPr="00CB57B4">
        <w:rPr>
          <w:szCs w:val="22"/>
        </w:rPr>
        <w:t>被证实能够进行</w:t>
      </w:r>
      <w:r w:rsidRPr="00CB57B4">
        <w:rPr>
          <w:szCs w:val="22"/>
        </w:rPr>
        <w:t>43</w:t>
      </w:r>
      <w:r w:rsidRPr="00CB57B4">
        <w:rPr>
          <w:szCs w:val="22"/>
        </w:rPr>
        <w:t>种</w:t>
      </w:r>
      <w:r w:rsidRPr="00CB57B4">
        <w:rPr>
          <w:szCs w:val="22"/>
        </w:rPr>
        <w:t>PCB</w:t>
      </w:r>
      <w:r w:rsidRPr="00CB57B4">
        <w:rPr>
          <w:szCs w:val="22"/>
        </w:rPr>
        <w:t>单体的还原脱氯作用，在实验室条件下重现了单一菌株实现的复杂脱氯过程</w:t>
      </w:r>
      <w:r w:rsidRPr="00CB57B4">
        <w:rPr>
          <w:rFonts w:hint="eastAsia"/>
          <w:szCs w:val="22"/>
        </w:rPr>
        <w:t>，可用于</w:t>
      </w:r>
      <w:r w:rsidRPr="00CB57B4">
        <w:rPr>
          <w:rFonts w:hint="eastAsia"/>
          <w:szCs w:val="22"/>
        </w:rPr>
        <w:t>Aroclor 1260</w:t>
      </w:r>
      <w:r w:rsidRPr="00CB57B4">
        <w:rPr>
          <w:rFonts w:hint="eastAsia"/>
          <w:szCs w:val="22"/>
        </w:rPr>
        <w:t>、</w:t>
      </w:r>
      <w:r w:rsidRPr="00CB57B4">
        <w:rPr>
          <w:rFonts w:hint="eastAsia"/>
          <w:szCs w:val="22"/>
        </w:rPr>
        <w:t>Aroclor 1242</w:t>
      </w:r>
      <w:r w:rsidRPr="00CB57B4">
        <w:rPr>
          <w:rFonts w:hint="eastAsia"/>
          <w:szCs w:val="22"/>
        </w:rPr>
        <w:t>的脱氯降解</w:t>
      </w:r>
      <w:r w:rsidRPr="006645EC">
        <w:rPr>
          <w:noProof/>
          <w:szCs w:val="22"/>
          <w:vertAlign w:val="superscript"/>
        </w:rPr>
        <w:t>[44]</w:t>
      </w:r>
      <w:r>
        <w:rPr>
          <w:rFonts w:hint="eastAsia"/>
          <w:szCs w:val="22"/>
        </w:rPr>
        <w:t>。</w:t>
      </w:r>
      <w:r w:rsidRPr="00CB57B4">
        <w:rPr>
          <w:szCs w:val="22"/>
        </w:rPr>
        <w:t>除上述三种纯化分离的脱卤微生物外，</w:t>
      </w:r>
      <w:r w:rsidRPr="00CA76DF">
        <w:rPr>
          <w:i/>
          <w:szCs w:val="22"/>
        </w:rPr>
        <w:t>Chloroflexi</w:t>
      </w:r>
      <w:r w:rsidRPr="00CB57B4">
        <w:rPr>
          <w:szCs w:val="22"/>
        </w:rPr>
        <w:t xml:space="preserve"> Phylotype DEH-10</w:t>
      </w:r>
      <w:r w:rsidRPr="00CB57B4">
        <w:rPr>
          <w:szCs w:val="22"/>
        </w:rPr>
        <w:t>以及</w:t>
      </w:r>
      <w:r w:rsidRPr="00CA76DF">
        <w:rPr>
          <w:i/>
          <w:szCs w:val="22"/>
        </w:rPr>
        <w:t>Chloroflexi</w:t>
      </w:r>
      <w:r w:rsidRPr="00CB57B4">
        <w:rPr>
          <w:szCs w:val="22"/>
        </w:rPr>
        <w:t xml:space="preserve"> Phylotype SF-1</w:t>
      </w:r>
      <w:r w:rsidRPr="00CB57B4">
        <w:rPr>
          <w:szCs w:val="22"/>
        </w:rPr>
        <w:t>能在底泥环境中实现</w:t>
      </w:r>
      <w:r w:rsidRPr="00CB57B4">
        <w:rPr>
          <w:szCs w:val="22"/>
        </w:rPr>
        <w:t>PCB</w:t>
      </w:r>
      <w:r>
        <w:rPr>
          <w:rFonts w:hint="eastAsia"/>
          <w:szCs w:val="22"/>
        </w:rPr>
        <w:t>s</w:t>
      </w:r>
      <w:r w:rsidRPr="00CB57B4">
        <w:rPr>
          <w:szCs w:val="22"/>
        </w:rPr>
        <w:t>的脱氯</w:t>
      </w:r>
      <w:r w:rsidRPr="006645EC">
        <w:rPr>
          <w:noProof/>
          <w:szCs w:val="22"/>
          <w:vertAlign w:val="superscript"/>
        </w:rPr>
        <w:t>[45]</w:t>
      </w:r>
      <w:r>
        <w:rPr>
          <w:rFonts w:hint="eastAsia"/>
          <w:szCs w:val="22"/>
        </w:rPr>
        <w:t>。近年来，</w:t>
      </w:r>
      <w:r>
        <w:rPr>
          <w:rFonts w:hint="eastAsia"/>
          <w:i/>
        </w:rPr>
        <w:t>Dehalococcoides</w:t>
      </w:r>
      <w:r w:rsidRPr="00B5513B">
        <w:rPr>
          <w:rFonts w:hint="eastAsia"/>
        </w:rPr>
        <w:t>属</w:t>
      </w:r>
      <w:r>
        <w:rPr>
          <w:rFonts w:hint="eastAsia"/>
        </w:rPr>
        <w:t>的</w:t>
      </w:r>
      <w:r>
        <w:rPr>
          <w:rFonts w:hint="eastAsia"/>
        </w:rPr>
        <w:t>PCBs</w:t>
      </w:r>
      <w:r>
        <w:rPr>
          <w:rFonts w:hint="eastAsia"/>
        </w:rPr>
        <w:t>脱氯菌株</w:t>
      </w:r>
      <w:r w:rsidRPr="000A36F9">
        <w:rPr>
          <w:i/>
          <w:szCs w:val="22"/>
        </w:rPr>
        <w:t xml:space="preserve"> Dehalococcoides</w:t>
      </w:r>
      <w:r>
        <w:rPr>
          <w:rFonts w:hint="eastAsia"/>
          <w:szCs w:val="22"/>
        </w:rPr>
        <w:t xml:space="preserve"> </w:t>
      </w:r>
      <w:r>
        <w:rPr>
          <w:rFonts w:ascii="Times" w:hAnsi="Times" w:cs="Times"/>
          <w:kern w:val="0"/>
        </w:rPr>
        <w:t>CG1</w:t>
      </w:r>
      <w:r>
        <w:rPr>
          <w:rFonts w:ascii="Times" w:hAnsi="Times" w:cs="Times" w:hint="eastAsia"/>
          <w:kern w:val="0"/>
        </w:rPr>
        <w:t>、</w:t>
      </w:r>
      <w:r>
        <w:rPr>
          <w:rFonts w:ascii="Times" w:hAnsi="Times" w:cs="Times"/>
          <w:kern w:val="0"/>
        </w:rPr>
        <w:t>CG4</w:t>
      </w:r>
      <w:r>
        <w:rPr>
          <w:rFonts w:ascii="Times" w:hAnsi="Times" w:cs="Times" w:hint="eastAsia"/>
          <w:kern w:val="0"/>
        </w:rPr>
        <w:t>、</w:t>
      </w:r>
      <w:r>
        <w:rPr>
          <w:rFonts w:ascii="Times" w:hAnsi="Times" w:cs="Times"/>
          <w:kern w:val="0"/>
        </w:rPr>
        <w:t>CG5</w:t>
      </w:r>
      <w:r>
        <w:rPr>
          <w:rFonts w:ascii="Times" w:hAnsi="Times" w:cs="Times" w:hint="eastAsia"/>
          <w:kern w:val="0"/>
        </w:rPr>
        <w:t>以及</w:t>
      </w:r>
      <w:r>
        <w:rPr>
          <w:rFonts w:hint="eastAsia"/>
        </w:rPr>
        <w:t>JNA</w:t>
      </w:r>
      <w:r>
        <w:rPr>
          <w:rFonts w:hint="eastAsia"/>
        </w:rPr>
        <w:t>被纯化分离</w:t>
      </w:r>
      <w:r w:rsidRPr="00CE452C">
        <w:rPr>
          <w:noProof/>
          <w:vertAlign w:val="superscript"/>
        </w:rPr>
        <w:t>[46, 47]</w:t>
      </w:r>
      <w:r>
        <w:rPr>
          <w:rFonts w:hint="eastAsia"/>
        </w:rPr>
        <w:t>。随着测序技术的发展，</w:t>
      </w:r>
      <w:r>
        <w:rPr>
          <w:rFonts w:hint="eastAsia"/>
        </w:rPr>
        <w:t>PCBs</w:t>
      </w:r>
      <w:r>
        <w:rPr>
          <w:rFonts w:hint="eastAsia"/>
        </w:rPr>
        <w:t>脱氯菌株已有不少完成了基因组测序，如</w:t>
      </w:r>
      <w:r w:rsidRPr="00694C17">
        <w:rPr>
          <w:i/>
        </w:rPr>
        <w:t>Dehalococcoides</w:t>
      </w:r>
      <w:r w:rsidRPr="00694C17">
        <w:t xml:space="preserve"> </w:t>
      </w:r>
      <w:r w:rsidRPr="00694C17">
        <w:rPr>
          <w:i/>
        </w:rPr>
        <w:t>mccartyi</w:t>
      </w:r>
      <w:r w:rsidRPr="00694C17">
        <w:t xml:space="preserve"> strain </w:t>
      </w:r>
      <w:r>
        <w:rPr>
          <w:rFonts w:hint="eastAsia"/>
        </w:rPr>
        <w:t>195</w:t>
      </w:r>
      <w:r>
        <w:rPr>
          <w:rFonts w:hint="eastAsia"/>
        </w:rPr>
        <w:t>、</w:t>
      </w:r>
      <w:r>
        <w:rPr>
          <w:rFonts w:hint="eastAsia"/>
        </w:rPr>
        <w:t>CBDB1</w:t>
      </w:r>
      <w:r>
        <w:rPr>
          <w:rFonts w:hint="eastAsia"/>
        </w:rPr>
        <w:t>、</w:t>
      </w:r>
      <w:r w:rsidRPr="00FA4897">
        <w:rPr>
          <w:rFonts w:hint="eastAsia"/>
        </w:rPr>
        <w:t>BAV1</w:t>
      </w:r>
      <w:r>
        <w:rPr>
          <w:rFonts w:hint="eastAsia"/>
        </w:rPr>
        <w:t>、</w:t>
      </w:r>
      <w:r>
        <w:rPr>
          <w:rFonts w:hint="eastAsia"/>
        </w:rPr>
        <w:t>CG1</w:t>
      </w:r>
      <w:r>
        <w:rPr>
          <w:rFonts w:hint="eastAsia"/>
        </w:rPr>
        <w:t>、</w:t>
      </w:r>
      <w:r>
        <w:rPr>
          <w:rFonts w:hint="eastAsia"/>
        </w:rPr>
        <w:t>CG4</w:t>
      </w:r>
      <w:r>
        <w:rPr>
          <w:rFonts w:hint="eastAsia"/>
        </w:rPr>
        <w:t>、</w:t>
      </w:r>
      <w:r>
        <w:rPr>
          <w:rFonts w:hint="eastAsia"/>
        </w:rPr>
        <w:t>CG5</w:t>
      </w:r>
      <w:r>
        <w:rPr>
          <w:rFonts w:hint="eastAsia"/>
        </w:rPr>
        <w:t>、</w:t>
      </w:r>
      <w:r>
        <w:rPr>
          <w:rFonts w:hint="eastAsia"/>
        </w:rPr>
        <w:t>JNA</w:t>
      </w:r>
      <w:r>
        <w:rPr>
          <w:rFonts w:hint="eastAsia"/>
        </w:rPr>
        <w:t>等，</w:t>
      </w:r>
      <w:r w:rsidRPr="001D621E">
        <w:rPr>
          <w:rFonts w:hint="eastAsia"/>
        </w:rPr>
        <w:t>研究者对于</w:t>
      </w:r>
      <w:r w:rsidRPr="001D621E">
        <w:rPr>
          <w:rFonts w:hint="eastAsia"/>
        </w:rPr>
        <w:t>PCBs</w:t>
      </w:r>
      <w:r w:rsidRPr="001D621E">
        <w:rPr>
          <w:rFonts w:hint="eastAsia"/>
        </w:rPr>
        <w:t>脱氯菌的认识不断加深。</w:t>
      </w:r>
    </w:p>
    <w:p w14:paraId="3249724E" w14:textId="77777777" w:rsidR="00296D36" w:rsidRDefault="00296D36" w:rsidP="00A95F90">
      <w:pPr>
        <w:widowControl/>
        <w:autoSpaceDE w:val="0"/>
        <w:autoSpaceDN w:val="0"/>
        <w:adjustRightInd w:val="0"/>
        <w:snapToGrid w:val="0"/>
        <w:spacing w:line="300" w:lineRule="auto"/>
        <w:ind w:firstLineChars="200" w:firstLine="468"/>
        <w:rPr>
          <w:rFonts w:ascii="Times" w:hAnsi="Times" w:cs="Times"/>
          <w:kern w:val="0"/>
        </w:rPr>
      </w:pPr>
      <w:r w:rsidRPr="00D81BCA">
        <w:rPr>
          <w:snapToGrid w:val="0"/>
          <w:spacing w:val="-3"/>
          <w:kern w:val="0"/>
        </w:rPr>
        <w:t>利用</w:t>
      </w:r>
      <w:r w:rsidRPr="00D81BCA">
        <w:rPr>
          <w:snapToGrid w:val="0"/>
          <w:spacing w:val="-3"/>
          <w:kern w:val="0"/>
        </w:rPr>
        <w:t>q-PCR</w:t>
      </w:r>
      <w:r w:rsidRPr="00D81BCA">
        <w:rPr>
          <w:snapToGrid w:val="0"/>
          <w:spacing w:val="-3"/>
          <w:kern w:val="0"/>
        </w:rPr>
        <w:t>技术，研究者可以大致估计复杂环境下的脱氯微生物群落情况</w:t>
      </w:r>
      <w:r w:rsidRPr="008759E7">
        <w:rPr>
          <w:noProof/>
          <w:szCs w:val="22"/>
          <w:vertAlign w:val="superscript"/>
        </w:rPr>
        <w:t>[27]</w:t>
      </w:r>
      <w:r>
        <w:rPr>
          <w:rFonts w:hint="eastAsia"/>
          <w:szCs w:val="22"/>
        </w:rPr>
        <w:t>。</w:t>
      </w:r>
      <w:r w:rsidRPr="00CB57B4">
        <w:rPr>
          <w:szCs w:val="22"/>
        </w:rPr>
        <w:t>Xu</w:t>
      </w:r>
      <w:r w:rsidRPr="00CB57B4">
        <w:rPr>
          <w:szCs w:val="22"/>
        </w:rPr>
        <w:t>等</w:t>
      </w:r>
      <w:r w:rsidRPr="00CE452C">
        <w:rPr>
          <w:noProof/>
          <w:szCs w:val="22"/>
          <w:vertAlign w:val="superscript"/>
        </w:rPr>
        <w:t>[48]</w:t>
      </w:r>
      <w:r w:rsidRPr="00CB57B4">
        <w:rPr>
          <w:szCs w:val="22"/>
        </w:rPr>
        <w:t>和</w:t>
      </w:r>
      <w:r w:rsidRPr="00CB57B4">
        <w:rPr>
          <w:szCs w:val="22"/>
        </w:rPr>
        <w:t>Kjellerup</w:t>
      </w:r>
      <w:r w:rsidRPr="00CB57B4">
        <w:rPr>
          <w:szCs w:val="22"/>
        </w:rPr>
        <w:t>等</w:t>
      </w:r>
      <w:r w:rsidRPr="00CE452C">
        <w:rPr>
          <w:noProof/>
          <w:szCs w:val="22"/>
          <w:vertAlign w:val="superscript"/>
        </w:rPr>
        <w:t>[49]</w:t>
      </w:r>
      <w:r w:rsidRPr="00CB57B4">
        <w:rPr>
          <w:szCs w:val="22"/>
        </w:rPr>
        <w:t>使用菌属特异引物（</w:t>
      </w:r>
      <w:r w:rsidRPr="00CB57B4">
        <w:rPr>
          <w:szCs w:val="22"/>
        </w:rPr>
        <w:t>genus-specific primers</w:t>
      </w:r>
      <w:r w:rsidRPr="00CB57B4">
        <w:rPr>
          <w:szCs w:val="22"/>
        </w:rPr>
        <w:t>）进行聚合酶链式反应（</w:t>
      </w:r>
      <w:r w:rsidRPr="00CB57B4">
        <w:rPr>
          <w:szCs w:val="22"/>
        </w:rPr>
        <w:t>PCR</w:t>
      </w:r>
      <w:r w:rsidRPr="00CB57B4">
        <w:rPr>
          <w:szCs w:val="22"/>
        </w:rPr>
        <w:t>），对底泥中脱氯相关微生物</w:t>
      </w:r>
      <w:bookmarkStart w:id="131" w:name="OLE_LINK1"/>
      <w:bookmarkStart w:id="132" w:name="OLE_LINK2"/>
      <w:bookmarkStart w:id="133" w:name="OLE_LINK4"/>
      <w:bookmarkStart w:id="134" w:name="OLE_LINK5"/>
      <w:r w:rsidRPr="00CB57B4">
        <w:rPr>
          <w:szCs w:val="22"/>
        </w:rPr>
        <w:t>16S rRNA</w:t>
      </w:r>
      <w:bookmarkEnd w:id="131"/>
      <w:bookmarkEnd w:id="132"/>
      <w:bookmarkEnd w:id="133"/>
      <w:bookmarkEnd w:id="134"/>
      <w:r w:rsidRPr="00CB57B4">
        <w:rPr>
          <w:szCs w:val="22"/>
        </w:rPr>
        <w:t>基因定量。但是，</w:t>
      </w:r>
      <w:r>
        <w:rPr>
          <w:rFonts w:hint="eastAsia"/>
        </w:rPr>
        <w:t>由于</w:t>
      </w:r>
      <w:r>
        <w:rPr>
          <w:rFonts w:hint="eastAsia"/>
        </w:rPr>
        <w:t>PCBs</w:t>
      </w:r>
      <w:r>
        <w:rPr>
          <w:rFonts w:hint="eastAsia"/>
        </w:rPr>
        <w:t>脱氯菌属</w:t>
      </w:r>
      <w:r>
        <w:rPr>
          <w:rFonts w:hint="eastAsia"/>
        </w:rPr>
        <w:t>16S rRNA</w:t>
      </w:r>
      <w:r>
        <w:rPr>
          <w:rFonts w:hint="eastAsia"/>
        </w:rPr>
        <w:t>基因高度相似（相似度＞</w:t>
      </w:r>
      <w:r>
        <w:rPr>
          <w:rFonts w:hint="eastAsia"/>
        </w:rPr>
        <w:t>98%</w:t>
      </w:r>
      <w:r>
        <w:rPr>
          <w:rFonts w:hint="eastAsia"/>
        </w:rPr>
        <w:t>），而且该基因序列无法与脱氯行为关联，研究者转而关注还原脱卤酶基因（</w:t>
      </w:r>
      <w:r w:rsidRPr="0086373B">
        <w:t>reductive dehalogenase</w:t>
      </w:r>
      <w:r w:rsidRPr="0086373B">
        <w:rPr>
          <w:rFonts w:hint="eastAsia"/>
        </w:rPr>
        <w:t>，</w:t>
      </w:r>
      <w:r w:rsidRPr="00361256">
        <w:rPr>
          <w:rFonts w:hint="eastAsia"/>
          <w:i/>
        </w:rPr>
        <w:t>rdh</w:t>
      </w:r>
      <w:r>
        <w:rPr>
          <w:rFonts w:hint="eastAsia"/>
        </w:rPr>
        <w:t>），有助于进一步认识</w:t>
      </w:r>
      <w:r>
        <w:rPr>
          <w:rFonts w:hint="eastAsia"/>
        </w:rPr>
        <w:t>PCBs</w:t>
      </w:r>
      <w:r>
        <w:rPr>
          <w:rFonts w:hint="eastAsia"/>
        </w:rPr>
        <w:t>脱氯菌作用机理</w:t>
      </w:r>
      <w:r w:rsidRPr="00CE452C">
        <w:rPr>
          <w:noProof/>
          <w:vertAlign w:val="superscript"/>
        </w:rPr>
        <w:t>[27, 30, 50-52]</w:t>
      </w:r>
      <w:r>
        <w:rPr>
          <w:rFonts w:hint="eastAsia"/>
        </w:rPr>
        <w:t>。</w:t>
      </w:r>
      <w:r w:rsidRPr="004B61EB">
        <w:rPr>
          <w:i/>
          <w:noProof/>
        </w:rPr>
        <w:t>Dehalococcoides</w:t>
      </w:r>
      <w:r w:rsidRPr="004B61EB">
        <w:rPr>
          <w:rFonts w:hint="eastAsia"/>
        </w:rPr>
        <w:t>中</w:t>
      </w:r>
      <w:r>
        <w:rPr>
          <w:rFonts w:hint="eastAsia"/>
        </w:rPr>
        <w:t>的</w:t>
      </w:r>
      <w:r w:rsidRPr="004B61EB">
        <w:rPr>
          <w:rFonts w:hint="eastAsia"/>
        </w:rPr>
        <w:t>还原脱卤酶基因</w:t>
      </w:r>
      <w:r w:rsidRPr="004E68B3">
        <w:rPr>
          <w:rFonts w:hint="eastAsia"/>
          <w:i/>
        </w:rPr>
        <w:t>pceA</w:t>
      </w:r>
      <w:r w:rsidRPr="004E68B3">
        <w:rPr>
          <w:rFonts w:hint="eastAsia"/>
          <w:i/>
        </w:rPr>
        <w:t>、</w:t>
      </w:r>
      <w:r w:rsidRPr="004E68B3">
        <w:rPr>
          <w:rFonts w:hint="eastAsia"/>
          <w:i/>
        </w:rPr>
        <w:t>mbrA</w:t>
      </w:r>
      <w:r>
        <w:rPr>
          <w:rFonts w:hint="eastAsia"/>
          <w:i/>
        </w:rPr>
        <w:t>、</w:t>
      </w:r>
      <w:r w:rsidRPr="004E68B3">
        <w:rPr>
          <w:rFonts w:hint="eastAsia"/>
          <w:i/>
        </w:rPr>
        <w:t>tc</w:t>
      </w:r>
      <w:r w:rsidRPr="00EB2889">
        <w:rPr>
          <w:rFonts w:hint="eastAsia"/>
          <w:i/>
        </w:rPr>
        <w:t>eA</w:t>
      </w:r>
      <w:r>
        <w:rPr>
          <w:rFonts w:hint="eastAsia"/>
          <w:i/>
        </w:rPr>
        <w:t>、</w:t>
      </w:r>
      <w:r w:rsidRPr="00EB2889">
        <w:rPr>
          <w:rFonts w:hint="eastAsia"/>
          <w:i/>
        </w:rPr>
        <w:t>bvcA</w:t>
      </w:r>
      <w:r>
        <w:rPr>
          <w:rFonts w:hint="eastAsia"/>
          <w:i/>
        </w:rPr>
        <w:t>、</w:t>
      </w:r>
      <w:r w:rsidRPr="0088331D">
        <w:rPr>
          <w:rFonts w:hint="eastAsia"/>
          <w:i/>
        </w:rPr>
        <w:t>vcrA</w:t>
      </w:r>
      <w:r w:rsidRPr="00051CD7">
        <w:rPr>
          <w:rFonts w:hint="eastAsia"/>
        </w:rPr>
        <w:t>基因对底物</w:t>
      </w:r>
      <w:r>
        <w:rPr>
          <w:rFonts w:hint="eastAsia"/>
        </w:rPr>
        <w:t>往往</w:t>
      </w:r>
      <w:r w:rsidRPr="00051CD7">
        <w:rPr>
          <w:rFonts w:hint="eastAsia"/>
        </w:rPr>
        <w:t>有很强的选择性，</w:t>
      </w:r>
      <w:r w:rsidRPr="004E68B3">
        <w:rPr>
          <w:rFonts w:hint="eastAsia"/>
        </w:rPr>
        <w:t>用于催化</w:t>
      </w:r>
      <w:r w:rsidRPr="004E68B3">
        <w:rPr>
          <w:rFonts w:hint="eastAsia"/>
        </w:rPr>
        <w:t>PCE</w:t>
      </w:r>
      <w:r w:rsidRPr="004E68B3">
        <w:rPr>
          <w:rFonts w:hint="eastAsia"/>
        </w:rPr>
        <w:t>的四步脱氯为乙烯</w:t>
      </w:r>
      <w:r w:rsidRPr="00B038FC">
        <w:rPr>
          <w:noProof/>
          <w:vertAlign w:val="superscript"/>
        </w:rPr>
        <w:t>[46]</w:t>
      </w:r>
      <w:r w:rsidRPr="004B61EB">
        <w:rPr>
          <w:rFonts w:hint="eastAsia"/>
        </w:rPr>
        <w:t>。</w:t>
      </w:r>
      <w:r>
        <w:rPr>
          <w:rFonts w:hint="eastAsia"/>
        </w:rPr>
        <w:t>但是，严格意义上确定的参与</w:t>
      </w:r>
      <w:r>
        <w:rPr>
          <w:rFonts w:hint="eastAsia"/>
        </w:rPr>
        <w:t>PCBs</w:t>
      </w:r>
      <w:r>
        <w:rPr>
          <w:rFonts w:hint="eastAsia"/>
        </w:rPr>
        <w:t>作用的还原脱</w:t>
      </w:r>
      <w:r>
        <w:rPr>
          <w:rFonts w:hint="eastAsia"/>
        </w:rPr>
        <w:lastRenderedPageBreak/>
        <w:t>卤酶基因却不多</w:t>
      </w:r>
      <w:r w:rsidRPr="00CE452C">
        <w:rPr>
          <w:noProof/>
          <w:vertAlign w:val="superscript"/>
        </w:rPr>
        <w:t>[53]</w:t>
      </w:r>
      <w:r>
        <w:rPr>
          <w:rFonts w:hint="eastAsia"/>
        </w:rPr>
        <w:t>。</w:t>
      </w:r>
      <w:r>
        <w:rPr>
          <w:rFonts w:hint="eastAsia"/>
        </w:rPr>
        <w:t>Wang</w:t>
      </w:r>
      <w:r>
        <w:rPr>
          <w:rFonts w:hint="eastAsia"/>
        </w:rPr>
        <w:t>等</w:t>
      </w:r>
      <w:r w:rsidRPr="00B25AFA">
        <w:rPr>
          <w:noProof/>
          <w:vertAlign w:val="superscript"/>
        </w:rPr>
        <w:t>[46]</w:t>
      </w:r>
      <w:r>
        <w:rPr>
          <w:rFonts w:hint="eastAsia"/>
        </w:rPr>
        <w:t>在</w:t>
      </w:r>
      <w:r>
        <w:rPr>
          <w:rFonts w:hint="eastAsia"/>
        </w:rPr>
        <w:t>CG1</w:t>
      </w:r>
      <w:r>
        <w:rPr>
          <w:rFonts w:hint="eastAsia"/>
        </w:rPr>
        <w:t>、</w:t>
      </w:r>
      <w:r>
        <w:rPr>
          <w:rFonts w:hint="eastAsia"/>
        </w:rPr>
        <w:t>CG4</w:t>
      </w:r>
      <w:r>
        <w:rPr>
          <w:rFonts w:hint="eastAsia"/>
        </w:rPr>
        <w:t>、</w:t>
      </w:r>
      <w:r>
        <w:rPr>
          <w:rFonts w:hint="eastAsia"/>
        </w:rPr>
        <w:t>CG5</w:t>
      </w:r>
      <w:r>
        <w:rPr>
          <w:rFonts w:hint="eastAsia"/>
        </w:rPr>
        <w:t>中发现了还原脱卤酶基因</w:t>
      </w:r>
      <w:r w:rsidRPr="00B25AFA">
        <w:rPr>
          <w:rFonts w:hint="eastAsia"/>
          <w:i/>
        </w:rPr>
        <w:t>pcbA1</w:t>
      </w:r>
      <w:r>
        <w:rPr>
          <w:rFonts w:hint="eastAsia"/>
        </w:rPr>
        <w:t>、</w:t>
      </w:r>
      <w:r w:rsidRPr="00B25AFA">
        <w:rPr>
          <w:rFonts w:hint="eastAsia"/>
          <w:i/>
        </w:rPr>
        <w:t>pcbA2</w:t>
      </w:r>
      <w:r>
        <w:rPr>
          <w:rFonts w:hint="eastAsia"/>
        </w:rPr>
        <w:t>、</w:t>
      </w:r>
      <w:r w:rsidRPr="00B25AFA">
        <w:rPr>
          <w:rFonts w:hint="eastAsia"/>
          <w:i/>
        </w:rPr>
        <w:t>pcbA5</w:t>
      </w:r>
      <w:r>
        <w:rPr>
          <w:rFonts w:hint="eastAsia"/>
        </w:rPr>
        <w:t>，它们与高氯代</w:t>
      </w:r>
      <w:r>
        <w:rPr>
          <w:rFonts w:hint="eastAsia"/>
        </w:rPr>
        <w:t>PCBs</w:t>
      </w:r>
      <w:r>
        <w:rPr>
          <w:rFonts w:hint="eastAsia"/>
        </w:rPr>
        <w:t>的脱氯反应高度相关。随后，</w:t>
      </w:r>
      <w:r w:rsidRPr="00B25AFA">
        <w:t>Matturro</w:t>
      </w:r>
      <w:r>
        <w:rPr>
          <w:rFonts w:ascii="Helvetica" w:hAnsi="Helvetica" w:cs="Helvetica" w:hint="eastAsia"/>
          <w:kern w:val="0"/>
        </w:rPr>
        <w:t>等</w:t>
      </w:r>
      <w:r w:rsidRPr="00B25AFA">
        <w:rPr>
          <w:noProof/>
          <w:vertAlign w:val="superscript"/>
        </w:rPr>
        <w:t>[53]</w:t>
      </w:r>
      <w:r>
        <w:rPr>
          <w:rFonts w:hint="eastAsia"/>
        </w:rPr>
        <w:t>对</w:t>
      </w:r>
      <w:r w:rsidRPr="00E62370">
        <w:t>Aroclor1254</w:t>
      </w:r>
      <w:r>
        <w:rPr>
          <w:rFonts w:hint="eastAsia"/>
        </w:rPr>
        <w:t>在</w:t>
      </w:r>
      <w:r w:rsidRPr="00E62370">
        <w:rPr>
          <w:rFonts w:hint="eastAsia"/>
        </w:rPr>
        <w:t>拉斯佩齐亚港沉积物</w:t>
      </w:r>
      <w:r>
        <w:rPr>
          <w:rFonts w:hint="eastAsia"/>
        </w:rPr>
        <w:t>还原脱氯过程中的</w:t>
      </w:r>
      <w:r w:rsidRPr="004B61EB">
        <w:rPr>
          <w:i/>
          <w:noProof/>
        </w:rPr>
        <w:t>Dehalococcoides</w:t>
      </w:r>
      <w:r>
        <w:rPr>
          <w:rFonts w:hint="eastAsia"/>
        </w:rPr>
        <w:t>还原脱卤酶基因进行了研究，利用</w:t>
      </w:r>
      <w:r>
        <w:rPr>
          <w:rFonts w:hint="eastAsia"/>
        </w:rPr>
        <w:t>qPCR</w:t>
      </w:r>
      <w:r>
        <w:rPr>
          <w:rFonts w:hint="eastAsia"/>
        </w:rPr>
        <w:t>定量了</w:t>
      </w:r>
      <w:r w:rsidRPr="004B61EB">
        <w:rPr>
          <w:i/>
          <w:noProof/>
        </w:rPr>
        <w:t>Dehalococcoides</w:t>
      </w:r>
      <w:r w:rsidRPr="00E62370">
        <w:rPr>
          <w:rFonts w:hint="eastAsia"/>
          <w:noProof/>
        </w:rPr>
        <w:t>细菌以及</w:t>
      </w:r>
      <w:r w:rsidRPr="00E62370">
        <w:rPr>
          <w:i/>
        </w:rPr>
        <w:t>pceA</w:t>
      </w:r>
      <w:r>
        <w:rPr>
          <w:rFonts w:hint="eastAsia"/>
        </w:rPr>
        <w:t>、</w:t>
      </w:r>
      <w:r w:rsidRPr="00E62370">
        <w:rPr>
          <w:i/>
        </w:rPr>
        <w:t>tceA</w:t>
      </w:r>
      <w:r>
        <w:rPr>
          <w:rFonts w:hint="eastAsia"/>
        </w:rPr>
        <w:t>、</w:t>
      </w:r>
      <w:r w:rsidRPr="00E62370">
        <w:t xml:space="preserve"> </w:t>
      </w:r>
      <w:r w:rsidRPr="00E62370">
        <w:rPr>
          <w:i/>
        </w:rPr>
        <w:t>bvcA</w:t>
      </w:r>
      <w:r>
        <w:rPr>
          <w:rFonts w:hint="eastAsia"/>
        </w:rPr>
        <w:t>、</w:t>
      </w:r>
      <w:r w:rsidRPr="00E62370">
        <w:rPr>
          <w:i/>
        </w:rPr>
        <w:t>vcrA</w:t>
      </w:r>
      <w:r>
        <w:rPr>
          <w:rFonts w:hint="eastAsia"/>
        </w:rPr>
        <w:t>、</w:t>
      </w:r>
      <w:r w:rsidRPr="00E62370">
        <w:rPr>
          <w:i/>
        </w:rPr>
        <w:t>pcbA1</w:t>
      </w:r>
      <w:r>
        <w:rPr>
          <w:rFonts w:hint="eastAsia"/>
        </w:rPr>
        <w:t>、</w:t>
      </w:r>
      <w:r w:rsidRPr="00E62370">
        <w:rPr>
          <w:i/>
        </w:rPr>
        <w:t>pcbA4</w:t>
      </w:r>
      <w:r>
        <w:rPr>
          <w:rFonts w:hint="eastAsia"/>
        </w:rPr>
        <w:t>、</w:t>
      </w:r>
      <w:r w:rsidRPr="00E62370">
        <w:rPr>
          <w:i/>
        </w:rPr>
        <w:t>pcbA5</w:t>
      </w:r>
      <w:r w:rsidRPr="00E62370">
        <w:rPr>
          <w:rFonts w:hint="eastAsia"/>
        </w:rPr>
        <w:t>基因</w:t>
      </w:r>
      <w:r>
        <w:rPr>
          <w:rFonts w:hint="eastAsia"/>
        </w:rPr>
        <w:t>，其中</w:t>
      </w:r>
      <w:r w:rsidRPr="00E62370">
        <w:rPr>
          <w:i/>
        </w:rPr>
        <w:t>pcbA4</w:t>
      </w:r>
      <w:r>
        <w:rPr>
          <w:rFonts w:hint="eastAsia"/>
        </w:rPr>
        <w:t>、</w:t>
      </w:r>
      <w:r w:rsidRPr="00E62370">
        <w:rPr>
          <w:i/>
        </w:rPr>
        <w:t>pcbA5</w:t>
      </w:r>
      <w:r w:rsidRPr="00E62370">
        <w:rPr>
          <w:rFonts w:hint="eastAsia"/>
        </w:rPr>
        <w:t>基因</w:t>
      </w:r>
      <w:r>
        <w:rPr>
          <w:rFonts w:hint="eastAsia"/>
        </w:rPr>
        <w:t>明显富集，表明它们在高盐度的实验环境下</w:t>
      </w:r>
      <w:r>
        <w:rPr>
          <w:rFonts w:hint="eastAsia"/>
        </w:rPr>
        <w:t>PCBs</w:t>
      </w:r>
      <w:r>
        <w:rPr>
          <w:rFonts w:hint="eastAsia"/>
        </w:rPr>
        <w:t>脱氯过程中起到了重要作用。</w:t>
      </w:r>
    </w:p>
    <w:p w14:paraId="46B2F2D3" w14:textId="77777777" w:rsidR="00296D36" w:rsidRDefault="00296D36" w:rsidP="003A4A6B">
      <w:pPr>
        <w:pStyle w:val="11"/>
        <w:snapToGrid w:val="0"/>
        <w:spacing w:beforeLines="100" w:before="312" w:line="300" w:lineRule="auto"/>
      </w:pPr>
      <w:bookmarkStart w:id="135" w:name="_Toc346463076"/>
      <w:r w:rsidRPr="00CB57B4">
        <w:rPr>
          <w:rFonts w:hint="eastAsia"/>
        </w:rPr>
        <w:t xml:space="preserve">1.4 </w:t>
      </w:r>
      <w:r w:rsidRPr="00CB57B4">
        <w:rPr>
          <w:rFonts w:hint="eastAsia"/>
        </w:rPr>
        <w:t>研究目的及意义</w:t>
      </w:r>
      <w:bookmarkEnd w:id="135"/>
    </w:p>
    <w:p w14:paraId="5A1A7659" w14:textId="77777777" w:rsidR="00296D36" w:rsidRDefault="00296D36" w:rsidP="00A95F90">
      <w:pPr>
        <w:adjustRightInd w:val="0"/>
        <w:snapToGrid w:val="0"/>
        <w:spacing w:line="300" w:lineRule="auto"/>
        <w:ind w:firstLine="482"/>
        <w:rPr>
          <w:szCs w:val="22"/>
        </w:rPr>
      </w:pPr>
      <w:r w:rsidRPr="001F0E23">
        <w:rPr>
          <w:rFonts w:hint="eastAsia"/>
        </w:rPr>
        <w:t>多氯联苯是一种典型的有机氯污染物，而底泥作为多氯联苯重要的</w:t>
      </w:r>
      <w:r>
        <w:rPr>
          <w:rFonts w:hint="eastAsia"/>
        </w:rPr>
        <w:t>“</w:t>
      </w:r>
      <w:r w:rsidRPr="001F0E23">
        <w:rPr>
          <w:rFonts w:hint="eastAsia"/>
        </w:rPr>
        <w:t>源</w:t>
      </w:r>
      <w:r>
        <w:rPr>
          <w:rFonts w:hint="eastAsia"/>
        </w:rPr>
        <w:t>”</w:t>
      </w:r>
      <w:r w:rsidRPr="001F0E23">
        <w:rPr>
          <w:rFonts w:hint="eastAsia"/>
        </w:rPr>
        <w:t>和</w:t>
      </w:r>
      <w:r>
        <w:rPr>
          <w:rFonts w:hint="eastAsia"/>
        </w:rPr>
        <w:t>“</w:t>
      </w:r>
      <w:r w:rsidRPr="001F0E23">
        <w:rPr>
          <w:rFonts w:hint="eastAsia"/>
        </w:rPr>
        <w:t>汇</w:t>
      </w:r>
      <w:r>
        <w:rPr>
          <w:rFonts w:hint="eastAsia"/>
        </w:rPr>
        <w:t>”</w:t>
      </w:r>
      <w:r w:rsidRPr="001F0E23">
        <w:rPr>
          <w:rFonts w:hint="eastAsia"/>
        </w:rPr>
        <w:t>，其中的</w:t>
      </w:r>
      <w:r w:rsidRPr="001F0E23">
        <w:rPr>
          <w:rFonts w:hint="eastAsia"/>
        </w:rPr>
        <w:t>PCBs</w:t>
      </w:r>
      <w:r w:rsidRPr="001F0E23">
        <w:rPr>
          <w:rFonts w:hint="eastAsia"/>
        </w:rPr>
        <w:t>应被重点关注。</w:t>
      </w:r>
      <w:r w:rsidRPr="006224E0">
        <w:rPr>
          <w:rFonts w:hint="eastAsia"/>
        </w:rPr>
        <w:t>多氯联苯可在自然环境中进行降解，在底泥中主要以厌氧方式进行，通过研究太湖底泥中多氯联苯的厌氧脱氯作用，可为多氯联苯的原位修复提供依据。</w:t>
      </w:r>
      <w:r w:rsidRPr="00CB57B4">
        <w:rPr>
          <w:szCs w:val="22"/>
        </w:rPr>
        <w:t>除多氯联苯外，太湖流域</w:t>
      </w:r>
      <w:r w:rsidRPr="00CB57B4">
        <w:rPr>
          <w:rFonts w:hint="eastAsia"/>
          <w:szCs w:val="22"/>
        </w:rPr>
        <w:t>的</w:t>
      </w:r>
      <w:r w:rsidRPr="00CB57B4">
        <w:rPr>
          <w:szCs w:val="22"/>
        </w:rPr>
        <w:t>有机氯农药（</w:t>
      </w:r>
      <w:r w:rsidRPr="00CB57B4">
        <w:rPr>
          <w:szCs w:val="22"/>
        </w:rPr>
        <w:t>OCPs</w:t>
      </w:r>
      <w:r w:rsidRPr="00CB57B4">
        <w:rPr>
          <w:szCs w:val="22"/>
        </w:rPr>
        <w:t>），如滴滴涕（</w:t>
      </w:r>
      <w:r w:rsidRPr="00CB57B4">
        <w:rPr>
          <w:szCs w:val="22"/>
        </w:rPr>
        <w:t>DDTs</w:t>
      </w:r>
      <w:r w:rsidRPr="00CB57B4">
        <w:rPr>
          <w:szCs w:val="22"/>
        </w:rPr>
        <w:t>）、六六六（</w:t>
      </w:r>
      <w:r w:rsidRPr="00CB57B4">
        <w:rPr>
          <w:szCs w:val="22"/>
        </w:rPr>
        <w:t>HCHs</w:t>
      </w:r>
      <w:r w:rsidRPr="00CB57B4">
        <w:rPr>
          <w:szCs w:val="22"/>
        </w:rPr>
        <w:t>）、林丹</w:t>
      </w:r>
      <w:r w:rsidRPr="00CB57B4">
        <w:rPr>
          <w:rFonts w:hint="eastAsia"/>
          <w:szCs w:val="22"/>
        </w:rPr>
        <w:t>、</w:t>
      </w:r>
      <w:r w:rsidRPr="00CB57B4">
        <w:rPr>
          <w:szCs w:val="22"/>
        </w:rPr>
        <w:t>五氯酚等都有较高的残留，这些含氯有机污染物环境行为（包括降解途径）</w:t>
      </w:r>
      <w:r w:rsidRPr="00CB57B4">
        <w:rPr>
          <w:rFonts w:hint="eastAsia"/>
          <w:szCs w:val="22"/>
        </w:rPr>
        <w:t>和多氯联苯</w:t>
      </w:r>
      <w:r w:rsidRPr="00CB57B4">
        <w:rPr>
          <w:szCs w:val="22"/>
        </w:rPr>
        <w:t>类似</w:t>
      </w:r>
      <w:r w:rsidRPr="008759E7">
        <w:rPr>
          <w:noProof/>
          <w:szCs w:val="22"/>
          <w:vertAlign w:val="superscript"/>
        </w:rPr>
        <w:t>[8]</w:t>
      </w:r>
      <w:r w:rsidRPr="00CB57B4">
        <w:rPr>
          <w:szCs w:val="22"/>
        </w:rPr>
        <w:t>，多氯联苯</w:t>
      </w:r>
      <w:r w:rsidRPr="00CB57B4">
        <w:rPr>
          <w:rFonts w:hint="eastAsia"/>
          <w:szCs w:val="22"/>
        </w:rPr>
        <w:t>的</w:t>
      </w:r>
      <w:r w:rsidRPr="00CB57B4">
        <w:rPr>
          <w:szCs w:val="22"/>
        </w:rPr>
        <w:t>降解研究</w:t>
      </w:r>
      <w:r>
        <w:rPr>
          <w:rFonts w:hint="eastAsia"/>
          <w:szCs w:val="22"/>
        </w:rPr>
        <w:t>同样</w:t>
      </w:r>
      <w:r w:rsidRPr="00CB57B4">
        <w:rPr>
          <w:szCs w:val="22"/>
        </w:rPr>
        <w:t>能为该地区其它有机氯污染物治理提供依据。</w:t>
      </w:r>
    </w:p>
    <w:p w14:paraId="443B0B2D" w14:textId="77777777" w:rsidR="00296D36" w:rsidRDefault="00296D36" w:rsidP="00A95F90">
      <w:pPr>
        <w:adjustRightInd w:val="0"/>
        <w:snapToGrid w:val="0"/>
        <w:spacing w:line="300" w:lineRule="auto"/>
        <w:ind w:firstLine="482"/>
        <w:rPr>
          <w:szCs w:val="22"/>
        </w:rPr>
      </w:pPr>
      <w:r>
        <w:rPr>
          <w:rFonts w:hint="eastAsia"/>
          <w:szCs w:val="22"/>
        </w:rPr>
        <w:t>竞争性电子受体</w:t>
      </w:r>
      <w:r w:rsidRPr="00CB57B4">
        <w:rPr>
          <w:rFonts w:hint="eastAsia"/>
        </w:rPr>
        <w:t>（</w:t>
      </w:r>
      <w:r w:rsidRPr="00CB57B4">
        <w:rPr>
          <w:rFonts w:hint="eastAsia"/>
        </w:rPr>
        <w:t>SO</w:t>
      </w:r>
      <w:r w:rsidRPr="00CB57B4">
        <w:rPr>
          <w:rFonts w:hint="eastAsia"/>
          <w:vertAlign w:val="subscript"/>
        </w:rPr>
        <w:t>4</w:t>
      </w:r>
      <w:r w:rsidRPr="00CB57B4">
        <w:rPr>
          <w:rFonts w:hint="eastAsia"/>
          <w:vertAlign w:val="superscript"/>
        </w:rPr>
        <w:t>2-</w:t>
      </w:r>
      <w:r w:rsidRPr="00CB57B4">
        <w:rPr>
          <w:rFonts w:hint="eastAsia"/>
        </w:rPr>
        <w:t>、</w:t>
      </w:r>
      <w:r>
        <w:rPr>
          <w:rFonts w:hint="eastAsia"/>
        </w:rPr>
        <w:t>FeOOH</w:t>
      </w:r>
      <w:r w:rsidRPr="00CB57B4">
        <w:rPr>
          <w:rFonts w:hint="eastAsia"/>
        </w:rPr>
        <w:t>（三价铁））</w:t>
      </w:r>
      <w:r>
        <w:rPr>
          <w:rFonts w:hint="eastAsia"/>
          <w:szCs w:val="22"/>
        </w:rPr>
        <w:t>一方面会和多氯联苯形成竞争关系，抑制</w:t>
      </w:r>
      <w:r>
        <w:rPr>
          <w:rFonts w:hint="eastAsia"/>
          <w:szCs w:val="22"/>
        </w:rPr>
        <w:t>PCBs</w:t>
      </w:r>
      <w:r>
        <w:rPr>
          <w:rFonts w:hint="eastAsia"/>
          <w:szCs w:val="22"/>
        </w:rPr>
        <w:t>脱氯作用</w:t>
      </w:r>
      <w:r w:rsidRPr="00CE452C">
        <w:rPr>
          <w:noProof/>
          <w:szCs w:val="22"/>
          <w:vertAlign w:val="superscript"/>
        </w:rPr>
        <w:t>[54, 55]</w:t>
      </w:r>
      <w:r>
        <w:rPr>
          <w:rFonts w:hint="eastAsia"/>
          <w:szCs w:val="22"/>
        </w:rPr>
        <w:t>。另一方面，也有研究表明</w:t>
      </w:r>
      <w:r>
        <w:rPr>
          <w:rFonts w:hint="eastAsia"/>
          <w:szCs w:val="22"/>
        </w:rPr>
        <w:t>PCBs</w:t>
      </w:r>
      <w:r>
        <w:rPr>
          <w:rFonts w:hint="eastAsia"/>
          <w:szCs w:val="22"/>
        </w:rPr>
        <w:t>能在硫酸盐存在的情况下进行降解</w:t>
      </w:r>
      <w:r w:rsidRPr="00CE452C">
        <w:rPr>
          <w:noProof/>
          <w:szCs w:val="22"/>
          <w:vertAlign w:val="superscript"/>
        </w:rPr>
        <w:t>[56]</w:t>
      </w:r>
      <w:r>
        <w:rPr>
          <w:rFonts w:hint="eastAsia"/>
          <w:szCs w:val="22"/>
        </w:rPr>
        <w:t>，在</w:t>
      </w:r>
      <w:r w:rsidRPr="00531582">
        <w:rPr>
          <w:rFonts w:hint="eastAsia"/>
          <w:szCs w:val="22"/>
        </w:rPr>
        <w:t>三氯乙烯脱氯生成乙烯的过程中，三价铁没有完全抑制脱氯作用</w:t>
      </w:r>
      <w:r w:rsidRPr="00CE452C">
        <w:rPr>
          <w:noProof/>
          <w:szCs w:val="22"/>
          <w:vertAlign w:val="superscript"/>
        </w:rPr>
        <w:t>[57]</w:t>
      </w:r>
      <w:r>
        <w:rPr>
          <w:rFonts w:hint="eastAsia"/>
          <w:szCs w:val="22"/>
        </w:rPr>
        <w:t>，它们对微生物群落及多氯联苯厌氧脱氯的影响还有待进一步研究。</w:t>
      </w:r>
    </w:p>
    <w:p w14:paraId="282884D5" w14:textId="77777777" w:rsidR="00296D36" w:rsidRPr="000B27E9" w:rsidRDefault="00296D36" w:rsidP="00A95F90">
      <w:pPr>
        <w:widowControl/>
        <w:autoSpaceDE w:val="0"/>
        <w:autoSpaceDN w:val="0"/>
        <w:adjustRightInd w:val="0"/>
        <w:snapToGrid w:val="0"/>
        <w:spacing w:line="300" w:lineRule="auto"/>
        <w:ind w:firstLine="482"/>
      </w:pPr>
      <w:r w:rsidRPr="00CB57B4">
        <w:rPr>
          <w:rFonts w:hint="eastAsia"/>
          <w:szCs w:val="22"/>
        </w:rPr>
        <w:t>为</w:t>
      </w:r>
      <w:r>
        <w:rPr>
          <w:rFonts w:hint="eastAsia"/>
          <w:szCs w:val="22"/>
        </w:rPr>
        <w:t>探究</w:t>
      </w:r>
      <w:r w:rsidRPr="00CB57B4">
        <w:rPr>
          <w:rFonts w:hint="eastAsia"/>
          <w:szCs w:val="22"/>
        </w:rPr>
        <w:t>太湖底泥</w:t>
      </w:r>
      <w:r w:rsidRPr="00CB57B4">
        <w:rPr>
          <w:rFonts w:hint="eastAsia"/>
          <w:szCs w:val="22"/>
        </w:rPr>
        <w:t>PCBs</w:t>
      </w:r>
      <w:r>
        <w:rPr>
          <w:rFonts w:hint="eastAsia"/>
          <w:szCs w:val="22"/>
        </w:rPr>
        <w:t>的降解，模拟</w:t>
      </w:r>
      <w:r w:rsidRPr="00CB57B4">
        <w:rPr>
          <w:rFonts w:hint="eastAsia"/>
          <w:szCs w:val="22"/>
        </w:rPr>
        <w:t>太湖底泥反应微环境，</w:t>
      </w:r>
      <w:r>
        <w:rPr>
          <w:rFonts w:hint="eastAsia"/>
          <w:szCs w:val="22"/>
        </w:rPr>
        <w:t>以及外加</w:t>
      </w:r>
      <w:r w:rsidRPr="00CB57B4">
        <w:rPr>
          <w:rFonts w:hint="eastAsia"/>
          <w:szCs w:val="22"/>
        </w:rPr>
        <w:t>竞争性电子受体</w:t>
      </w:r>
      <w:r w:rsidRPr="00CB57B4">
        <w:rPr>
          <w:rFonts w:hint="eastAsia"/>
        </w:rPr>
        <w:t>（</w:t>
      </w:r>
      <w:r w:rsidRPr="00CB57B4">
        <w:rPr>
          <w:rFonts w:hint="eastAsia"/>
        </w:rPr>
        <w:t>SO</w:t>
      </w:r>
      <w:r w:rsidRPr="00CB57B4">
        <w:rPr>
          <w:rFonts w:hint="eastAsia"/>
          <w:vertAlign w:val="subscript"/>
        </w:rPr>
        <w:t>4</w:t>
      </w:r>
      <w:r w:rsidRPr="00CB57B4">
        <w:rPr>
          <w:rFonts w:hint="eastAsia"/>
          <w:vertAlign w:val="superscript"/>
        </w:rPr>
        <w:t>2-</w:t>
      </w:r>
      <w:r w:rsidRPr="00CB57B4">
        <w:rPr>
          <w:rFonts w:hint="eastAsia"/>
        </w:rPr>
        <w:t>、</w:t>
      </w:r>
      <w:r>
        <w:rPr>
          <w:rFonts w:hint="eastAsia"/>
        </w:rPr>
        <w:t>FeOOH</w:t>
      </w:r>
      <w:r w:rsidRPr="00CB57B4">
        <w:rPr>
          <w:rFonts w:hint="eastAsia"/>
        </w:rPr>
        <w:t>（三价铁））</w:t>
      </w:r>
      <w:r>
        <w:rPr>
          <w:rFonts w:hint="eastAsia"/>
        </w:rPr>
        <w:t>的情况下</w:t>
      </w:r>
      <w:r w:rsidRPr="00CB57B4">
        <w:t>太湖底泥微环境多氯联苯厌氧脱氯速率</w:t>
      </w:r>
      <w:r>
        <w:rPr>
          <w:rFonts w:hint="eastAsia"/>
        </w:rPr>
        <w:t>、程度，</w:t>
      </w:r>
      <w:r w:rsidRPr="00CB57B4">
        <w:rPr>
          <w:rFonts w:hint="eastAsia"/>
        </w:rPr>
        <w:t>并</w:t>
      </w:r>
      <w:r w:rsidRPr="00CB57B4">
        <w:rPr>
          <w:rFonts w:hint="eastAsia"/>
          <w:szCs w:val="22"/>
        </w:rPr>
        <w:t>利用分子生物学手段探究</w:t>
      </w:r>
      <w:r>
        <w:rPr>
          <w:rFonts w:hint="eastAsia"/>
          <w:szCs w:val="22"/>
        </w:rPr>
        <w:t>这三种不同的</w:t>
      </w:r>
      <w:r w:rsidRPr="00CB57B4">
        <w:rPr>
          <w:rFonts w:hint="eastAsia"/>
          <w:szCs w:val="22"/>
        </w:rPr>
        <w:t>反应微环境厌氧脱氯过程中微生物群落的变化。</w:t>
      </w:r>
      <w:r w:rsidRPr="00CB57B4">
        <w:t>通过研究脱氯过程中的</w:t>
      </w:r>
      <w:r>
        <w:rPr>
          <w:rFonts w:hint="eastAsia"/>
        </w:rPr>
        <w:t>总细菌</w:t>
      </w:r>
      <w:r w:rsidRPr="00CB57B4">
        <w:t>、</w:t>
      </w:r>
      <w:r w:rsidRPr="00CB57B4">
        <w:t>PCB</w:t>
      </w:r>
      <w:r>
        <w:rPr>
          <w:rFonts w:hint="eastAsia"/>
        </w:rPr>
        <w:t>s</w:t>
      </w:r>
      <w:r w:rsidRPr="00CB57B4">
        <w:t>脱氯细菌及</w:t>
      </w:r>
      <w:r w:rsidRPr="00CB57B4">
        <w:rPr>
          <w:bCs/>
          <w:kern w:val="0"/>
        </w:rPr>
        <w:t>关键脱卤酶基因的调控变化规律，</w:t>
      </w:r>
      <w:r>
        <w:rPr>
          <w:rFonts w:hint="eastAsia"/>
          <w:bCs/>
          <w:kern w:val="0"/>
        </w:rPr>
        <w:t>结合</w:t>
      </w:r>
      <w:r>
        <w:rPr>
          <w:rFonts w:hint="eastAsia"/>
          <w:bCs/>
          <w:kern w:val="0"/>
        </w:rPr>
        <w:t>PCB</w:t>
      </w:r>
      <w:r>
        <w:rPr>
          <w:rFonts w:hint="eastAsia"/>
          <w:bCs/>
          <w:kern w:val="0"/>
        </w:rPr>
        <w:t>单体测定结果，</w:t>
      </w:r>
      <w:r w:rsidRPr="00CB57B4">
        <w:rPr>
          <w:bCs/>
          <w:kern w:val="0"/>
        </w:rPr>
        <w:t>筛选出</w:t>
      </w:r>
      <w:r w:rsidRPr="00CB57B4">
        <w:rPr>
          <w:rFonts w:hint="eastAsia"/>
          <w:bCs/>
          <w:kern w:val="0"/>
        </w:rPr>
        <w:t>合适的</w:t>
      </w:r>
      <w:r w:rsidRPr="00CB57B4">
        <w:rPr>
          <w:bCs/>
          <w:kern w:val="0"/>
        </w:rPr>
        <w:t>脱氯指示微生物</w:t>
      </w:r>
      <w:r w:rsidRPr="00CB57B4">
        <w:rPr>
          <w:bCs/>
          <w:kern w:val="0"/>
        </w:rPr>
        <w:t>/</w:t>
      </w:r>
      <w:r w:rsidRPr="00CB57B4">
        <w:rPr>
          <w:bCs/>
          <w:kern w:val="0"/>
        </w:rPr>
        <w:t>基因，</w:t>
      </w:r>
      <w:r w:rsidRPr="00CB57B4">
        <w:rPr>
          <w:rFonts w:ascii="宋体" w:hAnsi="宋体" w:cs="微软雅黑" w:hint="eastAsia"/>
          <w:kern w:val="24"/>
        </w:rPr>
        <w:t>揭示太湖底泥多氯联苯脱氯降解潜能</w:t>
      </w:r>
      <w:r w:rsidRPr="00CB57B4">
        <w:rPr>
          <w:rFonts w:ascii="宋体" w:hAnsi="宋体"/>
          <w:bCs/>
          <w:kern w:val="0"/>
        </w:rPr>
        <w:t>，</w:t>
      </w:r>
      <w:r>
        <w:rPr>
          <w:rFonts w:ascii="宋体" w:hAnsi="宋体" w:hint="eastAsia"/>
          <w:bCs/>
          <w:kern w:val="0"/>
        </w:rPr>
        <w:t>进而</w:t>
      </w:r>
      <w:r w:rsidRPr="00CB57B4">
        <w:t>为监测自然衰减法</w:t>
      </w:r>
      <w:r w:rsidRPr="00CB57B4">
        <w:rPr>
          <w:rFonts w:hint="eastAsia"/>
        </w:rPr>
        <w:t>原位</w:t>
      </w:r>
      <w:r w:rsidRPr="00CB57B4">
        <w:t>修复多氯联苯污染提供</w:t>
      </w:r>
      <w:r>
        <w:rPr>
          <w:rFonts w:hint="eastAsia"/>
        </w:rPr>
        <w:t>微生物方面</w:t>
      </w:r>
      <w:r w:rsidRPr="00CB57B4">
        <w:rPr>
          <w:rFonts w:hint="eastAsia"/>
        </w:rPr>
        <w:t>的</w:t>
      </w:r>
      <w:r w:rsidRPr="00CB57B4">
        <w:t>依据。</w:t>
      </w:r>
    </w:p>
    <w:p w14:paraId="357C9DCC" w14:textId="77777777" w:rsidR="00296D36" w:rsidRPr="00F35970" w:rsidRDefault="00296D36" w:rsidP="003A4A6B">
      <w:pPr>
        <w:pStyle w:val="11"/>
        <w:snapToGrid w:val="0"/>
        <w:spacing w:beforeLines="100" w:before="312" w:line="300" w:lineRule="auto"/>
      </w:pPr>
      <w:bookmarkStart w:id="136" w:name="_Toc346463077"/>
      <w:r>
        <w:rPr>
          <w:rFonts w:hint="eastAsia"/>
        </w:rPr>
        <w:t>1.5</w:t>
      </w:r>
      <w:r w:rsidRPr="00F35970">
        <w:rPr>
          <w:rFonts w:hint="eastAsia"/>
        </w:rPr>
        <w:t xml:space="preserve"> </w:t>
      </w:r>
      <w:r>
        <w:rPr>
          <w:rFonts w:hint="eastAsia"/>
        </w:rPr>
        <w:t>研究内容及技术路线</w:t>
      </w:r>
      <w:bookmarkEnd w:id="136"/>
    </w:p>
    <w:p w14:paraId="08BE5A5A" w14:textId="77777777" w:rsidR="00296D36" w:rsidRPr="00300CFF" w:rsidRDefault="00296D36" w:rsidP="00A95F90">
      <w:pPr>
        <w:adjustRightInd w:val="0"/>
        <w:snapToGrid w:val="0"/>
        <w:spacing w:before="50" w:line="300" w:lineRule="auto"/>
        <w:ind w:firstLine="482"/>
      </w:pPr>
      <w:r w:rsidRPr="00D31379">
        <w:rPr>
          <w:rFonts w:hint="eastAsia"/>
        </w:rPr>
        <w:t>（</w:t>
      </w:r>
      <w:r w:rsidRPr="00D31379">
        <w:rPr>
          <w:rFonts w:hint="eastAsia"/>
        </w:rPr>
        <w:t>1</w:t>
      </w:r>
      <w:r w:rsidRPr="00D31379">
        <w:rPr>
          <w:rFonts w:hint="eastAsia"/>
        </w:rPr>
        <w:t>）</w:t>
      </w:r>
      <w:r>
        <w:rPr>
          <w:rFonts w:hint="eastAsia"/>
        </w:rPr>
        <w:t>进行</w:t>
      </w:r>
      <w:r>
        <w:rPr>
          <w:rFonts w:hint="eastAsia"/>
        </w:rPr>
        <w:t>PCB</w:t>
      </w:r>
      <w:r>
        <w:rPr>
          <w:rFonts w:hint="eastAsia"/>
        </w:rPr>
        <w:t>单体测定实验，考察多氯联苯在三种实验条件下（外加</w:t>
      </w:r>
      <w:r>
        <w:rPr>
          <w:rFonts w:hint="eastAsia"/>
        </w:rPr>
        <w:t>PCBs</w:t>
      </w:r>
      <w:r>
        <w:rPr>
          <w:rFonts w:hint="eastAsia"/>
        </w:rPr>
        <w:t>、外加</w:t>
      </w:r>
      <w:r>
        <w:rPr>
          <w:rFonts w:hint="eastAsia"/>
        </w:rPr>
        <w:t>PCBs</w:t>
      </w:r>
      <w:r>
        <w:rPr>
          <w:rFonts w:hint="eastAsia"/>
        </w:rPr>
        <w:t>及电子受体</w:t>
      </w:r>
      <w:r w:rsidRPr="00CB57B4">
        <w:rPr>
          <w:rFonts w:hint="eastAsia"/>
        </w:rPr>
        <w:t>SO</w:t>
      </w:r>
      <w:r w:rsidRPr="00CB57B4">
        <w:rPr>
          <w:rFonts w:hint="eastAsia"/>
          <w:vertAlign w:val="subscript"/>
        </w:rPr>
        <w:t>4</w:t>
      </w:r>
      <w:r w:rsidRPr="00CB57B4">
        <w:rPr>
          <w:rFonts w:hint="eastAsia"/>
          <w:vertAlign w:val="superscript"/>
        </w:rPr>
        <w:t>2-</w:t>
      </w:r>
      <w:r w:rsidRPr="00CB57B4">
        <w:rPr>
          <w:rFonts w:hint="eastAsia"/>
        </w:rPr>
        <w:t>、</w:t>
      </w:r>
      <w:r>
        <w:rPr>
          <w:rFonts w:hint="eastAsia"/>
        </w:rPr>
        <w:t>外加</w:t>
      </w:r>
      <w:r>
        <w:rPr>
          <w:rFonts w:hint="eastAsia"/>
        </w:rPr>
        <w:t>PCBs</w:t>
      </w:r>
      <w:r>
        <w:rPr>
          <w:rFonts w:hint="eastAsia"/>
        </w:rPr>
        <w:t>及</w:t>
      </w:r>
      <w:r w:rsidRPr="00CB57B4">
        <w:rPr>
          <w:rFonts w:hint="eastAsia"/>
        </w:rPr>
        <w:t>FeOOH</w:t>
      </w:r>
      <w:r>
        <w:rPr>
          <w:rFonts w:hint="eastAsia"/>
        </w:rPr>
        <w:t>）太湖底泥微环境中</w:t>
      </w:r>
      <w:r>
        <w:rPr>
          <w:rFonts w:hint="eastAsia"/>
        </w:rPr>
        <w:t>PCBs</w:t>
      </w:r>
      <w:r w:rsidR="00AC5792">
        <w:rPr>
          <w:rFonts w:hint="eastAsia"/>
        </w:rPr>
        <w:t>的脱氯速率、脱氯程度</w:t>
      </w:r>
      <w:r>
        <w:rPr>
          <w:rFonts w:hint="eastAsia"/>
        </w:rPr>
        <w:t>及环境解毒效果；</w:t>
      </w:r>
    </w:p>
    <w:p w14:paraId="099CEDDD" w14:textId="77777777" w:rsidR="00296D36" w:rsidRPr="00300CFF" w:rsidRDefault="00296D36" w:rsidP="00A95F90">
      <w:pPr>
        <w:adjustRightInd w:val="0"/>
        <w:snapToGrid w:val="0"/>
        <w:spacing w:line="300" w:lineRule="auto"/>
        <w:ind w:firstLine="482"/>
      </w:pPr>
      <w:r w:rsidRPr="00D31379">
        <w:rPr>
          <w:rFonts w:hint="eastAsia"/>
        </w:rPr>
        <w:t>（</w:t>
      </w:r>
      <w:r>
        <w:rPr>
          <w:rFonts w:hint="eastAsia"/>
        </w:rPr>
        <w:t>2</w:t>
      </w:r>
      <w:r w:rsidRPr="00D31379">
        <w:rPr>
          <w:rFonts w:hint="eastAsia"/>
        </w:rPr>
        <w:t>）</w:t>
      </w:r>
      <w:r>
        <w:rPr>
          <w:rFonts w:hint="eastAsia"/>
        </w:rPr>
        <w:t>利用高通量测序，研究三种实验条件下太湖底泥微环境在</w:t>
      </w:r>
      <w:r>
        <w:rPr>
          <w:rFonts w:hint="eastAsia"/>
        </w:rPr>
        <w:t>PCBs</w:t>
      </w:r>
      <w:r>
        <w:rPr>
          <w:rFonts w:hint="eastAsia"/>
        </w:rPr>
        <w:t>脱氯过程中的群落变化；</w:t>
      </w:r>
    </w:p>
    <w:p w14:paraId="645DEF7B" w14:textId="77777777" w:rsidR="00296D36" w:rsidRPr="00F35970" w:rsidRDefault="00296D36" w:rsidP="00A95F90">
      <w:pPr>
        <w:adjustRightInd w:val="0"/>
        <w:snapToGrid w:val="0"/>
        <w:spacing w:line="300" w:lineRule="auto"/>
        <w:ind w:firstLine="482"/>
      </w:pPr>
      <w:r w:rsidRPr="00D31379">
        <w:rPr>
          <w:rFonts w:hint="eastAsia"/>
        </w:rPr>
        <w:t>（</w:t>
      </w:r>
      <w:r>
        <w:rPr>
          <w:rFonts w:hint="eastAsia"/>
        </w:rPr>
        <w:t>3</w:t>
      </w:r>
      <w:r w:rsidRPr="00D31379">
        <w:rPr>
          <w:rFonts w:hint="eastAsia"/>
        </w:rPr>
        <w:t>）</w:t>
      </w:r>
      <w:r>
        <w:rPr>
          <w:rFonts w:hint="eastAsia"/>
        </w:rPr>
        <w:t>利用实时荧光定量</w:t>
      </w:r>
      <w:r>
        <w:rPr>
          <w:rFonts w:hint="eastAsia"/>
        </w:rPr>
        <w:t>PCR</w:t>
      </w:r>
      <w:r>
        <w:rPr>
          <w:rFonts w:hint="eastAsia"/>
        </w:rPr>
        <w:t>方法，研究三种实验条件下</w:t>
      </w:r>
      <w:r>
        <w:rPr>
          <w:rFonts w:hint="eastAsia"/>
        </w:rPr>
        <w:t>PCBs</w:t>
      </w:r>
      <w:r>
        <w:rPr>
          <w:rFonts w:hint="eastAsia"/>
        </w:rPr>
        <w:t>脱氯过程中</w:t>
      </w:r>
      <w:r>
        <w:rPr>
          <w:rFonts w:hint="eastAsia"/>
          <w:szCs w:val="22"/>
        </w:rPr>
        <w:t>总细菌</w:t>
      </w:r>
      <w:r w:rsidRPr="00B919FD">
        <w:rPr>
          <w:szCs w:val="22"/>
        </w:rPr>
        <w:t>（</w:t>
      </w:r>
      <w:r w:rsidRPr="00CA76DF">
        <w:rPr>
          <w:i/>
          <w:szCs w:val="22"/>
        </w:rPr>
        <w:t>Bacteria</w:t>
      </w:r>
      <w:r w:rsidRPr="00B919FD">
        <w:rPr>
          <w:szCs w:val="22"/>
        </w:rPr>
        <w:t>）、</w:t>
      </w:r>
      <w:r w:rsidRPr="00B919FD">
        <w:rPr>
          <w:szCs w:val="22"/>
        </w:rPr>
        <w:t>3</w:t>
      </w:r>
      <w:r w:rsidRPr="00B919FD">
        <w:rPr>
          <w:szCs w:val="22"/>
        </w:rPr>
        <w:t>种脱氯相关细菌（</w:t>
      </w:r>
      <w:r w:rsidRPr="00CA76DF">
        <w:rPr>
          <w:i/>
          <w:szCs w:val="22"/>
        </w:rPr>
        <w:t>Chloroflexi</w:t>
      </w:r>
      <w:r w:rsidRPr="00B919FD">
        <w:rPr>
          <w:szCs w:val="22"/>
        </w:rPr>
        <w:t>、</w:t>
      </w:r>
      <w:r w:rsidRPr="007A7D27">
        <w:rPr>
          <w:i/>
          <w:szCs w:val="22"/>
        </w:rPr>
        <w:t>o</w:t>
      </w:r>
      <w:r w:rsidRPr="00B919FD">
        <w:rPr>
          <w:szCs w:val="22"/>
        </w:rPr>
        <w:t>-17/DF-1</w:t>
      </w:r>
      <w:r w:rsidRPr="00B919FD">
        <w:rPr>
          <w:szCs w:val="22"/>
        </w:rPr>
        <w:t>、</w:t>
      </w:r>
      <w:r w:rsidRPr="007A7D27">
        <w:rPr>
          <w:i/>
          <w:szCs w:val="22"/>
        </w:rPr>
        <w:t>Dehalococcoides</w:t>
      </w:r>
      <w:r w:rsidRPr="00B919FD">
        <w:rPr>
          <w:szCs w:val="22"/>
        </w:rPr>
        <w:t>）</w:t>
      </w:r>
      <w:r w:rsidRPr="00B919FD">
        <w:rPr>
          <w:szCs w:val="22"/>
        </w:rPr>
        <w:lastRenderedPageBreak/>
        <w:t>以及</w:t>
      </w:r>
      <w:r>
        <w:rPr>
          <w:rFonts w:hint="eastAsia"/>
          <w:szCs w:val="22"/>
        </w:rPr>
        <w:t>3</w:t>
      </w:r>
      <w:r w:rsidRPr="00B919FD">
        <w:rPr>
          <w:szCs w:val="22"/>
        </w:rPr>
        <w:t>种</w:t>
      </w:r>
      <w:r w:rsidRPr="00B919FD">
        <w:rPr>
          <w:rFonts w:hint="eastAsia"/>
          <w:szCs w:val="22"/>
        </w:rPr>
        <w:t>脱卤酶基因（</w:t>
      </w:r>
      <w:r w:rsidRPr="00361256">
        <w:rPr>
          <w:rFonts w:hint="eastAsia"/>
          <w:i/>
          <w:szCs w:val="22"/>
        </w:rPr>
        <w:t>a</w:t>
      </w:r>
      <w:r w:rsidRPr="00361256">
        <w:rPr>
          <w:i/>
          <w:szCs w:val="22"/>
        </w:rPr>
        <w:t>rdA</w:t>
      </w:r>
      <w:r w:rsidRPr="00B919FD">
        <w:rPr>
          <w:rFonts w:hint="eastAsia"/>
          <w:szCs w:val="22"/>
        </w:rPr>
        <w:t>、</w:t>
      </w:r>
      <w:r w:rsidRPr="00361256">
        <w:rPr>
          <w:rFonts w:hint="eastAsia"/>
          <w:i/>
          <w:szCs w:val="22"/>
        </w:rPr>
        <w:t>rdh</w:t>
      </w:r>
      <w:r w:rsidRPr="00B919FD">
        <w:rPr>
          <w:rFonts w:hint="eastAsia"/>
          <w:szCs w:val="22"/>
        </w:rPr>
        <w:t>12</w:t>
      </w:r>
      <w:r>
        <w:rPr>
          <w:rFonts w:hint="eastAsia"/>
          <w:szCs w:val="22"/>
        </w:rPr>
        <w:t>、</w:t>
      </w:r>
      <w:r w:rsidRPr="00361256">
        <w:rPr>
          <w:rFonts w:hint="eastAsia"/>
          <w:i/>
          <w:szCs w:val="22"/>
        </w:rPr>
        <w:t>tceA</w:t>
      </w:r>
      <w:r>
        <w:rPr>
          <w:rFonts w:hint="eastAsia"/>
          <w:szCs w:val="22"/>
        </w:rPr>
        <w:t>）的变化情况。</w:t>
      </w:r>
    </w:p>
    <w:p w14:paraId="02B9245E" w14:textId="77777777" w:rsidR="00296D36" w:rsidRPr="004E68B3" w:rsidRDefault="00296D36" w:rsidP="00A95F90">
      <w:pPr>
        <w:widowControl/>
        <w:autoSpaceDE w:val="0"/>
        <w:autoSpaceDN w:val="0"/>
        <w:adjustRightInd w:val="0"/>
        <w:snapToGrid w:val="0"/>
        <w:spacing w:line="300" w:lineRule="auto"/>
        <w:ind w:firstLine="482"/>
      </w:pPr>
      <w:r w:rsidRPr="00CB57B4">
        <w:rPr>
          <w:rFonts w:hint="eastAsia"/>
          <w:szCs w:val="22"/>
        </w:rPr>
        <w:t>本研究的技术路线见图</w:t>
      </w:r>
      <w:r w:rsidRPr="00CB57B4">
        <w:rPr>
          <w:rFonts w:hint="eastAsia"/>
          <w:szCs w:val="22"/>
        </w:rPr>
        <w:t>1-3</w:t>
      </w:r>
      <w:r>
        <w:rPr>
          <w:rFonts w:hint="eastAsia"/>
          <w:szCs w:val="22"/>
        </w:rPr>
        <w:t>，其中反应微环境中只外加</w:t>
      </w:r>
      <w:r>
        <w:rPr>
          <w:rFonts w:hint="eastAsia"/>
          <w:szCs w:val="22"/>
        </w:rPr>
        <w:t>PCBs</w:t>
      </w:r>
      <w:r>
        <w:rPr>
          <w:rFonts w:hint="eastAsia"/>
          <w:szCs w:val="22"/>
        </w:rPr>
        <w:t>的记为</w:t>
      </w:r>
      <w:r>
        <w:rPr>
          <w:rFonts w:hint="eastAsia"/>
          <w:szCs w:val="22"/>
        </w:rPr>
        <w:t>T-1</w:t>
      </w:r>
      <w:r>
        <w:rPr>
          <w:rFonts w:hint="eastAsia"/>
          <w:szCs w:val="22"/>
        </w:rPr>
        <w:t>实验组，又称产甲烷条件下的太湖底泥反应微环境；外加</w:t>
      </w:r>
      <w:r>
        <w:rPr>
          <w:rFonts w:hint="eastAsia"/>
          <w:szCs w:val="22"/>
        </w:rPr>
        <w:t>PCBs</w:t>
      </w:r>
      <w:r>
        <w:rPr>
          <w:rFonts w:hint="eastAsia"/>
          <w:szCs w:val="22"/>
        </w:rPr>
        <w:t>及</w:t>
      </w:r>
      <w:r>
        <w:rPr>
          <w:rFonts w:hint="eastAsia"/>
          <w:szCs w:val="22"/>
        </w:rPr>
        <w:t>SO</w:t>
      </w:r>
      <w:r>
        <w:rPr>
          <w:rFonts w:hint="eastAsia"/>
          <w:szCs w:val="22"/>
          <w:vertAlign w:val="subscript"/>
        </w:rPr>
        <w:t>4</w:t>
      </w:r>
      <w:r>
        <w:rPr>
          <w:rFonts w:hint="eastAsia"/>
          <w:szCs w:val="22"/>
          <w:vertAlign w:val="superscript"/>
        </w:rPr>
        <w:t>2-</w:t>
      </w:r>
      <w:r>
        <w:rPr>
          <w:rFonts w:hint="eastAsia"/>
          <w:szCs w:val="22"/>
        </w:rPr>
        <w:t>的记做</w:t>
      </w:r>
      <w:r>
        <w:rPr>
          <w:rFonts w:hint="eastAsia"/>
          <w:szCs w:val="22"/>
        </w:rPr>
        <w:t>T-S</w:t>
      </w:r>
      <w:r>
        <w:rPr>
          <w:rFonts w:hint="eastAsia"/>
          <w:szCs w:val="22"/>
        </w:rPr>
        <w:t>实验组，又称硫酸盐还原条件下的太湖底泥反应微环境；外加</w:t>
      </w:r>
      <w:r>
        <w:rPr>
          <w:rFonts w:hint="eastAsia"/>
          <w:szCs w:val="22"/>
        </w:rPr>
        <w:t>PCBs</w:t>
      </w:r>
      <w:r>
        <w:rPr>
          <w:rFonts w:hint="eastAsia"/>
          <w:szCs w:val="22"/>
        </w:rPr>
        <w:t>及</w:t>
      </w:r>
      <w:r>
        <w:rPr>
          <w:rFonts w:hint="eastAsia"/>
          <w:szCs w:val="22"/>
        </w:rPr>
        <w:t>FeOOH</w:t>
      </w:r>
      <w:r>
        <w:rPr>
          <w:rFonts w:hint="eastAsia"/>
          <w:szCs w:val="22"/>
        </w:rPr>
        <w:t>的记做</w:t>
      </w:r>
      <w:r>
        <w:rPr>
          <w:rFonts w:hint="eastAsia"/>
          <w:szCs w:val="22"/>
        </w:rPr>
        <w:t>T-Fe</w:t>
      </w:r>
      <w:r>
        <w:rPr>
          <w:rFonts w:hint="eastAsia"/>
          <w:szCs w:val="22"/>
        </w:rPr>
        <w:t>实验组，又称三价铁还原条件下的太湖底泥反应微环境。</w:t>
      </w:r>
    </w:p>
    <w:p w14:paraId="13B4E618" w14:textId="77777777" w:rsidR="00296D36" w:rsidRDefault="000D221E" w:rsidP="00A95F90">
      <w:pPr>
        <w:widowControl/>
        <w:snapToGrid w:val="0"/>
        <w:jc w:val="center"/>
        <w:rPr>
          <w:sz w:val="21"/>
          <w:szCs w:val="21"/>
        </w:rPr>
      </w:pPr>
      <w:r>
        <w:rPr>
          <w:sz w:val="21"/>
          <w:szCs w:val="21"/>
        </w:rPr>
        <w:pict w14:anchorId="3CC9E3DA">
          <v:shape id="_x0000_i1027" type="#_x0000_t75" style="width:414.4pt;height:4in">
            <v:imagedata r:id="rId37" o:title="屏幕快照 2017-02-27 18"/>
          </v:shape>
        </w:pict>
      </w:r>
    </w:p>
    <w:p w14:paraId="1DEBE630" w14:textId="77777777" w:rsidR="00296D36" w:rsidRDefault="00296D36" w:rsidP="00A95F90">
      <w:pPr>
        <w:widowControl/>
        <w:snapToGrid w:val="0"/>
        <w:jc w:val="center"/>
        <w:rPr>
          <w:sz w:val="21"/>
          <w:szCs w:val="21"/>
        </w:rPr>
      </w:pPr>
    </w:p>
    <w:p w14:paraId="7DEA8425" w14:textId="77777777" w:rsidR="00296D36" w:rsidRDefault="00296D36" w:rsidP="00A95F90">
      <w:pPr>
        <w:widowControl/>
        <w:snapToGrid w:val="0"/>
        <w:jc w:val="center"/>
        <w:rPr>
          <w:sz w:val="21"/>
          <w:szCs w:val="21"/>
        </w:rPr>
      </w:pPr>
      <w:r w:rsidRPr="00CB57B4">
        <w:rPr>
          <w:rFonts w:hint="eastAsia"/>
          <w:sz w:val="21"/>
          <w:szCs w:val="21"/>
        </w:rPr>
        <w:t>图</w:t>
      </w:r>
      <w:r w:rsidRPr="00CB57B4">
        <w:rPr>
          <w:rFonts w:hint="eastAsia"/>
          <w:sz w:val="21"/>
          <w:szCs w:val="21"/>
        </w:rPr>
        <w:t xml:space="preserve">1-3 </w:t>
      </w:r>
      <w:r w:rsidRPr="00CB57B4">
        <w:rPr>
          <w:rFonts w:hint="eastAsia"/>
          <w:sz w:val="21"/>
          <w:szCs w:val="21"/>
        </w:rPr>
        <w:t>技术路线</w:t>
      </w:r>
    </w:p>
    <w:p w14:paraId="28DC6EF0" w14:textId="77777777" w:rsidR="00296D36" w:rsidRDefault="00296D36" w:rsidP="00A95F90">
      <w:pPr>
        <w:widowControl/>
        <w:snapToGrid w:val="0"/>
        <w:jc w:val="center"/>
        <w:rPr>
          <w:sz w:val="21"/>
          <w:szCs w:val="21"/>
        </w:rPr>
        <w:sectPr w:rsidR="00296D36" w:rsidSect="00A95F90">
          <w:headerReference w:type="even" r:id="rId38"/>
          <w:headerReference w:type="default" r:id="rId39"/>
          <w:footerReference w:type="even" r:id="rId40"/>
          <w:footerReference w:type="default" r:id="rId41"/>
          <w:pgSz w:w="11900" w:h="16840"/>
          <w:pgMar w:top="1440" w:right="1800" w:bottom="1440" w:left="1800" w:header="851" w:footer="992" w:gutter="0"/>
          <w:pgNumType w:start="1"/>
          <w:cols w:space="425"/>
          <w:docGrid w:type="lines" w:linePitch="312"/>
        </w:sectPr>
      </w:pPr>
    </w:p>
    <w:p w14:paraId="2B98AB74" w14:textId="77777777" w:rsidR="00296D36" w:rsidRDefault="00296D36" w:rsidP="00A95F90">
      <w:pPr>
        <w:pStyle w:val="2"/>
        <w:numPr>
          <w:ilvl w:val="0"/>
          <w:numId w:val="0"/>
        </w:numPr>
        <w:spacing w:beforeLines="0" w:afterLines="0" w:line="300" w:lineRule="auto"/>
      </w:pPr>
      <w:bookmarkStart w:id="137" w:name="_Toc346463078"/>
      <w:r>
        <w:rPr>
          <w:rFonts w:hint="eastAsia"/>
        </w:rPr>
        <w:lastRenderedPageBreak/>
        <w:t>第二章 材料与方法</w:t>
      </w:r>
      <w:bookmarkEnd w:id="137"/>
    </w:p>
    <w:p w14:paraId="1AF658CF" w14:textId="77777777" w:rsidR="00296D36" w:rsidRDefault="00296D36" w:rsidP="003A4A6B">
      <w:pPr>
        <w:pStyle w:val="11"/>
        <w:snapToGrid w:val="0"/>
        <w:spacing w:beforeLines="100" w:before="312" w:line="300" w:lineRule="auto"/>
      </w:pPr>
      <w:bookmarkStart w:id="138" w:name="_Toc346463079"/>
      <w:r>
        <w:rPr>
          <w:rFonts w:hint="eastAsia"/>
        </w:rPr>
        <w:t xml:space="preserve">2.1 </w:t>
      </w:r>
      <w:r>
        <w:rPr>
          <w:rFonts w:hint="eastAsia"/>
        </w:rPr>
        <w:t>底泥微环境</w:t>
      </w:r>
      <w:r>
        <w:rPr>
          <w:rFonts w:hint="eastAsia"/>
        </w:rPr>
        <w:t>PCB</w:t>
      </w:r>
      <w:bookmarkEnd w:id="138"/>
      <w:r>
        <w:rPr>
          <w:rFonts w:hint="eastAsia"/>
        </w:rPr>
        <w:t>单体测定</w:t>
      </w:r>
    </w:p>
    <w:p w14:paraId="77B9C49A" w14:textId="77777777" w:rsidR="00296D36" w:rsidRPr="00C926C6" w:rsidRDefault="00296D36" w:rsidP="00A95F90">
      <w:pPr>
        <w:pStyle w:val="4"/>
        <w:adjustRightInd w:val="0"/>
        <w:spacing w:before="156" w:after="156" w:line="300" w:lineRule="auto"/>
        <w:rPr>
          <w:szCs w:val="24"/>
        </w:rPr>
      </w:pPr>
      <w:bookmarkStart w:id="139" w:name="_Toc346463080"/>
      <w:r w:rsidRPr="00C926C6">
        <w:rPr>
          <w:rFonts w:hint="eastAsia"/>
          <w:szCs w:val="24"/>
        </w:rPr>
        <w:t xml:space="preserve">2.1.1 </w:t>
      </w:r>
      <w:r w:rsidRPr="00C926C6">
        <w:rPr>
          <w:rFonts w:hint="eastAsia"/>
          <w:szCs w:val="24"/>
        </w:rPr>
        <w:t>实验材料</w:t>
      </w:r>
      <w:bookmarkEnd w:id="139"/>
    </w:p>
    <w:p w14:paraId="2CB84C1F" w14:textId="77777777" w:rsidR="00296D36" w:rsidRPr="00C926C6" w:rsidRDefault="00296D36" w:rsidP="00A95F90">
      <w:pPr>
        <w:pStyle w:val="4"/>
        <w:adjustRightInd w:val="0"/>
        <w:spacing w:beforeLines="0" w:afterLines="0" w:line="300" w:lineRule="auto"/>
        <w:rPr>
          <w:szCs w:val="24"/>
        </w:rPr>
      </w:pPr>
      <w:bookmarkStart w:id="140" w:name="_Toc346463081"/>
      <w:r w:rsidRPr="00C926C6">
        <w:rPr>
          <w:rFonts w:hint="eastAsia"/>
          <w:szCs w:val="24"/>
        </w:rPr>
        <w:t xml:space="preserve">2.1.1.1 </w:t>
      </w:r>
      <w:r w:rsidRPr="00C926C6">
        <w:rPr>
          <w:rFonts w:hint="eastAsia"/>
          <w:szCs w:val="24"/>
        </w:rPr>
        <w:t>供试底泥</w:t>
      </w:r>
      <w:bookmarkEnd w:id="140"/>
    </w:p>
    <w:p w14:paraId="354D04A0" w14:textId="77777777" w:rsidR="00296D36" w:rsidRPr="00491DD2" w:rsidRDefault="00296D36" w:rsidP="00A95F90">
      <w:pPr>
        <w:snapToGrid w:val="0"/>
        <w:spacing w:after="156" w:line="300" w:lineRule="auto"/>
        <w:ind w:firstLine="420"/>
        <w:jc w:val="left"/>
        <w:rPr>
          <w:szCs w:val="22"/>
        </w:rPr>
      </w:pPr>
      <w:r w:rsidRPr="006B413D">
        <w:rPr>
          <w:snapToGrid w:val="0"/>
          <w:spacing w:val="-4"/>
          <w:kern w:val="0"/>
        </w:rPr>
        <w:t>使用抓斗式采泥器，采集太湖竺山湾</w:t>
      </w:r>
      <w:r w:rsidRPr="006B413D">
        <w:rPr>
          <w:rFonts w:hint="eastAsia"/>
          <w:snapToGrid w:val="0"/>
          <w:spacing w:val="-4"/>
          <w:kern w:val="0"/>
        </w:rPr>
        <w:t>4</w:t>
      </w:r>
      <w:r w:rsidRPr="006B413D">
        <w:rPr>
          <w:snapToGrid w:val="0"/>
          <w:spacing w:val="-4"/>
          <w:kern w:val="0"/>
        </w:rPr>
        <w:t>个采样点的表层底泥（</w:t>
      </w:r>
      <w:r w:rsidRPr="006B413D">
        <w:rPr>
          <w:snapToGrid w:val="0"/>
          <w:spacing w:val="-4"/>
          <w:kern w:val="0"/>
        </w:rPr>
        <w:t>0–5</w:t>
      </w:r>
      <w:r w:rsidRPr="006B413D">
        <w:rPr>
          <w:rFonts w:hint="eastAsia"/>
          <w:snapToGrid w:val="0"/>
          <w:spacing w:val="-4"/>
          <w:kern w:val="0"/>
        </w:rPr>
        <w:t xml:space="preserve"> </w:t>
      </w:r>
      <w:r w:rsidRPr="006B413D">
        <w:rPr>
          <w:snapToGrid w:val="0"/>
          <w:spacing w:val="-4"/>
          <w:kern w:val="0"/>
        </w:rPr>
        <w:t>cm</w:t>
      </w:r>
      <w:r w:rsidRPr="006B413D">
        <w:rPr>
          <w:snapToGrid w:val="0"/>
          <w:spacing w:val="-4"/>
          <w:kern w:val="0"/>
        </w:rPr>
        <w:t>）约</w:t>
      </w:r>
      <w:r w:rsidRPr="006B413D">
        <w:rPr>
          <w:rFonts w:hint="eastAsia"/>
          <w:snapToGrid w:val="0"/>
          <w:spacing w:val="-4"/>
          <w:kern w:val="0"/>
        </w:rPr>
        <w:t>5</w:t>
      </w:r>
      <w:r w:rsidRPr="006B413D">
        <w:rPr>
          <w:snapToGrid w:val="0"/>
          <w:spacing w:val="-4"/>
          <w:kern w:val="0"/>
        </w:rPr>
        <w:t>–</w:t>
      </w:r>
      <w:r w:rsidRPr="006B413D">
        <w:rPr>
          <w:rFonts w:hint="eastAsia"/>
          <w:snapToGrid w:val="0"/>
          <w:spacing w:val="-4"/>
          <w:kern w:val="0"/>
        </w:rPr>
        <w:t>6</w:t>
      </w:r>
      <w:r>
        <w:rPr>
          <w:rFonts w:hint="eastAsia"/>
          <w:szCs w:val="22"/>
        </w:rPr>
        <w:t xml:space="preserve"> </w:t>
      </w:r>
      <w:r w:rsidRPr="00491DD2">
        <w:rPr>
          <w:szCs w:val="22"/>
        </w:rPr>
        <w:t>L</w:t>
      </w:r>
      <w:r>
        <w:rPr>
          <w:szCs w:val="22"/>
        </w:rPr>
        <w:t>，</w:t>
      </w:r>
      <w:r>
        <w:rPr>
          <w:rFonts w:hint="eastAsia"/>
          <w:szCs w:val="22"/>
        </w:rPr>
        <w:t>在</w:t>
      </w:r>
      <w:r w:rsidRPr="00491DD2">
        <w:rPr>
          <w:szCs w:val="22"/>
        </w:rPr>
        <w:t>棕色玻璃瓶中水封，置于</w:t>
      </w:r>
      <w:r w:rsidRPr="00491DD2">
        <w:rPr>
          <w:szCs w:val="22"/>
        </w:rPr>
        <w:t>4</w:t>
      </w:r>
      <w:r w:rsidRPr="00491DD2">
        <w:rPr>
          <w:rFonts w:hint="eastAsia"/>
          <w:szCs w:val="22"/>
        </w:rPr>
        <w:t>℃</w:t>
      </w:r>
      <w:r w:rsidRPr="00491DD2">
        <w:rPr>
          <w:szCs w:val="22"/>
        </w:rPr>
        <w:t>冰箱中，</w:t>
      </w:r>
      <w:r w:rsidRPr="00491DD2">
        <w:rPr>
          <w:rFonts w:hint="eastAsia"/>
          <w:szCs w:val="22"/>
        </w:rPr>
        <w:t>底泥采集于</w:t>
      </w:r>
      <w:r w:rsidRPr="00491DD2">
        <w:rPr>
          <w:rFonts w:hint="eastAsia"/>
          <w:szCs w:val="22"/>
        </w:rPr>
        <w:t>2014</w:t>
      </w:r>
      <w:r w:rsidRPr="00491DD2">
        <w:rPr>
          <w:rFonts w:hint="eastAsia"/>
          <w:szCs w:val="22"/>
        </w:rPr>
        <w:t>年</w:t>
      </w:r>
      <w:r w:rsidRPr="00491DD2">
        <w:rPr>
          <w:rFonts w:hint="eastAsia"/>
          <w:szCs w:val="22"/>
        </w:rPr>
        <w:t>4</w:t>
      </w:r>
      <w:r w:rsidRPr="00491DD2">
        <w:rPr>
          <w:rFonts w:hint="eastAsia"/>
          <w:szCs w:val="22"/>
        </w:rPr>
        <w:t>月，</w:t>
      </w:r>
      <w:r w:rsidRPr="00491DD2">
        <w:rPr>
          <w:szCs w:val="22"/>
        </w:rPr>
        <w:t>采样点分布如图</w:t>
      </w:r>
      <w:r>
        <w:rPr>
          <w:rFonts w:hint="eastAsia"/>
          <w:szCs w:val="22"/>
        </w:rPr>
        <w:t>2-1</w:t>
      </w:r>
      <w:r w:rsidRPr="00491DD2">
        <w:rPr>
          <w:szCs w:val="22"/>
        </w:rPr>
        <w:t>所示。</w:t>
      </w:r>
    </w:p>
    <w:p w14:paraId="66B72CEA" w14:textId="77777777" w:rsidR="00296D36" w:rsidRDefault="000D221E" w:rsidP="00A95F90">
      <w:pPr>
        <w:snapToGrid w:val="0"/>
        <w:spacing w:line="300" w:lineRule="auto"/>
        <w:jc w:val="center"/>
        <w:rPr>
          <w:sz w:val="21"/>
          <w:szCs w:val="22"/>
        </w:rPr>
      </w:pPr>
      <w:r>
        <w:rPr>
          <w:noProof/>
          <w:sz w:val="21"/>
          <w:szCs w:val="22"/>
        </w:rPr>
        <w:pict w14:anchorId="2836ED0D">
          <v:shape id="图片 3" o:spid="_x0000_i1028" type="#_x0000_t75" alt="LISA:小论文:图:新采样点位图Lisa.tif" style="width:224.45pt;height:229.8pt;visibility:visible" o:bordertopcolor="black" o:borderleftcolor="black" o:borderbottomcolor="black" o:borderrightcolor="black">
            <v:imagedata r:id="rId42" o:title="新采样点位图Lisa"/>
            <w10:bordertop type="single" width="4"/>
            <w10:borderleft type="single" width="4"/>
            <w10:borderbottom type="single" width="4"/>
            <w10:borderright type="single" width="4"/>
          </v:shape>
        </w:pict>
      </w:r>
    </w:p>
    <w:p w14:paraId="1C42EF17" w14:textId="77777777" w:rsidR="00296D36" w:rsidRDefault="00296D36" w:rsidP="00A95F90">
      <w:pPr>
        <w:pStyle w:val="a5"/>
        <w:spacing w:after="156" w:line="300" w:lineRule="auto"/>
        <w:jc w:val="center"/>
        <w:rPr>
          <w:sz w:val="18"/>
        </w:rPr>
      </w:pPr>
      <w:r w:rsidRPr="00491DD2">
        <w:rPr>
          <w:rFonts w:hint="eastAsia"/>
        </w:rPr>
        <w:t>图</w:t>
      </w:r>
      <w:r>
        <w:rPr>
          <w:rFonts w:hint="eastAsia"/>
        </w:rPr>
        <w:t>2-</w:t>
      </w:r>
      <w:r w:rsidRPr="00491DD2">
        <w:rPr>
          <w:rFonts w:hint="eastAsia"/>
        </w:rPr>
        <w:t xml:space="preserve">1 </w:t>
      </w:r>
      <w:r w:rsidRPr="00491DD2">
        <w:rPr>
          <w:rFonts w:hint="eastAsia"/>
        </w:rPr>
        <w:t>太湖</w:t>
      </w:r>
      <w:r>
        <w:t>底泥</w:t>
      </w:r>
      <w:r w:rsidRPr="00491DD2">
        <w:rPr>
          <w:rFonts w:hint="eastAsia"/>
        </w:rPr>
        <w:t>采样点</w:t>
      </w:r>
    </w:p>
    <w:p w14:paraId="4EDB1647" w14:textId="77777777" w:rsidR="00296D36" w:rsidRDefault="00296D36" w:rsidP="00A95F90">
      <w:pPr>
        <w:widowControl/>
        <w:autoSpaceDE w:val="0"/>
        <w:autoSpaceDN w:val="0"/>
        <w:adjustRightInd w:val="0"/>
        <w:snapToGrid w:val="0"/>
        <w:spacing w:line="300" w:lineRule="auto"/>
        <w:ind w:firstLine="480"/>
        <w:rPr>
          <w:szCs w:val="22"/>
        </w:rPr>
      </w:pPr>
      <w:r w:rsidRPr="00491DD2">
        <w:rPr>
          <w:rFonts w:hint="eastAsia"/>
          <w:szCs w:val="22"/>
        </w:rPr>
        <w:t>采样点经纬</w:t>
      </w:r>
      <w:r w:rsidRPr="00167435">
        <w:rPr>
          <w:rFonts w:hint="eastAsia"/>
          <w:szCs w:val="22"/>
        </w:rPr>
        <w:t>度坐标及</w:t>
      </w:r>
      <w:r>
        <w:rPr>
          <w:rFonts w:hint="eastAsia"/>
          <w:szCs w:val="22"/>
        </w:rPr>
        <w:t>相关</w:t>
      </w:r>
      <w:r w:rsidRPr="00167435">
        <w:rPr>
          <w:rFonts w:hint="eastAsia"/>
          <w:szCs w:val="22"/>
        </w:rPr>
        <w:t>理化性质见表</w:t>
      </w:r>
      <w:r>
        <w:rPr>
          <w:rFonts w:hint="eastAsia"/>
          <w:szCs w:val="22"/>
        </w:rPr>
        <w:t>2</w:t>
      </w:r>
      <w:r w:rsidR="00B5113E">
        <w:rPr>
          <w:rFonts w:hint="eastAsia"/>
          <w:szCs w:val="22"/>
        </w:rPr>
        <w:t>-</w:t>
      </w:r>
      <w:r w:rsidRPr="00491DD2">
        <w:rPr>
          <w:rFonts w:hint="eastAsia"/>
          <w:szCs w:val="22"/>
        </w:rPr>
        <w:t>1</w:t>
      </w:r>
      <w:r w:rsidRPr="00491DD2">
        <w:rPr>
          <w:rFonts w:hint="eastAsia"/>
          <w:szCs w:val="22"/>
        </w:rPr>
        <w:t>，</w:t>
      </w:r>
      <w:r w:rsidRPr="00491DD2">
        <w:rPr>
          <w:szCs w:val="22"/>
        </w:rPr>
        <w:t>底泥样品平均含水率约为</w:t>
      </w:r>
      <w:r w:rsidRPr="00491DD2">
        <w:rPr>
          <w:rFonts w:hint="eastAsia"/>
          <w:szCs w:val="22"/>
        </w:rPr>
        <w:t>50.38</w:t>
      </w:r>
      <w:r w:rsidRPr="00491DD2">
        <w:rPr>
          <w:szCs w:val="22"/>
        </w:rPr>
        <w:t>%</w:t>
      </w:r>
      <w:r w:rsidRPr="00491DD2">
        <w:rPr>
          <w:szCs w:val="22"/>
        </w:rPr>
        <w:t>、</w:t>
      </w:r>
      <w:r w:rsidRPr="00491DD2">
        <w:rPr>
          <w:szCs w:val="22"/>
        </w:rPr>
        <w:t>pH</w:t>
      </w:r>
      <w:r w:rsidRPr="00491DD2">
        <w:rPr>
          <w:szCs w:val="22"/>
        </w:rPr>
        <w:t>值在</w:t>
      </w:r>
      <w:r w:rsidRPr="00491DD2">
        <w:rPr>
          <w:szCs w:val="22"/>
        </w:rPr>
        <w:t>6.</w:t>
      </w:r>
      <w:r w:rsidRPr="00491DD2">
        <w:rPr>
          <w:rFonts w:hint="eastAsia"/>
          <w:szCs w:val="22"/>
        </w:rPr>
        <w:t>6</w:t>
      </w:r>
      <w:r>
        <w:rPr>
          <w:szCs w:val="22"/>
        </w:rPr>
        <w:t>–</w:t>
      </w:r>
      <w:r w:rsidRPr="00491DD2">
        <w:rPr>
          <w:szCs w:val="22"/>
        </w:rPr>
        <w:t>7.</w:t>
      </w:r>
      <w:r w:rsidRPr="00491DD2">
        <w:rPr>
          <w:rFonts w:hint="eastAsia"/>
          <w:szCs w:val="22"/>
        </w:rPr>
        <w:t>1</w:t>
      </w:r>
      <w:r w:rsidRPr="00491DD2">
        <w:rPr>
          <w:szCs w:val="22"/>
        </w:rPr>
        <w:t>，</w:t>
      </w:r>
      <w:r w:rsidRPr="00491DD2">
        <w:rPr>
          <w:rFonts w:hint="eastAsia"/>
          <w:szCs w:val="22"/>
        </w:rPr>
        <w:t>样品</w:t>
      </w:r>
      <w:r w:rsidRPr="00491DD2">
        <w:rPr>
          <w:rFonts w:hint="eastAsia"/>
          <w:szCs w:val="22"/>
        </w:rPr>
        <w:t>PCBs</w:t>
      </w:r>
      <w:r>
        <w:rPr>
          <w:rFonts w:hint="eastAsia"/>
          <w:szCs w:val="22"/>
        </w:rPr>
        <w:t>基底值为</w:t>
      </w:r>
      <w:r w:rsidRPr="00491DD2">
        <w:rPr>
          <w:rFonts w:hint="eastAsia"/>
          <w:szCs w:val="22"/>
        </w:rPr>
        <w:t>13</w:t>
      </w:r>
      <w:r>
        <w:rPr>
          <w:rFonts w:hint="eastAsia"/>
          <w:szCs w:val="22"/>
        </w:rPr>
        <w:t xml:space="preserve"> </w:t>
      </w:r>
      <w:r w:rsidRPr="00491DD2">
        <w:rPr>
          <w:rFonts w:hint="eastAsia"/>
          <w:szCs w:val="22"/>
        </w:rPr>
        <w:t>ng/g</w:t>
      </w:r>
      <w:r>
        <w:rPr>
          <w:szCs w:val="22"/>
        </w:rPr>
        <w:t>–</w:t>
      </w:r>
      <w:r w:rsidRPr="00491DD2">
        <w:rPr>
          <w:rFonts w:hint="eastAsia"/>
          <w:szCs w:val="22"/>
        </w:rPr>
        <w:t>84</w:t>
      </w:r>
      <w:r>
        <w:rPr>
          <w:rFonts w:hint="eastAsia"/>
          <w:szCs w:val="22"/>
        </w:rPr>
        <w:t xml:space="preserve"> </w:t>
      </w:r>
      <w:r w:rsidRPr="00491DD2">
        <w:rPr>
          <w:rFonts w:hint="eastAsia"/>
          <w:szCs w:val="22"/>
        </w:rPr>
        <w:t>ng/g</w:t>
      </w:r>
      <w:r w:rsidRPr="00491DD2">
        <w:rPr>
          <w:rFonts w:hint="eastAsia"/>
          <w:szCs w:val="22"/>
        </w:rPr>
        <w:t>，与历史研究结果相似</w:t>
      </w:r>
      <w:r w:rsidRPr="000B5C6B">
        <w:rPr>
          <w:noProof/>
          <w:szCs w:val="22"/>
          <w:vertAlign w:val="superscript"/>
        </w:rPr>
        <w:t>[17, 21]</w:t>
      </w:r>
      <w:r>
        <w:rPr>
          <w:rFonts w:hint="eastAsia"/>
          <w:szCs w:val="22"/>
        </w:rPr>
        <w:t>。</w:t>
      </w:r>
    </w:p>
    <w:p w14:paraId="45F2823A" w14:textId="77777777" w:rsidR="00296D36" w:rsidRPr="00491DD2" w:rsidRDefault="00296D36" w:rsidP="00A95F90">
      <w:pPr>
        <w:snapToGrid w:val="0"/>
        <w:spacing w:line="300" w:lineRule="auto"/>
        <w:ind w:firstLine="482"/>
        <w:rPr>
          <w:szCs w:val="22"/>
        </w:rPr>
      </w:pPr>
      <w:r w:rsidRPr="00491DD2">
        <w:rPr>
          <w:rFonts w:hint="eastAsia"/>
          <w:szCs w:val="22"/>
        </w:rPr>
        <w:t>将各个采样点所取泥样等量混匀，取其中一半室温下自然风干。去除样品中的动植物残体及</w:t>
      </w:r>
      <w:r w:rsidRPr="00491DD2">
        <w:rPr>
          <w:szCs w:val="22"/>
        </w:rPr>
        <w:t>其它</w:t>
      </w:r>
      <w:r w:rsidRPr="00491DD2">
        <w:rPr>
          <w:rFonts w:hint="eastAsia"/>
          <w:szCs w:val="22"/>
        </w:rPr>
        <w:t>杂物，研磨后过</w:t>
      </w:r>
      <w:r w:rsidRPr="00491DD2">
        <w:rPr>
          <w:rFonts w:hint="eastAsia"/>
          <w:szCs w:val="22"/>
        </w:rPr>
        <w:t>60</w:t>
      </w:r>
      <w:r w:rsidRPr="00491DD2">
        <w:rPr>
          <w:rFonts w:hint="eastAsia"/>
          <w:szCs w:val="22"/>
        </w:rPr>
        <w:t>目不锈钢筛，保存于</w:t>
      </w:r>
      <w:r w:rsidRPr="00491DD2">
        <w:rPr>
          <w:szCs w:val="22"/>
        </w:rPr>
        <w:t>棕色试剂瓶</w:t>
      </w:r>
      <w:r w:rsidRPr="00491DD2">
        <w:rPr>
          <w:rFonts w:hint="eastAsia"/>
          <w:szCs w:val="22"/>
        </w:rPr>
        <w:t>中。将剩余泥样保存在</w:t>
      </w:r>
      <w:r w:rsidRPr="00491DD2">
        <w:rPr>
          <w:rFonts w:hint="eastAsia"/>
          <w:szCs w:val="22"/>
        </w:rPr>
        <w:t>4</w:t>
      </w:r>
      <w:r w:rsidRPr="00491DD2">
        <w:rPr>
          <w:rFonts w:hint="eastAsia"/>
          <w:szCs w:val="22"/>
        </w:rPr>
        <w:t>℃冰箱中，水封待用。</w:t>
      </w:r>
    </w:p>
    <w:p w14:paraId="037ABC26" w14:textId="77777777" w:rsidR="00296D36" w:rsidRPr="00491DD2" w:rsidRDefault="00296D36" w:rsidP="00A95F90">
      <w:pPr>
        <w:pStyle w:val="a7"/>
        <w:snapToGrid w:val="0"/>
        <w:spacing w:line="300" w:lineRule="auto"/>
        <w:ind w:firstLineChars="0" w:firstLine="420"/>
        <w:jc w:val="center"/>
        <w:rPr>
          <w:color w:val="000000"/>
          <w:sz w:val="21"/>
          <w:szCs w:val="22"/>
        </w:rPr>
      </w:pPr>
      <w:r w:rsidRPr="00167435">
        <w:rPr>
          <w:rFonts w:hint="eastAsia"/>
          <w:color w:val="000000"/>
          <w:sz w:val="21"/>
          <w:szCs w:val="22"/>
        </w:rPr>
        <w:t>表</w:t>
      </w:r>
      <w:r w:rsidRPr="00167435">
        <w:rPr>
          <w:rFonts w:hint="eastAsia"/>
          <w:color w:val="000000"/>
          <w:sz w:val="21"/>
          <w:szCs w:val="22"/>
        </w:rPr>
        <w:t>2</w:t>
      </w:r>
      <w:r>
        <w:rPr>
          <w:rFonts w:hint="eastAsia"/>
          <w:color w:val="000000"/>
          <w:sz w:val="21"/>
          <w:szCs w:val="22"/>
        </w:rPr>
        <w:t>-</w:t>
      </w:r>
      <w:r w:rsidRPr="00167435">
        <w:rPr>
          <w:rFonts w:hint="eastAsia"/>
          <w:color w:val="000000"/>
          <w:sz w:val="21"/>
          <w:szCs w:val="22"/>
        </w:rPr>
        <w:t xml:space="preserve">1 </w:t>
      </w:r>
      <w:r w:rsidRPr="00167435">
        <w:rPr>
          <w:rFonts w:hint="eastAsia"/>
          <w:color w:val="000000"/>
          <w:sz w:val="21"/>
          <w:szCs w:val="22"/>
        </w:rPr>
        <w:t>太湖</w:t>
      </w:r>
      <w:r>
        <w:rPr>
          <w:color w:val="000000"/>
          <w:sz w:val="21"/>
          <w:szCs w:val="22"/>
        </w:rPr>
        <w:t>底泥</w:t>
      </w:r>
      <w:r>
        <w:rPr>
          <w:rFonts w:hint="eastAsia"/>
          <w:color w:val="000000"/>
          <w:sz w:val="21"/>
          <w:szCs w:val="22"/>
        </w:rPr>
        <w:t>采样点</w:t>
      </w:r>
      <w:r w:rsidRPr="00167435">
        <w:rPr>
          <w:rFonts w:hint="eastAsia"/>
          <w:color w:val="000000"/>
          <w:sz w:val="21"/>
          <w:szCs w:val="22"/>
        </w:rPr>
        <w:t>坐标及理化性质</w:t>
      </w:r>
    </w:p>
    <w:tbl>
      <w:tblPr>
        <w:tblW w:w="0" w:type="auto"/>
        <w:jc w:val="center"/>
        <w:tblLook w:val="04A0" w:firstRow="1" w:lastRow="0" w:firstColumn="1" w:lastColumn="0" w:noHBand="0" w:noVBand="1"/>
      </w:tblPr>
      <w:tblGrid>
        <w:gridCol w:w="541"/>
        <w:gridCol w:w="1468"/>
        <w:gridCol w:w="1445"/>
        <w:gridCol w:w="1455"/>
        <w:gridCol w:w="689"/>
        <w:gridCol w:w="1173"/>
        <w:gridCol w:w="1266"/>
        <w:gridCol w:w="479"/>
      </w:tblGrid>
      <w:tr w:rsidR="00296D36" w:rsidRPr="007B0125" w14:paraId="3DF12CB0" w14:textId="77777777" w:rsidTr="00A95F90">
        <w:trPr>
          <w:cantSplit/>
          <w:jc w:val="center"/>
        </w:trPr>
        <w:tc>
          <w:tcPr>
            <w:tcW w:w="0" w:type="auto"/>
            <w:tcBorders>
              <w:top w:val="single" w:sz="8" w:space="0" w:color="auto"/>
              <w:left w:val="nil"/>
              <w:bottom w:val="single" w:sz="4" w:space="0" w:color="auto"/>
              <w:right w:val="nil"/>
            </w:tcBorders>
            <w:shd w:val="clear" w:color="auto" w:fill="auto"/>
            <w:vAlign w:val="center"/>
            <w:hideMark/>
          </w:tcPr>
          <w:p w14:paraId="16909F73" w14:textId="77777777" w:rsidR="00296D36" w:rsidRPr="007B0125" w:rsidRDefault="00296D36" w:rsidP="00A95F90">
            <w:pPr>
              <w:pStyle w:val="a5"/>
              <w:spacing w:line="288" w:lineRule="auto"/>
              <w:jc w:val="center"/>
              <w:rPr>
                <w:bCs/>
                <w:szCs w:val="21"/>
              </w:rPr>
            </w:pPr>
            <w:r w:rsidRPr="007B0125">
              <w:rPr>
                <w:bCs/>
                <w:szCs w:val="21"/>
              </w:rPr>
              <w:t>采样点</w:t>
            </w:r>
          </w:p>
        </w:tc>
        <w:tc>
          <w:tcPr>
            <w:tcW w:w="0" w:type="auto"/>
            <w:gridSpan w:val="2"/>
            <w:tcBorders>
              <w:top w:val="single" w:sz="8" w:space="0" w:color="auto"/>
              <w:left w:val="nil"/>
              <w:bottom w:val="single" w:sz="4" w:space="0" w:color="auto"/>
              <w:right w:val="nil"/>
            </w:tcBorders>
            <w:vAlign w:val="center"/>
          </w:tcPr>
          <w:p w14:paraId="4541C79C" w14:textId="77777777" w:rsidR="00296D36" w:rsidRPr="007B0125" w:rsidRDefault="00296D36" w:rsidP="00A95F90">
            <w:pPr>
              <w:pStyle w:val="a5"/>
              <w:spacing w:line="288" w:lineRule="auto"/>
              <w:jc w:val="center"/>
              <w:rPr>
                <w:bCs/>
                <w:szCs w:val="21"/>
              </w:rPr>
            </w:pPr>
            <w:r w:rsidRPr="007B0125">
              <w:rPr>
                <w:bCs/>
                <w:szCs w:val="21"/>
              </w:rPr>
              <w:t>坐标</w:t>
            </w:r>
          </w:p>
        </w:tc>
        <w:tc>
          <w:tcPr>
            <w:tcW w:w="1455" w:type="dxa"/>
            <w:tcBorders>
              <w:top w:val="single" w:sz="8" w:space="0" w:color="auto"/>
              <w:left w:val="nil"/>
              <w:bottom w:val="single" w:sz="4" w:space="0" w:color="auto"/>
              <w:right w:val="nil"/>
            </w:tcBorders>
            <w:vAlign w:val="center"/>
          </w:tcPr>
          <w:p w14:paraId="0793746E" w14:textId="77777777" w:rsidR="00296D36" w:rsidRPr="007B0125" w:rsidRDefault="00296D36" w:rsidP="00A95F90">
            <w:pPr>
              <w:pStyle w:val="a5"/>
              <w:spacing w:line="288" w:lineRule="auto"/>
              <w:jc w:val="center"/>
              <w:rPr>
                <w:bCs/>
                <w:szCs w:val="21"/>
              </w:rPr>
            </w:pPr>
            <w:r w:rsidRPr="007B0125">
              <w:rPr>
                <w:bCs/>
                <w:szCs w:val="21"/>
              </w:rPr>
              <w:t>PCBs</w:t>
            </w:r>
            <w:r w:rsidRPr="007B0125">
              <w:rPr>
                <w:rFonts w:hint="eastAsia"/>
                <w:bCs/>
                <w:szCs w:val="21"/>
              </w:rPr>
              <w:t>本底值</w:t>
            </w:r>
            <w:r w:rsidRPr="007B0125">
              <w:rPr>
                <w:rFonts w:hint="eastAsia"/>
                <w:bCs/>
                <w:szCs w:val="21"/>
              </w:rPr>
              <w:t>(ng/g)</w:t>
            </w:r>
            <w:r>
              <w:rPr>
                <w:rFonts w:hint="eastAsia"/>
                <w:bCs/>
                <w:szCs w:val="21"/>
              </w:rPr>
              <w:t>（干重）</w:t>
            </w:r>
          </w:p>
        </w:tc>
        <w:tc>
          <w:tcPr>
            <w:tcW w:w="689" w:type="dxa"/>
            <w:tcBorders>
              <w:top w:val="single" w:sz="8" w:space="0" w:color="auto"/>
              <w:left w:val="nil"/>
              <w:bottom w:val="single" w:sz="4" w:space="0" w:color="auto"/>
              <w:right w:val="nil"/>
            </w:tcBorders>
            <w:vAlign w:val="center"/>
          </w:tcPr>
          <w:p w14:paraId="3EE661C0" w14:textId="77777777" w:rsidR="00296D36" w:rsidRPr="007B0125" w:rsidRDefault="00296D36" w:rsidP="00A95F90">
            <w:pPr>
              <w:pStyle w:val="a5"/>
              <w:spacing w:line="288" w:lineRule="auto"/>
              <w:jc w:val="center"/>
              <w:rPr>
                <w:bCs/>
                <w:szCs w:val="21"/>
              </w:rPr>
            </w:pPr>
            <w:r w:rsidRPr="007B0125">
              <w:rPr>
                <w:bCs/>
                <w:szCs w:val="21"/>
              </w:rPr>
              <w:t>含水率</w:t>
            </w:r>
            <w:r>
              <w:rPr>
                <w:bCs/>
                <w:szCs w:val="21"/>
              </w:rPr>
              <w:br/>
            </w:r>
            <w:r w:rsidRPr="007B0125">
              <w:rPr>
                <w:rFonts w:hint="eastAsia"/>
                <w:bCs/>
                <w:szCs w:val="21"/>
              </w:rPr>
              <w:t>(</w:t>
            </w:r>
            <w:r w:rsidRPr="007B0125">
              <w:rPr>
                <w:bCs/>
                <w:szCs w:val="21"/>
              </w:rPr>
              <w:t>%</w:t>
            </w:r>
            <w:r w:rsidRPr="007B0125">
              <w:rPr>
                <w:rFonts w:hint="eastAsia"/>
                <w:bCs/>
                <w:szCs w:val="21"/>
              </w:rPr>
              <w:t>)</w:t>
            </w:r>
          </w:p>
        </w:tc>
        <w:tc>
          <w:tcPr>
            <w:tcW w:w="1173" w:type="dxa"/>
            <w:tcBorders>
              <w:top w:val="single" w:sz="8" w:space="0" w:color="auto"/>
              <w:left w:val="nil"/>
              <w:bottom w:val="single" w:sz="4" w:space="0" w:color="auto"/>
              <w:right w:val="nil"/>
            </w:tcBorders>
            <w:vAlign w:val="center"/>
          </w:tcPr>
          <w:p w14:paraId="2740C8A9" w14:textId="77777777" w:rsidR="00296D36" w:rsidRPr="007B0125" w:rsidRDefault="00296D36" w:rsidP="00A95F90">
            <w:pPr>
              <w:pStyle w:val="a5"/>
              <w:spacing w:line="288" w:lineRule="auto"/>
              <w:jc w:val="center"/>
              <w:rPr>
                <w:bCs/>
                <w:szCs w:val="21"/>
              </w:rPr>
            </w:pPr>
            <w:r w:rsidRPr="007B0125">
              <w:rPr>
                <w:kern w:val="0"/>
                <w:szCs w:val="21"/>
              </w:rPr>
              <w:t>SO</w:t>
            </w:r>
            <w:r w:rsidRPr="007B0125">
              <w:rPr>
                <w:kern w:val="0"/>
                <w:szCs w:val="21"/>
                <w:vertAlign w:val="subscript"/>
              </w:rPr>
              <w:t>4</w:t>
            </w:r>
            <w:r w:rsidRPr="007B0125">
              <w:rPr>
                <w:kern w:val="0"/>
                <w:szCs w:val="21"/>
                <w:vertAlign w:val="superscript"/>
              </w:rPr>
              <w:t>2-</w:t>
            </w:r>
            <w:r w:rsidRPr="007B0125">
              <w:rPr>
                <w:kern w:val="0"/>
                <w:szCs w:val="21"/>
              </w:rPr>
              <w:t>/</w:t>
            </w:r>
            <w:r w:rsidRPr="007B0125">
              <w:rPr>
                <w:rFonts w:ascii="宋体" w:hAnsi="宋体" w:hint="eastAsia"/>
                <w:kern w:val="0"/>
                <w:szCs w:val="21"/>
              </w:rPr>
              <w:t>（</w:t>
            </w:r>
            <w:r w:rsidRPr="007B0125">
              <w:rPr>
                <w:kern w:val="0"/>
                <w:szCs w:val="21"/>
              </w:rPr>
              <w:t>mg</w:t>
            </w:r>
            <w:r w:rsidRPr="007B0125">
              <w:rPr>
                <w:rFonts w:hint="eastAsia"/>
                <w:kern w:val="0"/>
                <w:szCs w:val="21"/>
              </w:rPr>
              <w:t>/</w:t>
            </w:r>
            <w:r w:rsidRPr="007B0125">
              <w:rPr>
                <w:kern w:val="0"/>
                <w:szCs w:val="21"/>
              </w:rPr>
              <w:t>kg</w:t>
            </w:r>
            <w:r w:rsidRPr="007B0125">
              <w:rPr>
                <w:rFonts w:ascii="宋体" w:hAnsi="宋体" w:hint="eastAsia"/>
                <w:kern w:val="0"/>
                <w:szCs w:val="21"/>
              </w:rPr>
              <w:t>）（干重）</w:t>
            </w:r>
          </w:p>
        </w:tc>
        <w:tc>
          <w:tcPr>
            <w:tcW w:w="1266" w:type="dxa"/>
            <w:tcBorders>
              <w:top w:val="single" w:sz="8" w:space="0" w:color="auto"/>
              <w:left w:val="nil"/>
              <w:bottom w:val="single" w:sz="4" w:space="0" w:color="auto"/>
              <w:right w:val="nil"/>
            </w:tcBorders>
            <w:vAlign w:val="center"/>
          </w:tcPr>
          <w:p w14:paraId="7B5EC0ED" w14:textId="77777777" w:rsidR="00296D36" w:rsidRPr="007B0125" w:rsidRDefault="00296D36" w:rsidP="00A95F90">
            <w:pPr>
              <w:pStyle w:val="a5"/>
              <w:spacing w:line="288" w:lineRule="auto"/>
              <w:jc w:val="center"/>
              <w:rPr>
                <w:bCs/>
                <w:szCs w:val="21"/>
              </w:rPr>
            </w:pPr>
            <w:r w:rsidRPr="007B0125">
              <w:rPr>
                <w:kern w:val="0"/>
                <w:szCs w:val="21"/>
              </w:rPr>
              <w:t>Fe</w:t>
            </w:r>
            <w:r w:rsidRPr="007B0125">
              <w:rPr>
                <w:rFonts w:ascii="宋体" w:hAnsi="宋体" w:cs="宋体" w:hint="eastAsia"/>
                <w:kern w:val="0"/>
                <w:szCs w:val="21"/>
              </w:rPr>
              <w:t>元素</w:t>
            </w:r>
            <w:r w:rsidRPr="007B0125">
              <w:rPr>
                <w:kern w:val="0"/>
                <w:szCs w:val="21"/>
              </w:rPr>
              <w:t>/</w:t>
            </w:r>
            <w:r w:rsidRPr="007B0125">
              <w:rPr>
                <w:rFonts w:ascii="宋体" w:hAnsi="宋体" w:cs="宋体" w:hint="eastAsia"/>
                <w:kern w:val="0"/>
                <w:szCs w:val="21"/>
              </w:rPr>
              <w:t>（</w:t>
            </w:r>
            <w:r w:rsidRPr="007B0125">
              <w:rPr>
                <w:kern w:val="0"/>
                <w:szCs w:val="21"/>
              </w:rPr>
              <w:t>mg</w:t>
            </w:r>
            <w:r w:rsidRPr="007B0125">
              <w:rPr>
                <w:rFonts w:ascii="宋体" w:hAnsi="宋体" w:cs="宋体" w:hint="eastAsia"/>
                <w:kern w:val="0"/>
                <w:szCs w:val="21"/>
              </w:rPr>
              <w:t>/</w:t>
            </w:r>
            <w:r w:rsidRPr="007B0125">
              <w:rPr>
                <w:kern w:val="0"/>
                <w:szCs w:val="21"/>
              </w:rPr>
              <w:t>kg</w:t>
            </w:r>
            <w:r w:rsidRPr="007B0125">
              <w:rPr>
                <w:rFonts w:ascii="宋体" w:hAnsi="宋体" w:cs="宋体" w:hint="eastAsia"/>
                <w:kern w:val="0"/>
                <w:szCs w:val="21"/>
              </w:rPr>
              <w:t>）</w:t>
            </w:r>
            <w:r>
              <w:rPr>
                <w:rFonts w:ascii="宋体" w:hAnsi="宋体" w:cs="宋体"/>
                <w:kern w:val="0"/>
                <w:szCs w:val="21"/>
              </w:rPr>
              <w:br/>
            </w:r>
            <w:r w:rsidRPr="007B0125">
              <w:rPr>
                <w:rFonts w:ascii="宋体" w:hAnsi="宋体" w:hint="eastAsia"/>
                <w:kern w:val="0"/>
                <w:szCs w:val="21"/>
              </w:rPr>
              <w:t>（干重）</w:t>
            </w:r>
          </w:p>
        </w:tc>
        <w:tc>
          <w:tcPr>
            <w:tcW w:w="0" w:type="auto"/>
            <w:tcBorders>
              <w:top w:val="single" w:sz="8" w:space="0" w:color="auto"/>
              <w:left w:val="nil"/>
              <w:bottom w:val="single" w:sz="4" w:space="0" w:color="auto"/>
              <w:right w:val="nil"/>
            </w:tcBorders>
            <w:vAlign w:val="center"/>
          </w:tcPr>
          <w:p w14:paraId="7D1C3383" w14:textId="77777777" w:rsidR="00296D36" w:rsidRPr="007B0125" w:rsidRDefault="00296D36" w:rsidP="00A95F90">
            <w:pPr>
              <w:pStyle w:val="a5"/>
              <w:spacing w:line="288" w:lineRule="auto"/>
              <w:jc w:val="center"/>
              <w:rPr>
                <w:bCs/>
                <w:szCs w:val="21"/>
              </w:rPr>
            </w:pPr>
            <w:r w:rsidRPr="007B0125">
              <w:rPr>
                <w:bCs/>
                <w:szCs w:val="21"/>
              </w:rPr>
              <w:t>pH</w:t>
            </w:r>
          </w:p>
        </w:tc>
      </w:tr>
      <w:tr w:rsidR="00296D36" w:rsidRPr="007B0125" w14:paraId="0A133652" w14:textId="77777777" w:rsidTr="00A95F90">
        <w:trPr>
          <w:cantSplit/>
          <w:jc w:val="center"/>
        </w:trPr>
        <w:tc>
          <w:tcPr>
            <w:tcW w:w="0" w:type="auto"/>
            <w:tcBorders>
              <w:top w:val="single" w:sz="4" w:space="0" w:color="auto"/>
              <w:left w:val="nil"/>
              <w:bottom w:val="nil"/>
              <w:right w:val="nil"/>
            </w:tcBorders>
            <w:shd w:val="clear" w:color="auto" w:fill="auto"/>
            <w:vAlign w:val="center"/>
            <w:hideMark/>
          </w:tcPr>
          <w:p w14:paraId="684C3EC4" w14:textId="77777777" w:rsidR="00296D36" w:rsidRPr="007B0125" w:rsidRDefault="00296D36" w:rsidP="00A95F90">
            <w:pPr>
              <w:pStyle w:val="a5"/>
              <w:spacing w:line="288" w:lineRule="auto"/>
              <w:jc w:val="center"/>
              <w:rPr>
                <w:bCs/>
                <w:szCs w:val="21"/>
              </w:rPr>
            </w:pPr>
            <w:r w:rsidRPr="007B0125">
              <w:rPr>
                <w:rFonts w:hint="eastAsia"/>
                <w:bCs/>
                <w:szCs w:val="21"/>
              </w:rPr>
              <w:t>T</w:t>
            </w:r>
            <w:r w:rsidRPr="007B0125">
              <w:rPr>
                <w:bCs/>
                <w:szCs w:val="21"/>
              </w:rPr>
              <w:t>1</w:t>
            </w:r>
          </w:p>
        </w:tc>
        <w:tc>
          <w:tcPr>
            <w:tcW w:w="0" w:type="auto"/>
            <w:tcBorders>
              <w:top w:val="single" w:sz="4" w:space="0" w:color="auto"/>
              <w:left w:val="nil"/>
              <w:bottom w:val="nil"/>
              <w:right w:val="nil"/>
            </w:tcBorders>
            <w:vAlign w:val="center"/>
          </w:tcPr>
          <w:p w14:paraId="5010D572" w14:textId="77777777" w:rsidR="00296D36" w:rsidRPr="007B0125" w:rsidRDefault="00296D36" w:rsidP="00A95F90">
            <w:pPr>
              <w:pStyle w:val="a5"/>
              <w:spacing w:line="288" w:lineRule="auto"/>
              <w:rPr>
                <w:bCs/>
                <w:szCs w:val="21"/>
              </w:rPr>
            </w:pPr>
            <w:r w:rsidRPr="007B0125">
              <w:rPr>
                <w:bCs/>
                <w:szCs w:val="21"/>
              </w:rPr>
              <w:t>31°27'6.15"N</w:t>
            </w:r>
          </w:p>
        </w:tc>
        <w:tc>
          <w:tcPr>
            <w:tcW w:w="0" w:type="auto"/>
            <w:tcBorders>
              <w:top w:val="single" w:sz="4" w:space="0" w:color="auto"/>
              <w:left w:val="nil"/>
              <w:bottom w:val="nil"/>
              <w:right w:val="nil"/>
            </w:tcBorders>
            <w:shd w:val="clear" w:color="auto" w:fill="auto"/>
            <w:vAlign w:val="center"/>
            <w:hideMark/>
          </w:tcPr>
          <w:p w14:paraId="30D95400" w14:textId="77777777" w:rsidR="00296D36" w:rsidRPr="007B0125" w:rsidRDefault="00296D36" w:rsidP="00A95F90">
            <w:pPr>
              <w:pStyle w:val="a5"/>
              <w:spacing w:line="288" w:lineRule="auto"/>
              <w:rPr>
                <w:bCs/>
                <w:szCs w:val="21"/>
              </w:rPr>
            </w:pPr>
            <w:r w:rsidRPr="007B0125">
              <w:rPr>
                <w:bCs/>
                <w:szCs w:val="21"/>
              </w:rPr>
              <w:t>120°0'52.70"E</w:t>
            </w:r>
          </w:p>
        </w:tc>
        <w:tc>
          <w:tcPr>
            <w:tcW w:w="1455" w:type="dxa"/>
            <w:tcBorders>
              <w:top w:val="single" w:sz="4" w:space="0" w:color="auto"/>
              <w:left w:val="nil"/>
              <w:bottom w:val="nil"/>
              <w:right w:val="nil"/>
            </w:tcBorders>
            <w:vAlign w:val="center"/>
          </w:tcPr>
          <w:p w14:paraId="1C7858D2" w14:textId="77777777" w:rsidR="00296D36" w:rsidRPr="007B0125" w:rsidRDefault="00296D36" w:rsidP="00A95F90">
            <w:pPr>
              <w:pStyle w:val="a5"/>
              <w:spacing w:line="288" w:lineRule="auto"/>
              <w:jc w:val="center"/>
              <w:rPr>
                <w:bCs/>
                <w:szCs w:val="21"/>
              </w:rPr>
            </w:pPr>
            <w:r w:rsidRPr="007B0125">
              <w:rPr>
                <w:rFonts w:hint="eastAsia"/>
                <w:bCs/>
                <w:szCs w:val="21"/>
              </w:rPr>
              <w:t>62</w:t>
            </w:r>
          </w:p>
        </w:tc>
        <w:tc>
          <w:tcPr>
            <w:tcW w:w="689" w:type="dxa"/>
            <w:tcBorders>
              <w:top w:val="single" w:sz="4" w:space="0" w:color="auto"/>
              <w:left w:val="nil"/>
              <w:bottom w:val="nil"/>
              <w:right w:val="nil"/>
            </w:tcBorders>
            <w:vAlign w:val="center"/>
          </w:tcPr>
          <w:p w14:paraId="4FF43B71" w14:textId="77777777" w:rsidR="00296D36" w:rsidRPr="007B0125" w:rsidRDefault="00296D36" w:rsidP="00A95F90">
            <w:pPr>
              <w:pStyle w:val="a5"/>
              <w:spacing w:line="288" w:lineRule="auto"/>
              <w:jc w:val="center"/>
              <w:rPr>
                <w:bCs/>
                <w:szCs w:val="21"/>
              </w:rPr>
            </w:pPr>
            <w:r w:rsidRPr="007B0125">
              <w:rPr>
                <w:bCs/>
                <w:szCs w:val="21"/>
              </w:rPr>
              <w:t>41.58</w:t>
            </w:r>
          </w:p>
        </w:tc>
        <w:tc>
          <w:tcPr>
            <w:tcW w:w="1173" w:type="dxa"/>
            <w:tcBorders>
              <w:top w:val="single" w:sz="4" w:space="0" w:color="auto"/>
              <w:left w:val="nil"/>
              <w:bottom w:val="nil"/>
              <w:right w:val="nil"/>
            </w:tcBorders>
            <w:vAlign w:val="center"/>
          </w:tcPr>
          <w:p w14:paraId="67993F02" w14:textId="77777777" w:rsidR="00296D36" w:rsidRPr="007B0125" w:rsidRDefault="00296D36" w:rsidP="00A95F90">
            <w:pPr>
              <w:pStyle w:val="a5"/>
              <w:spacing w:line="288" w:lineRule="auto"/>
              <w:jc w:val="center"/>
              <w:rPr>
                <w:bCs/>
                <w:szCs w:val="21"/>
              </w:rPr>
            </w:pPr>
            <w:r w:rsidRPr="007B0125">
              <w:rPr>
                <w:bCs/>
                <w:szCs w:val="21"/>
              </w:rPr>
              <w:t>690.32</w:t>
            </w:r>
          </w:p>
        </w:tc>
        <w:tc>
          <w:tcPr>
            <w:tcW w:w="1266" w:type="dxa"/>
            <w:tcBorders>
              <w:top w:val="single" w:sz="4" w:space="0" w:color="auto"/>
              <w:left w:val="nil"/>
              <w:bottom w:val="nil"/>
              <w:right w:val="nil"/>
            </w:tcBorders>
            <w:vAlign w:val="center"/>
          </w:tcPr>
          <w:p w14:paraId="7D130B36" w14:textId="77777777" w:rsidR="00296D36" w:rsidRPr="007B0125" w:rsidRDefault="00296D36" w:rsidP="00A95F90">
            <w:pPr>
              <w:pStyle w:val="a5"/>
              <w:spacing w:line="288" w:lineRule="auto"/>
              <w:jc w:val="center"/>
              <w:rPr>
                <w:bCs/>
                <w:szCs w:val="21"/>
              </w:rPr>
            </w:pPr>
            <w:r w:rsidRPr="007B0125">
              <w:rPr>
                <w:bCs/>
                <w:szCs w:val="21"/>
              </w:rPr>
              <w:t>24930.46</w:t>
            </w:r>
          </w:p>
        </w:tc>
        <w:tc>
          <w:tcPr>
            <w:tcW w:w="0" w:type="auto"/>
            <w:tcBorders>
              <w:top w:val="single" w:sz="4" w:space="0" w:color="auto"/>
              <w:left w:val="nil"/>
              <w:bottom w:val="nil"/>
              <w:right w:val="nil"/>
            </w:tcBorders>
            <w:vAlign w:val="center"/>
          </w:tcPr>
          <w:p w14:paraId="5EA20E80" w14:textId="77777777" w:rsidR="00296D36" w:rsidRPr="007B0125" w:rsidRDefault="00296D36" w:rsidP="00A95F90">
            <w:pPr>
              <w:pStyle w:val="a5"/>
              <w:spacing w:line="288" w:lineRule="auto"/>
              <w:jc w:val="center"/>
              <w:rPr>
                <w:bCs/>
                <w:szCs w:val="21"/>
              </w:rPr>
            </w:pPr>
            <w:r w:rsidRPr="007B0125">
              <w:rPr>
                <w:bCs/>
                <w:szCs w:val="21"/>
              </w:rPr>
              <w:t>6.8</w:t>
            </w:r>
          </w:p>
        </w:tc>
      </w:tr>
      <w:tr w:rsidR="00296D36" w:rsidRPr="007B0125" w14:paraId="29136F96" w14:textId="77777777" w:rsidTr="00A95F90">
        <w:trPr>
          <w:cantSplit/>
          <w:jc w:val="center"/>
        </w:trPr>
        <w:tc>
          <w:tcPr>
            <w:tcW w:w="0" w:type="auto"/>
            <w:tcBorders>
              <w:top w:val="nil"/>
              <w:left w:val="nil"/>
              <w:bottom w:val="nil"/>
              <w:right w:val="nil"/>
            </w:tcBorders>
            <w:shd w:val="clear" w:color="auto" w:fill="auto"/>
            <w:vAlign w:val="center"/>
            <w:hideMark/>
          </w:tcPr>
          <w:p w14:paraId="1E1797E5" w14:textId="77777777" w:rsidR="00296D36" w:rsidRPr="007B0125" w:rsidRDefault="00296D36" w:rsidP="00A95F90">
            <w:pPr>
              <w:pStyle w:val="a5"/>
              <w:spacing w:line="288" w:lineRule="auto"/>
              <w:jc w:val="center"/>
              <w:rPr>
                <w:bCs/>
                <w:szCs w:val="21"/>
              </w:rPr>
            </w:pPr>
            <w:r w:rsidRPr="007B0125">
              <w:rPr>
                <w:rFonts w:hint="eastAsia"/>
                <w:bCs/>
                <w:szCs w:val="21"/>
              </w:rPr>
              <w:t>T</w:t>
            </w:r>
            <w:r w:rsidRPr="007B0125">
              <w:rPr>
                <w:bCs/>
                <w:szCs w:val="21"/>
              </w:rPr>
              <w:t>2</w:t>
            </w:r>
          </w:p>
        </w:tc>
        <w:tc>
          <w:tcPr>
            <w:tcW w:w="0" w:type="auto"/>
            <w:tcBorders>
              <w:top w:val="nil"/>
              <w:left w:val="nil"/>
              <w:bottom w:val="nil"/>
              <w:right w:val="nil"/>
            </w:tcBorders>
            <w:vAlign w:val="center"/>
          </w:tcPr>
          <w:p w14:paraId="0A2AF733" w14:textId="77777777" w:rsidR="00296D36" w:rsidRPr="007B0125" w:rsidRDefault="00296D36" w:rsidP="00A95F90">
            <w:pPr>
              <w:pStyle w:val="a5"/>
              <w:spacing w:line="288" w:lineRule="auto"/>
              <w:rPr>
                <w:bCs/>
                <w:szCs w:val="21"/>
              </w:rPr>
            </w:pPr>
            <w:r w:rsidRPr="007B0125">
              <w:rPr>
                <w:bCs/>
                <w:szCs w:val="21"/>
              </w:rPr>
              <w:t>31°27'34.35"N</w:t>
            </w:r>
          </w:p>
        </w:tc>
        <w:tc>
          <w:tcPr>
            <w:tcW w:w="0" w:type="auto"/>
            <w:tcBorders>
              <w:top w:val="nil"/>
              <w:left w:val="nil"/>
              <w:bottom w:val="nil"/>
              <w:right w:val="nil"/>
            </w:tcBorders>
            <w:shd w:val="clear" w:color="auto" w:fill="auto"/>
            <w:vAlign w:val="center"/>
            <w:hideMark/>
          </w:tcPr>
          <w:p w14:paraId="2D5A0C30" w14:textId="77777777" w:rsidR="00296D36" w:rsidRPr="007B0125" w:rsidRDefault="00296D36" w:rsidP="00A95F90">
            <w:pPr>
              <w:pStyle w:val="a5"/>
              <w:spacing w:line="288" w:lineRule="auto"/>
              <w:rPr>
                <w:bCs/>
                <w:szCs w:val="21"/>
              </w:rPr>
            </w:pPr>
            <w:r w:rsidRPr="007B0125">
              <w:rPr>
                <w:bCs/>
                <w:szCs w:val="21"/>
              </w:rPr>
              <w:t>120°1'26.24"E</w:t>
            </w:r>
          </w:p>
        </w:tc>
        <w:tc>
          <w:tcPr>
            <w:tcW w:w="1455" w:type="dxa"/>
            <w:tcBorders>
              <w:top w:val="nil"/>
              <w:left w:val="nil"/>
              <w:bottom w:val="nil"/>
              <w:right w:val="nil"/>
            </w:tcBorders>
            <w:vAlign w:val="center"/>
          </w:tcPr>
          <w:p w14:paraId="72924ACD" w14:textId="77777777" w:rsidR="00296D36" w:rsidRPr="007B0125" w:rsidRDefault="00296D36" w:rsidP="00A95F90">
            <w:pPr>
              <w:pStyle w:val="a5"/>
              <w:spacing w:line="288" w:lineRule="auto"/>
              <w:jc w:val="center"/>
              <w:rPr>
                <w:bCs/>
                <w:szCs w:val="21"/>
              </w:rPr>
            </w:pPr>
            <w:r w:rsidRPr="007B0125">
              <w:rPr>
                <w:rFonts w:hint="eastAsia"/>
                <w:bCs/>
                <w:szCs w:val="21"/>
              </w:rPr>
              <w:t>84</w:t>
            </w:r>
          </w:p>
        </w:tc>
        <w:tc>
          <w:tcPr>
            <w:tcW w:w="689" w:type="dxa"/>
            <w:tcBorders>
              <w:top w:val="nil"/>
              <w:left w:val="nil"/>
              <w:bottom w:val="nil"/>
              <w:right w:val="nil"/>
            </w:tcBorders>
            <w:vAlign w:val="center"/>
          </w:tcPr>
          <w:p w14:paraId="714C919B" w14:textId="77777777" w:rsidR="00296D36" w:rsidRPr="007B0125" w:rsidRDefault="00296D36" w:rsidP="00A95F90">
            <w:pPr>
              <w:pStyle w:val="a5"/>
              <w:spacing w:line="288" w:lineRule="auto"/>
              <w:jc w:val="center"/>
              <w:rPr>
                <w:bCs/>
                <w:szCs w:val="21"/>
              </w:rPr>
            </w:pPr>
            <w:r w:rsidRPr="007B0125">
              <w:rPr>
                <w:bCs/>
                <w:szCs w:val="21"/>
              </w:rPr>
              <w:t>58.91</w:t>
            </w:r>
          </w:p>
        </w:tc>
        <w:tc>
          <w:tcPr>
            <w:tcW w:w="1173" w:type="dxa"/>
            <w:tcBorders>
              <w:top w:val="nil"/>
              <w:left w:val="nil"/>
              <w:bottom w:val="nil"/>
              <w:right w:val="nil"/>
            </w:tcBorders>
            <w:vAlign w:val="center"/>
          </w:tcPr>
          <w:p w14:paraId="217AE052" w14:textId="77777777" w:rsidR="00296D36" w:rsidRPr="007B0125" w:rsidRDefault="00296D36" w:rsidP="00A95F90">
            <w:pPr>
              <w:pStyle w:val="a5"/>
              <w:spacing w:line="288" w:lineRule="auto"/>
              <w:jc w:val="center"/>
              <w:rPr>
                <w:bCs/>
                <w:szCs w:val="21"/>
              </w:rPr>
            </w:pPr>
            <w:r w:rsidRPr="007B0125">
              <w:rPr>
                <w:bCs/>
                <w:szCs w:val="21"/>
              </w:rPr>
              <w:t>1391.71</w:t>
            </w:r>
          </w:p>
        </w:tc>
        <w:tc>
          <w:tcPr>
            <w:tcW w:w="1266" w:type="dxa"/>
            <w:tcBorders>
              <w:top w:val="nil"/>
              <w:left w:val="nil"/>
              <w:bottom w:val="nil"/>
              <w:right w:val="nil"/>
            </w:tcBorders>
            <w:vAlign w:val="center"/>
          </w:tcPr>
          <w:p w14:paraId="01FC6AC2" w14:textId="77777777" w:rsidR="00296D36" w:rsidRPr="007B0125" w:rsidRDefault="00296D36" w:rsidP="00A95F90">
            <w:pPr>
              <w:pStyle w:val="a5"/>
              <w:spacing w:line="288" w:lineRule="auto"/>
              <w:jc w:val="center"/>
              <w:rPr>
                <w:bCs/>
                <w:szCs w:val="21"/>
              </w:rPr>
            </w:pPr>
            <w:r w:rsidRPr="007B0125">
              <w:rPr>
                <w:bCs/>
                <w:szCs w:val="21"/>
              </w:rPr>
              <w:t>32225.41</w:t>
            </w:r>
          </w:p>
        </w:tc>
        <w:tc>
          <w:tcPr>
            <w:tcW w:w="0" w:type="auto"/>
            <w:tcBorders>
              <w:top w:val="nil"/>
              <w:left w:val="nil"/>
              <w:bottom w:val="nil"/>
              <w:right w:val="nil"/>
            </w:tcBorders>
            <w:vAlign w:val="center"/>
          </w:tcPr>
          <w:p w14:paraId="4B983419" w14:textId="77777777" w:rsidR="00296D36" w:rsidRPr="007B0125" w:rsidRDefault="00296D36" w:rsidP="00A95F90">
            <w:pPr>
              <w:pStyle w:val="a5"/>
              <w:spacing w:line="288" w:lineRule="auto"/>
              <w:jc w:val="center"/>
              <w:rPr>
                <w:bCs/>
                <w:szCs w:val="21"/>
              </w:rPr>
            </w:pPr>
            <w:r w:rsidRPr="007B0125">
              <w:rPr>
                <w:bCs/>
                <w:szCs w:val="21"/>
              </w:rPr>
              <w:t>7.1</w:t>
            </w:r>
          </w:p>
        </w:tc>
      </w:tr>
      <w:tr w:rsidR="00296D36" w:rsidRPr="007B0125" w14:paraId="3285DB39" w14:textId="77777777" w:rsidTr="00A95F90">
        <w:trPr>
          <w:cantSplit/>
          <w:jc w:val="center"/>
        </w:trPr>
        <w:tc>
          <w:tcPr>
            <w:tcW w:w="0" w:type="auto"/>
            <w:tcBorders>
              <w:top w:val="nil"/>
              <w:left w:val="nil"/>
              <w:bottom w:val="nil"/>
              <w:right w:val="nil"/>
            </w:tcBorders>
            <w:shd w:val="clear" w:color="auto" w:fill="auto"/>
            <w:vAlign w:val="center"/>
            <w:hideMark/>
          </w:tcPr>
          <w:p w14:paraId="69ACA96D" w14:textId="77777777" w:rsidR="00296D36" w:rsidRPr="007B0125" w:rsidRDefault="00296D36" w:rsidP="00A95F90">
            <w:pPr>
              <w:pStyle w:val="a5"/>
              <w:spacing w:line="288" w:lineRule="auto"/>
              <w:jc w:val="center"/>
              <w:rPr>
                <w:bCs/>
                <w:szCs w:val="21"/>
              </w:rPr>
            </w:pPr>
            <w:r w:rsidRPr="007B0125">
              <w:rPr>
                <w:bCs/>
                <w:szCs w:val="21"/>
              </w:rPr>
              <w:t>T3</w:t>
            </w:r>
          </w:p>
        </w:tc>
        <w:tc>
          <w:tcPr>
            <w:tcW w:w="0" w:type="auto"/>
            <w:tcBorders>
              <w:top w:val="nil"/>
              <w:left w:val="nil"/>
              <w:bottom w:val="nil"/>
              <w:right w:val="nil"/>
            </w:tcBorders>
            <w:vAlign w:val="center"/>
          </w:tcPr>
          <w:p w14:paraId="1FECB5EF" w14:textId="77777777" w:rsidR="00296D36" w:rsidRPr="007B0125" w:rsidRDefault="00296D36" w:rsidP="00A95F90">
            <w:pPr>
              <w:pStyle w:val="a5"/>
              <w:spacing w:line="288" w:lineRule="auto"/>
              <w:rPr>
                <w:bCs/>
                <w:szCs w:val="21"/>
              </w:rPr>
            </w:pPr>
            <w:r w:rsidRPr="007B0125">
              <w:rPr>
                <w:bCs/>
                <w:szCs w:val="21"/>
              </w:rPr>
              <w:t>31°28'6.53"N</w:t>
            </w:r>
          </w:p>
        </w:tc>
        <w:tc>
          <w:tcPr>
            <w:tcW w:w="0" w:type="auto"/>
            <w:tcBorders>
              <w:top w:val="nil"/>
              <w:left w:val="nil"/>
              <w:bottom w:val="nil"/>
              <w:right w:val="nil"/>
            </w:tcBorders>
            <w:shd w:val="clear" w:color="auto" w:fill="auto"/>
            <w:vAlign w:val="center"/>
            <w:hideMark/>
          </w:tcPr>
          <w:p w14:paraId="570C448D" w14:textId="77777777" w:rsidR="00296D36" w:rsidRPr="007B0125" w:rsidRDefault="00296D36" w:rsidP="00A95F90">
            <w:pPr>
              <w:pStyle w:val="a5"/>
              <w:spacing w:line="288" w:lineRule="auto"/>
              <w:rPr>
                <w:bCs/>
                <w:szCs w:val="21"/>
              </w:rPr>
            </w:pPr>
            <w:r w:rsidRPr="007B0125">
              <w:rPr>
                <w:bCs/>
                <w:szCs w:val="21"/>
              </w:rPr>
              <w:t>120°2'1.47"E</w:t>
            </w:r>
          </w:p>
        </w:tc>
        <w:tc>
          <w:tcPr>
            <w:tcW w:w="1455" w:type="dxa"/>
            <w:tcBorders>
              <w:top w:val="nil"/>
              <w:left w:val="nil"/>
              <w:bottom w:val="nil"/>
              <w:right w:val="nil"/>
            </w:tcBorders>
            <w:vAlign w:val="center"/>
          </w:tcPr>
          <w:p w14:paraId="0CAEADF1" w14:textId="77777777" w:rsidR="00296D36" w:rsidRPr="007B0125" w:rsidRDefault="00296D36" w:rsidP="00A95F90">
            <w:pPr>
              <w:pStyle w:val="a5"/>
              <w:spacing w:line="288" w:lineRule="auto"/>
              <w:jc w:val="center"/>
              <w:rPr>
                <w:bCs/>
                <w:szCs w:val="21"/>
              </w:rPr>
            </w:pPr>
            <w:r w:rsidRPr="007B0125">
              <w:rPr>
                <w:rFonts w:hint="eastAsia"/>
                <w:bCs/>
                <w:szCs w:val="21"/>
              </w:rPr>
              <w:t>13</w:t>
            </w:r>
          </w:p>
        </w:tc>
        <w:tc>
          <w:tcPr>
            <w:tcW w:w="689" w:type="dxa"/>
            <w:tcBorders>
              <w:top w:val="nil"/>
              <w:left w:val="nil"/>
              <w:bottom w:val="nil"/>
              <w:right w:val="nil"/>
            </w:tcBorders>
            <w:vAlign w:val="center"/>
          </w:tcPr>
          <w:p w14:paraId="2453AC6D" w14:textId="77777777" w:rsidR="00296D36" w:rsidRPr="007B0125" w:rsidRDefault="00296D36" w:rsidP="00A95F90">
            <w:pPr>
              <w:pStyle w:val="a5"/>
              <w:spacing w:line="288" w:lineRule="auto"/>
              <w:jc w:val="center"/>
              <w:rPr>
                <w:bCs/>
                <w:szCs w:val="21"/>
              </w:rPr>
            </w:pPr>
            <w:r w:rsidRPr="007B0125">
              <w:rPr>
                <w:bCs/>
                <w:szCs w:val="21"/>
              </w:rPr>
              <w:t>62.71</w:t>
            </w:r>
          </w:p>
        </w:tc>
        <w:tc>
          <w:tcPr>
            <w:tcW w:w="1173" w:type="dxa"/>
            <w:tcBorders>
              <w:top w:val="nil"/>
              <w:left w:val="nil"/>
              <w:bottom w:val="nil"/>
              <w:right w:val="nil"/>
            </w:tcBorders>
            <w:vAlign w:val="center"/>
          </w:tcPr>
          <w:p w14:paraId="390A9C14" w14:textId="77777777" w:rsidR="00296D36" w:rsidRPr="007B0125" w:rsidRDefault="00296D36" w:rsidP="00A95F90">
            <w:pPr>
              <w:pStyle w:val="a5"/>
              <w:spacing w:line="288" w:lineRule="auto"/>
              <w:jc w:val="center"/>
              <w:rPr>
                <w:bCs/>
                <w:szCs w:val="21"/>
              </w:rPr>
            </w:pPr>
            <w:r w:rsidRPr="007B0125">
              <w:rPr>
                <w:bCs/>
                <w:szCs w:val="21"/>
              </w:rPr>
              <w:t>622.54</w:t>
            </w:r>
          </w:p>
        </w:tc>
        <w:tc>
          <w:tcPr>
            <w:tcW w:w="1266" w:type="dxa"/>
            <w:tcBorders>
              <w:top w:val="nil"/>
              <w:left w:val="nil"/>
              <w:bottom w:val="nil"/>
              <w:right w:val="nil"/>
            </w:tcBorders>
            <w:vAlign w:val="center"/>
          </w:tcPr>
          <w:p w14:paraId="671273DE" w14:textId="77777777" w:rsidR="00296D36" w:rsidRPr="007B0125" w:rsidRDefault="00296D36" w:rsidP="00A95F90">
            <w:pPr>
              <w:pStyle w:val="a5"/>
              <w:spacing w:line="288" w:lineRule="auto"/>
              <w:jc w:val="center"/>
              <w:rPr>
                <w:bCs/>
                <w:szCs w:val="21"/>
              </w:rPr>
            </w:pPr>
            <w:r w:rsidRPr="007B0125">
              <w:rPr>
                <w:bCs/>
                <w:szCs w:val="21"/>
              </w:rPr>
              <w:t>34882.20</w:t>
            </w:r>
          </w:p>
        </w:tc>
        <w:tc>
          <w:tcPr>
            <w:tcW w:w="0" w:type="auto"/>
            <w:tcBorders>
              <w:top w:val="nil"/>
              <w:left w:val="nil"/>
              <w:bottom w:val="nil"/>
              <w:right w:val="nil"/>
            </w:tcBorders>
            <w:vAlign w:val="center"/>
          </w:tcPr>
          <w:p w14:paraId="49F40C3A" w14:textId="77777777" w:rsidR="00296D36" w:rsidRPr="007B0125" w:rsidRDefault="00296D36" w:rsidP="00A95F90">
            <w:pPr>
              <w:pStyle w:val="a5"/>
              <w:spacing w:line="288" w:lineRule="auto"/>
              <w:jc w:val="center"/>
              <w:rPr>
                <w:bCs/>
                <w:szCs w:val="21"/>
              </w:rPr>
            </w:pPr>
            <w:r w:rsidRPr="007B0125">
              <w:rPr>
                <w:bCs/>
                <w:szCs w:val="21"/>
              </w:rPr>
              <w:t>6.6</w:t>
            </w:r>
          </w:p>
        </w:tc>
      </w:tr>
      <w:tr w:rsidR="00296D36" w:rsidRPr="007B0125" w14:paraId="6AB33C2B" w14:textId="77777777" w:rsidTr="00A95F90">
        <w:trPr>
          <w:cantSplit/>
          <w:jc w:val="center"/>
        </w:trPr>
        <w:tc>
          <w:tcPr>
            <w:tcW w:w="0" w:type="auto"/>
            <w:tcBorders>
              <w:top w:val="nil"/>
              <w:left w:val="nil"/>
              <w:bottom w:val="single" w:sz="8" w:space="0" w:color="auto"/>
              <w:right w:val="nil"/>
            </w:tcBorders>
            <w:shd w:val="clear" w:color="auto" w:fill="auto"/>
            <w:vAlign w:val="center"/>
            <w:hideMark/>
          </w:tcPr>
          <w:p w14:paraId="5437DE7E" w14:textId="77777777" w:rsidR="00296D36" w:rsidRPr="007B0125" w:rsidRDefault="00296D36" w:rsidP="00A95F90">
            <w:pPr>
              <w:pStyle w:val="a5"/>
              <w:spacing w:line="288" w:lineRule="auto"/>
              <w:jc w:val="center"/>
              <w:rPr>
                <w:bCs/>
                <w:szCs w:val="21"/>
              </w:rPr>
            </w:pPr>
            <w:r w:rsidRPr="007B0125">
              <w:rPr>
                <w:bCs/>
                <w:szCs w:val="21"/>
              </w:rPr>
              <w:t>T4</w:t>
            </w:r>
          </w:p>
        </w:tc>
        <w:tc>
          <w:tcPr>
            <w:tcW w:w="0" w:type="auto"/>
            <w:tcBorders>
              <w:top w:val="nil"/>
              <w:left w:val="nil"/>
              <w:bottom w:val="single" w:sz="8" w:space="0" w:color="auto"/>
              <w:right w:val="nil"/>
            </w:tcBorders>
            <w:vAlign w:val="center"/>
          </w:tcPr>
          <w:p w14:paraId="7E5F57DE" w14:textId="77777777" w:rsidR="00296D36" w:rsidRPr="007B0125" w:rsidRDefault="00296D36" w:rsidP="00A95F90">
            <w:pPr>
              <w:pStyle w:val="a5"/>
              <w:spacing w:line="288" w:lineRule="auto"/>
              <w:rPr>
                <w:bCs/>
                <w:szCs w:val="21"/>
              </w:rPr>
            </w:pPr>
            <w:r w:rsidRPr="007B0125">
              <w:rPr>
                <w:bCs/>
                <w:szCs w:val="21"/>
              </w:rPr>
              <w:t>31°28'40.14"N</w:t>
            </w:r>
          </w:p>
        </w:tc>
        <w:tc>
          <w:tcPr>
            <w:tcW w:w="0" w:type="auto"/>
            <w:tcBorders>
              <w:top w:val="nil"/>
              <w:left w:val="nil"/>
              <w:bottom w:val="single" w:sz="8" w:space="0" w:color="auto"/>
              <w:right w:val="nil"/>
            </w:tcBorders>
            <w:shd w:val="clear" w:color="auto" w:fill="auto"/>
            <w:vAlign w:val="center"/>
            <w:hideMark/>
          </w:tcPr>
          <w:p w14:paraId="2ABAE685" w14:textId="77777777" w:rsidR="00296D36" w:rsidRPr="007B0125" w:rsidRDefault="00296D36" w:rsidP="00A95F90">
            <w:pPr>
              <w:pStyle w:val="a5"/>
              <w:spacing w:line="288" w:lineRule="auto"/>
              <w:rPr>
                <w:bCs/>
                <w:szCs w:val="21"/>
              </w:rPr>
            </w:pPr>
            <w:r w:rsidRPr="007B0125">
              <w:rPr>
                <w:bCs/>
                <w:szCs w:val="21"/>
              </w:rPr>
              <w:t>120°2'38.29"E</w:t>
            </w:r>
          </w:p>
        </w:tc>
        <w:tc>
          <w:tcPr>
            <w:tcW w:w="1455" w:type="dxa"/>
            <w:tcBorders>
              <w:top w:val="nil"/>
              <w:left w:val="nil"/>
              <w:bottom w:val="single" w:sz="8" w:space="0" w:color="auto"/>
              <w:right w:val="nil"/>
            </w:tcBorders>
            <w:vAlign w:val="center"/>
          </w:tcPr>
          <w:p w14:paraId="5F2A545B" w14:textId="77777777" w:rsidR="00296D36" w:rsidRPr="007B0125" w:rsidRDefault="00296D36" w:rsidP="00A95F90">
            <w:pPr>
              <w:pStyle w:val="a5"/>
              <w:spacing w:line="288" w:lineRule="auto"/>
              <w:jc w:val="center"/>
              <w:rPr>
                <w:bCs/>
                <w:szCs w:val="21"/>
              </w:rPr>
            </w:pPr>
            <w:r w:rsidRPr="007B0125">
              <w:rPr>
                <w:rFonts w:hint="eastAsia"/>
                <w:bCs/>
                <w:szCs w:val="21"/>
              </w:rPr>
              <w:t>14</w:t>
            </w:r>
          </w:p>
        </w:tc>
        <w:tc>
          <w:tcPr>
            <w:tcW w:w="689" w:type="dxa"/>
            <w:tcBorders>
              <w:top w:val="nil"/>
              <w:left w:val="nil"/>
              <w:bottom w:val="single" w:sz="8" w:space="0" w:color="auto"/>
              <w:right w:val="nil"/>
            </w:tcBorders>
            <w:vAlign w:val="center"/>
          </w:tcPr>
          <w:p w14:paraId="75F3114E" w14:textId="77777777" w:rsidR="00296D36" w:rsidRPr="007B0125" w:rsidRDefault="00296D36" w:rsidP="00A95F90">
            <w:pPr>
              <w:pStyle w:val="a5"/>
              <w:spacing w:line="288" w:lineRule="auto"/>
              <w:jc w:val="center"/>
              <w:rPr>
                <w:bCs/>
                <w:szCs w:val="21"/>
              </w:rPr>
            </w:pPr>
            <w:r w:rsidRPr="007B0125">
              <w:rPr>
                <w:bCs/>
                <w:szCs w:val="21"/>
              </w:rPr>
              <w:t>38.86</w:t>
            </w:r>
          </w:p>
        </w:tc>
        <w:tc>
          <w:tcPr>
            <w:tcW w:w="1173" w:type="dxa"/>
            <w:tcBorders>
              <w:top w:val="nil"/>
              <w:left w:val="nil"/>
              <w:bottom w:val="single" w:sz="8" w:space="0" w:color="auto"/>
              <w:right w:val="nil"/>
            </w:tcBorders>
            <w:vAlign w:val="center"/>
          </w:tcPr>
          <w:p w14:paraId="08EBCCE8" w14:textId="77777777" w:rsidR="00296D36" w:rsidRPr="007B0125" w:rsidRDefault="00296D36" w:rsidP="00A95F90">
            <w:pPr>
              <w:pStyle w:val="a5"/>
              <w:spacing w:line="288" w:lineRule="auto"/>
              <w:jc w:val="center"/>
              <w:rPr>
                <w:bCs/>
                <w:szCs w:val="21"/>
              </w:rPr>
            </w:pPr>
            <w:r w:rsidRPr="007B0125">
              <w:rPr>
                <w:bCs/>
                <w:szCs w:val="21"/>
              </w:rPr>
              <w:t>749.02</w:t>
            </w:r>
          </w:p>
        </w:tc>
        <w:tc>
          <w:tcPr>
            <w:tcW w:w="1266" w:type="dxa"/>
            <w:tcBorders>
              <w:top w:val="nil"/>
              <w:left w:val="nil"/>
              <w:bottom w:val="single" w:sz="8" w:space="0" w:color="auto"/>
              <w:right w:val="nil"/>
            </w:tcBorders>
            <w:vAlign w:val="center"/>
          </w:tcPr>
          <w:p w14:paraId="5920A597" w14:textId="77777777" w:rsidR="00296D36" w:rsidRPr="007B0125" w:rsidRDefault="00296D36" w:rsidP="00A95F90">
            <w:pPr>
              <w:pStyle w:val="a5"/>
              <w:spacing w:line="288" w:lineRule="auto"/>
              <w:jc w:val="center"/>
              <w:rPr>
                <w:bCs/>
                <w:szCs w:val="21"/>
              </w:rPr>
            </w:pPr>
            <w:r w:rsidRPr="007B0125">
              <w:rPr>
                <w:bCs/>
                <w:szCs w:val="21"/>
              </w:rPr>
              <w:t>30166.99</w:t>
            </w:r>
          </w:p>
        </w:tc>
        <w:tc>
          <w:tcPr>
            <w:tcW w:w="0" w:type="auto"/>
            <w:tcBorders>
              <w:top w:val="nil"/>
              <w:left w:val="nil"/>
              <w:bottom w:val="single" w:sz="8" w:space="0" w:color="auto"/>
              <w:right w:val="nil"/>
            </w:tcBorders>
            <w:vAlign w:val="center"/>
          </w:tcPr>
          <w:p w14:paraId="547D6C5E" w14:textId="77777777" w:rsidR="00296D36" w:rsidRPr="007B0125" w:rsidRDefault="00296D36" w:rsidP="00A95F90">
            <w:pPr>
              <w:pStyle w:val="a5"/>
              <w:spacing w:line="288" w:lineRule="auto"/>
              <w:jc w:val="center"/>
              <w:rPr>
                <w:bCs/>
                <w:szCs w:val="21"/>
              </w:rPr>
            </w:pPr>
            <w:r w:rsidRPr="007B0125">
              <w:rPr>
                <w:bCs/>
                <w:szCs w:val="21"/>
              </w:rPr>
              <w:t>6.9</w:t>
            </w:r>
          </w:p>
        </w:tc>
      </w:tr>
    </w:tbl>
    <w:p w14:paraId="79183EA5" w14:textId="77777777" w:rsidR="00296D36" w:rsidRPr="00C926C6" w:rsidRDefault="00296D36" w:rsidP="00A95F90">
      <w:pPr>
        <w:pStyle w:val="4"/>
        <w:adjustRightInd w:val="0"/>
        <w:spacing w:before="156" w:afterLines="0" w:line="300" w:lineRule="auto"/>
        <w:rPr>
          <w:szCs w:val="24"/>
        </w:rPr>
      </w:pPr>
      <w:bookmarkStart w:id="141" w:name="_Toc346463082"/>
      <w:r w:rsidRPr="00C926C6">
        <w:rPr>
          <w:rFonts w:hint="eastAsia"/>
          <w:szCs w:val="24"/>
        </w:rPr>
        <w:lastRenderedPageBreak/>
        <w:t xml:space="preserve">2.1.1.2 </w:t>
      </w:r>
      <w:r w:rsidRPr="00C926C6">
        <w:rPr>
          <w:rFonts w:hint="eastAsia"/>
          <w:szCs w:val="24"/>
        </w:rPr>
        <w:t>主要仪器与试剂</w:t>
      </w:r>
      <w:bookmarkEnd w:id="141"/>
    </w:p>
    <w:p w14:paraId="322837E7" w14:textId="77777777" w:rsidR="00296D36" w:rsidRDefault="00296D36" w:rsidP="00A95F90">
      <w:pPr>
        <w:adjustRightInd w:val="0"/>
        <w:snapToGrid w:val="0"/>
        <w:spacing w:line="300" w:lineRule="auto"/>
        <w:ind w:leftChars="200" w:left="480"/>
        <w:jc w:val="left"/>
      </w:pPr>
      <w:r w:rsidRPr="00D5670C">
        <w:rPr>
          <w:rFonts w:hint="eastAsia"/>
        </w:rPr>
        <w:t>气相色谱仪：</w:t>
      </w:r>
      <w:r>
        <w:rPr>
          <w:rFonts w:hint="eastAsia"/>
        </w:rPr>
        <w:t>美国</w:t>
      </w:r>
      <w:r w:rsidRPr="00D5670C">
        <w:rPr>
          <w:rFonts w:hint="eastAsia"/>
        </w:rPr>
        <w:t>安捷伦</w:t>
      </w:r>
      <w:r w:rsidRPr="00D5670C">
        <w:rPr>
          <w:rFonts w:hint="eastAsia"/>
        </w:rPr>
        <w:t xml:space="preserve"> 7890A</w:t>
      </w:r>
      <w:r w:rsidRPr="00C9739F">
        <w:rPr>
          <w:rFonts w:hint="eastAsia"/>
        </w:rPr>
        <w:t>配微电子捕获检测器（</w:t>
      </w:r>
      <w:r w:rsidRPr="00C9739F">
        <w:t>GC-µECD</w:t>
      </w:r>
      <w:r w:rsidRPr="00C9739F">
        <w:rPr>
          <w:rFonts w:hint="eastAsia"/>
        </w:rPr>
        <w:t>）</w:t>
      </w:r>
    </w:p>
    <w:p w14:paraId="4BF56B6A" w14:textId="77777777" w:rsidR="00296D36" w:rsidRPr="00D5670C" w:rsidRDefault="00296D36" w:rsidP="00A95F90">
      <w:pPr>
        <w:adjustRightInd w:val="0"/>
        <w:snapToGrid w:val="0"/>
        <w:spacing w:line="300" w:lineRule="auto"/>
        <w:ind w:leftChars="200" w:left="480"/>
        <w:jc w:val="left"/>
      </w:pPr>
      <w:r w:rsidRPr="00C9739F">
        <w:rPr>
          <w:rFonts w:hint="eastAsia"/>
        </w:rPr>
        <w:t>高压灭菌器：美国致微</w:t>
      </w:r>
      <w:r w:rsidRPr="00C9739F">
        <w:rPr>
          <w:rFonts w:hint="eastAsia"/>
        </w:rPr>
        <w:t>GI54DS</w:t>
      </w:r>
    </w:p>
    <w:p w14:paraId="21269AD3" w14:textId="77777777" w:rsidR="00296D36" w:rsidRPr="00D5670C" w:rsidRDefault="00296D36" w:rsidP="00A95F90">
      <w:pPr>
        <w:adjustRightInd w:val="0"/>
        <w:snapToGrid w:val="0"/>
        <w:spacing w:line="300" w:lineRule="auto"/>
        <w:ind w:leftChars="200" w:left="480"/>
        <w:jc w:val="left"/>
      </w:pPr>
      <w:r w:rsidRPr="00D5670C">
        <w:rPr>
          <w:rFonts w:hint="eastAsia"/>
        </w:rPr>
        <w:t>旋转蒸发仪：</w:t>
      </w:r>
      <w:r>
        <w:rPr>
          <w:rFonts w:hint="eastAsia"/>
        </w:rPr>
        <w:t>日本</w:t>
      </w:r>
      <w:r w:rsidRPr="00D5670C">
        <w:rPr>
          <w:rFonts w:hint="eastAsia"/>
        </w:rPr>
        <w:t>东京理化</w:t>
      </w:r>
      <w:r w:rsidRPr="00D5670C">
        <w:rPr>
          <w:rFonts w:hint="eastAsia"/>
        </w:rPr>
        <w:t xml:space="preserve"> N-12008</w:t>
      </w:r>
    </w:p>
    <w:p w14:paraId="610E57E8" w14:textId="77777777" w:rsidR="00296D36" w:rsidRPr="00D5670C" w:rsidRDefault="00296D36" w:rsidP="00A95F90">
      <w:pPr>
        <w:adjustRightInd w:val="0"/>
        <w:snapToGrid w:val="0"/>
        <w:spacing w:line="300" w:lineRule="auto"/>
        <w:ind w:firstLineChars="200" w:firstLine="480"/>
        <w:jc w:val="left"/>
      </w:pPr>
      <w:r w:rsidRPr="00D5670C">
        <w:rPr>
          <w:rFonts w:hint="eastAsia"/>
        </w:rPr>
        <w:t>水流抽气泵：</w:t>
      </w:r>
      <w:r>
        <w:rPr>
          <w:rFonts w:hint="eastAsia"/>
        </w:rPr>
        <w:t>日本</w:t>
      </w:r>
      <w:r w:rsidRPr="00D5670C">
        <w:rPr>
          <w:rFonts w:hint="eastAsia"/>
        </w:rPr>
        <w:t>东京理化</w:t>
      </w:r>
      <w:r w:rsidRPr="00D5670C">
        <w:rPr>
          <w:rFonts w:hint="eastAsia"/>
        </w:rPr>
        <w:t xml:space="preserve"> A-1000s</w:t>
      </w:r>
    </w:p>
    <w:p w14:paraId="7E4F5584" w14:textId="77777777" w:rsidR="00296D36" w:rsidRPr="00D5670C" w:rsidRDefault="00296D36" w:rsidP="00A95F90">
      <w:pPr>
        <w:adjustRightInd w:val="0"/>
        <w:snapToGrid w:val="0"/>
        <w:spacing w:line="300" w:lineRule="auto"/>
        <w:ind w:firstLineChars="200" w:firstLine="480"/>
        <w:jc w:val="left"/>
      </w:pPr>
      <w:r w:rsidRPr="00D5670C">
        <w:rPr>
          <w:rFonts w:hint="eastAsia"/>
        </w:rPr>
        <w:t>涡旋仪：</w:t>
      </w:r>
      <w:r w:rsidRPr="00C9739F">
        <w:rPr>
          <w:rFonts w:hint="eastAsia"/>
        </w:rPr>
        <w:t>美国赛默飞世尔科技</w:t>
      </w:r>
      <w:r w:rsidRPr="00593630">
        <w:rPr>
          <w:sz w:val="21"/>
          <w:szCs w:val="22"/>
        </w:rPr>
        <w:t xml:space="preserve"> </w:t>
      </w:r>
      <w:r w:rsidRPr="00C9739F">
        <w:t>ZX3</w:t>
      </w:r>
    </w:p>
    <w:p w14:paraId="44909AEB" w14:textId="77777777" w:rsidR="00296D36" w:rsidRPr="00E36902" w:rsidRDefault="00296D36" w:rsidP="00A95F90">
      <w:pPr>
        <w:adjustRightInd w:val="0"/>
        <w:snapToGrid w:val="0"/>
        <w:spacing w:line="300" w:lineRule="auto"/>
        <w:ind w:firstLineChars="200" w:firstLine="464"/>
        <w:rPr>
          <w:snapToGrid w:val="0"/>
          <w:spacing w:val="-4"/>
          <w:kern w:val="0"/>
        </w:rPr>
      </w:pPr>
      <w:r w:rsidRPr="00E36902">
        <w:rPr>
          <w:rFonts w:hint="eastAsia"/>
          <w:snapToGrid w:val="0"/>
          <w:spacing w:val="-4"/>
          <w:kern w:val="0"/>
        </w:rPr>
        <w:t>试剂：美国天地牌</w:t>
      </w:r>
      <w:r w:rsidRPr="00E36902">
        <w:rPr>
          <w:snapToGrid w:val="0"/>
          <w:spacing w:val="-4"/>
          <w:kern w:val="0"/>
        </w:rPr>
        <w:t>正己烷</w:t>
      </w:r>
      <w:r w:rsidRPr="00E36902">
        <w:rPr>
          <w:rFonts w:hint="eastAsia"/>
          <w:snapToGrid w:val="0"/>
          <w:spacing w:val="-4"/>
          <w:kern w:val="0"/>
        </w:rPr>
        <w:t>（</w:t>
      </w:r>
      <w:r w:rsidRPr="00E36902">
        <w:rPr>
          <w:snapToGrid w:val="0"/>
          <w:spacing w:val="-4"/>
          <w:kern w:val="0"/>
        </w:rPr>
        <w:t>n-Hexane</w:t>
      </w:r>
      <w:r w:rsidRPr="00E36902">
        <w:rPr>
          <w:rFonts w:hint="eastAsia"/>
          <w:snapToGrid w:val="0"/>
          <w:spacing w:val="-4"/>
          <w:kern w:val="0"/>
        </w:rPr>
        <w:t xml:space="preserve"> </w:t>
      </w:r>
      <w:r w:rsidRPr="00E36902">
        <w:rPr>
          <w:snapToGrid w:val="0"/>
          <w:spacing w:val="-4"/>
          <w:kern w:val="0"/>
        </w:rPr>
        <w:t>95%</w:t>
      </w:r>
      <w:r w:rsidRPr="00E36902">
        <w:rPr>
          <w:rFonts w:hint="eastAsia"/>
          <w:snapToGrid w:val="0"/>
          <w:spacing w:val="-4"/>
          <w:kern w:val="0"/>
        </w:rPr>
        <w:t>，色谱纯）、</w:t>
      </w:r>
      <w:r w:rsidRPr="00E36902">
        <w:rPr>
          <w:snapToGrid w:val="0"/>
          <w:spacing w:val="-4"/>
          <w:kern w:val="0"/>
        </w:rPr>
        <w:t>丙酮</w:t>
      </w:r>
      <w:r w:rsidRPr="00E36902">
        <w:rPr>
          <w:rFonts w:hint="eastAsia"/>
          <w:snapToGrid w:val="0"/>
          <w:spacing w:val="-4"/>
          <w:kern w:val="0"/>
        </w:rPr>
        <w:t>（</w:t>
      </w:r>
      <w:r w:rsidRPr="00E36902">
        <w:rPr>
          <w:snapToGrid w:val="0"/>
          <w:spacing w:val="-4"/>
          <w:kern w:val="0"/>
        </w:rPr>
        <w:t>Acetone</w:t>
      </w:r>
      <w:r w:rsidRPr="00E36902">
        <w:rPr>
          <w:rFonts w:hint="eastAsia"/>
          <w:snapToGrid w:val="0"/>
          <w:spacing w:val="-4"/>
          <w:kern w:val="0"/>
        </w:rPr>
        <w:t xml:space="preserve">, </w:t>
      </w:r>
      <w:r w:rsidRPr="00E36902">
        <w:rPr>
          <w:rFonts w:hint="eastAsia"/>
          <w:snapToGrid w:val="0"/>
          <w:spacing w:val="-4"/>
          <w:kern w:val="0"/>
        </w:rPr>
        <w:t>色谱纯）、二氯甲烷（</w:t>
      </w:r>
      <w:r w:rsidRPr="00E36902">
        <w:rPr>
          <w:snapToGrid w:val="0"/>
          <w:spacing w:val="-4"/>
          <w:kern w:val="0"/>
        </w:rPr>
        <w:t>dichloromethane</w:t>
      </w:r>
      <w:r w:rsidRPr="00E36902">
        <w:rPr>
          <w:rFonts w:hint="eastAsia"/>
          <w:snapToGrid w:val="0"/>
          <w:spacing w:val="-4"/>
          <w:kern w:val="0"/>
        </w:rPr>
        <w:t>，色谱纯），阿拉丁异丙醇（</w:t>
      </w:r>
      <w:r w:rsidRPr="00E36902">
        <w:rPr>
          <w:rFonts w:hint="eastAsia"/>
          <w:snapToGrid w:val="0"/>
          <w:spacing w:val="-4"/>
          <w:kern w:val="0"/>
        </w:rPr>
        <w:t>Isopropanol</w:t>
      </w:r>
      <w:r w:rsidRPr="00E36902">
        <w:rPr>
          <w:rFonts w:hint="eastAsia"/>
          <w:snapToGrid w:val="0"/>
          <w:spacing w:val="-4"/>
          <w:kern w:val="0"/>
        </w:rPr>
        <w:t>，色谱纯）</w:t>
      </w:r>
    </w:p>
    <w:p w14:paraId="7A940DD9" w14:textId="77777777" w:rsidR="00296D36" w:rsidRPr="0014336F" w:rsidRDefault="00296D36" w:rsidP="00A95F90">
      <w:pPr>
        <w:adjustRightInd w:val="0"/>
        <w:snapToGrid w:val="0"/>
        <w:spacing w:line="300" w:lineRule="auto"/>
        <w:ind w:firstLineChars="200" w:firstLine="480"/>
      </w:pPr>
      <w:r w:rsidRPr="00D5670C">
        <w:rPr>
          <w:rFonts w:hint="eastAsia"/>
        </w:rPr>
        <w:t>药品：</w:t>
      </w:r>
      <w:r>
        <w:rPr>
          <w:rFonts w:hint="eastAsia"/>
        </w:rPr>
        <w:t>美国</w:t>
      </w:r>
      <w:r w:rsidRPr="00D5670C">
        <w:rPr>
          <w:rFonts w:hint="eastAsia"/>
        </w:rPr>
        <w:t>赛默飞世尔科技弗罗里土（</w:t>
      </w:r>
      <w:r w:rsidRPr="00D5670C">
        <w:rPr>
          <w:rFonts w:hint="eastAsia"/>
        </w:rPr>
        <w:t>Florisil</w:t>
      </w:r>
      <w:r w:rsidRPr="00D5670C">
        <w:rPr>
          <w:rFonts w:hint="eastAsia"/>
        </w:rPr>
        <w:t>，</w:t>
      </w:r>
      <w:r w:rsidRPr="00D5670C">
        <w:rPr>
          <w:rFonts w:hint="eastAsia"/>
        </w:rPr>
        <w:t>60</w:t>
      </w:r>
      <w:r>
        <w:t>–</w:t>
      </w:r>
      <w:r w:rsidRPr="00D5670C">
        <w:rPr>
          <w:rFonts w:hint="eastAsia"/>
        </w:rPr>
        <w:t>100</w:t>
      </w:r>
      <w:r w:rsidRPr="00D5670C">
        <w:rPr>
          <w:rFonts w:hint="eastAsia"/>
        </w:rPr>
        <w:t>目）、</w:t>
      </w:r>
      <w:r w:rsidR="00926A9A">
        <w:rPr>
          <w:rFonts w:hint="eastAsia"/>
        </w:rPr>
        <w:t>美国西格玛奥德里奇</w:t>
      </w:r>
      <w:r w:rsidR="00BD3A2D">
        <w:rPr>
          <w:rFonts w:hint="eastAsia"/>
        </w:rPr>
        <w:t>牌</w:t>
      </w:r>
      <w:r w:rsidRPr="0014336F">
        <w:rPr>
          <w:rFonts w:hint="eastAsia"/>
        </w:rPr>
        <w:t>无水硫酸钠（</w:t>
      </w:r>
      <w:r w:rsidRPr="0014336F">
        <w:rPr>
          <w:rFonts w:hint="eastAsia"/>
        </w:rPr>
        <w:t>Na</w:t>
      </w:r>
      <w:r w:rsidRPr="00CA7FD5">
        <w:rPr>
          <w:vertAlign w:val="subscript"/>
        </w:rPr>
        <w:t>2</w:t>
      </w:r>
      <w:r w:rsidRPr="0014336F">
        <w:rPr>
          <w:rFonts w:hint="eastAsia"/>
        </w:rPr>
        <w:t>SO</w:t>
      </w:r>
      <w:r w:rsidRPr="00CA7FD5">
        <w:rPr>
          <w:rFonts w:hint="eastAsia"/>
          <w:vertAlign w:val="subscript"/>
        </w:rPr>
        <w:t>4</w:t>
      </w:r>
      <w:r w:rsidRPr="0014336F">
        <w:rPr>
          <w:rFonts w:hint="eastAsia"/>
        </w:rPr>
        <w:t>，分析纯）、氯化钠（</w:t>
      </w:r>
      <w:r w:rsidRPr="0014336F">
        <w:rPr>
          <w:rFonts w:hint="eastAsia"/>
        </w:rPr>
        <w:t>NaCl</w:t>
      </w:r>
      <w:r w:rsidRPr="0014336F">
        <w:rPr>
          <w:rFonts w:hint="eastAsia"/>
        </w:rPr>
        <w:t>，分析纯）、亚硫酸钠（</w:t>
      </w:r>
      <w:r w:rsidRPr="0014336F">
        <w:rPr>
          <w:rFonts w:hint="eastAsia"/>
        </w:rPr>
        <w:t>Na</w:t>
      </w:r>
      <w:r w:rsidRPr="00CA7FD5">
        <w:rPr>
          <w:vertAlign w:val="subscript"/>
        </w:rPr>
        <w:t>2</w:t>
      </w:r>
      <w:r w:rsidRPr="0014336F">
        <w:rPr>
          <w:rFonts w:hint="eastAsia"/>
        </w:rPr>
        <w:t>SO</w:t>
      </w:r>
      <w:r w:rsidRPr="00CA7FD5">
        <w:rPr>
          <w:rFonts w:hint="eastAsia"/>
          <w:vertAlign w:val="subscript"/>
        </w:rPr>
        <w:t>3</w:t>
      </w:r>
      <w:r w:rsidRPr="0014336F">
        <w:rPr>
          <w:rFonts w:hint="eastAsia"/>
        </w:rPr>
        <w:t>，分析纯）、</w:t>
      </w:r>
      <w:r w:rsidRPr="0014336F">
        <w:t>四丁基硫酸氢铵</w:t>
      </w:r>
      <w:r w:rsidRPr="0014336F">
        <w:rPr>
          <w:rFonts w:hint="eastAsia"/>
        </w:rPr>
        <w:t>（</w:t>
      </w:r>
      <w:r w:rsidRPr="0014336F">
        <w:rPr>
          <w:rFonts w:hint="eastAsia"/>
        </w:rPr>
        <w:t>TBA</w:t>
      </w:r>
      <w:r w:rsidRPr="0014336F">
        <w:rPr>
          <w:rFonts w:hint="eastAsia"/>
        </w:rPr>
        <w:t>，分析纯）等</w:t>
      </w:r>
    </w:p>
    <w:p w14:paraId="1CE42DED" w14:textId="77777777" w:rsidR="00296D36" w:rsidRPr="00D5670C" w:rsidRDefault="00296D36" w:rsidP="00A95F90">
      <w:pPr>
        <w:adjustRightInd w:val="0"/>
        <w:snapToGrid w:val="0"/>
        <w:spacing w:line="300" w:lineRule="auto"/>
        <w:ind w:firstLineChars="200" w:firstLine="480"/>
        <w:jc w:val="left"/>
      </w:pPr>
      <w:r w:rsidRPr="00D5670C">
        <w:rPr>
          <w:rFonts w:hint="eastAsia"/>
        </w:rPr>
        <w:t>PCB</w:t>
      </w:r>
      <w:r>
        <w:rPr>
          <w:rFonts w:hint="eastAsia"/>
        </w:rPr>
        <w:t>单体标准物质及混标购于美国</w:t>
      </w:r>
      <w:r w:rsidRPr="00D5670C">
        <w:t>AccuStandard</w:t>
      </w:r>
      <w:r>
        <w:rPr>
          <w:rFonts w:hint="eastAsia"/>
        </w:rPr>
        <w:t>公司</w:t>
      </w:r>
    </w:p>
    <w:p w14:paraId="78C2ACBE" w14:textId="77777777" w:rsidR="00296D36" w:rsidRPr="00174F3C" w:rsidRDefault="00296D36" w:rsidP="00A95F90">
      <w:pPr>
        <w:adjustRightInd w:val="0"/>
        <w:snapToGrid w:val="0"/>
        <w:spacing w:line="300" w:lineRule="auto"/>
        <w:ind w:firstLineChars="200" w:firstLine="480"/>
        <w:rPr>
          <w:szCs w:val="22"/>
        </w:rPr>
      </w:pPr>
      <w:r w:rsidRPr="00174F3C">
        <w:rPr>
          <w:rFonts w:hint="eastAsia"/>
          <w:szCs w:val="22"/>
        </w:rPr>
        <w:t>由于太湖底泥</w:t>
      </w:r>
      <w:r w:rsidRPr="00174F3C">
        <w:rPr>
          <w:rFonts w:hint="eastAsia"/>
          <w:szCs w:val="22"/>
        </w:rPr>
        <w:t>PCBs</w:t>
      </w:r>
      <w:r>
        <w:rPr>
          <w:rFonts w:hint="eastAsia"/>
          <w:szCs w:val="22"/>
        </w:rPr>
        <w:t>本底值较低，为方便实验室模拟</w:t>
      </w:r>
      <w:r w:rsidRPr="00174F3C">
        <w:rPr>
          <w:rFonts w:hint="eastAsia"/>
          <w:szCs w:val="22"/>
        </w:rPr>
        <w:t>太湖底泥对</w:t>
      </w:r>
      <w:r w:rsidRPr="00174F3C">
        <w:rPr>
          <w:rFonts w:hint="eastAsia"/>
          <w:szCs w:val="22"/>
        </w:rPr>
        <w:t>PCBs</w:t>
      </w:r>
      <w:r>
        <w:rPr>
          <w:rFonts w:hint="eastAsia"/>
          <w:szCs w:val="22"/>
        </w:rPr>
        <w:t>厌氧脱氯的影响，要向</w:t>
      </w:r>
      <w:r w:rsidRPr="00174F3C">
        <w:rPr>
          <w:rFonts w:hint="eastAsia"/>
          <w:szCs w:val="22"/>
        </w:rPr>
        <w:t>底泥中外加</w:t>
      </w:r>
      <w:r w:rsidRPr="00174F3C">
        <w:rPr>
          <w:rFonts w:hint="eastAsia"/>
          <w:szCs w:val="22"/>
        </w:rPr>
        <w:t>PCBs</w:t>
      </w:r>
      <w:r w:rsidRPr="00174F3C">
        <w:rPr>
          <w:rFonts w:hint="eastAsia"/>
          <w:szCs w:val="22"/>
        </w:rPr>
        <w:t>。太湖流域历史使用的多氯联苯多为</w:t>
      </w:r>
      <w:r w:rsidRPr="00174F3C">
        <w:rPr>
          <w:rFonts w:hint="eastAsia"/>
          <w:szCs w:val="22"/>
        </w:rPr>
        <w:t>Aroclor</w:t>
      </w:r>
      <w:r w:rsidRPr="00174F3C">
        <w:rPr>
          <w:rFonts w:hint="eastAsia"/>
          <w:szCs w:val="22"/>
        </w:rPr>
        <w:t>系列</w:t>
      </w:r>
      <w:r w:rsidRPr="000B5C6B">
        <w:rPr>
          <w:noProof/>
          <w:szCs w:val="22"/>
          <w:vertAlign w:val="superscript"/>
        </w:rPr>
        <w:t>[8, 17]</w:t>
      </w:r>
      <w:r w:rsidRPr="00174F3C">
        <w:rPr>
          <w:rFonts w:hint="eastAsia"/>
          <w:szCs w:val="22"/>
        </w:rPr>
        <w:t>，选取此系列中单体含量较高或</w:t>
      </w:r>
      <w:r w:rsidRPr="00174F3C">
        <w:rPr>
          <w:szCs w:val="22"/>
        </w:rPr>
        <w:t>二噁英</w:t>
      </w:r>
      <w:r w:rsidRPr="00174F3C">
        <w:rPr>
          <w:rFonts w:hint="eastAsia"/>
          <w:szCs w:val="22"/>
        </w:rPr>
        <w:t>毒性较高的单体作为实验外加</w:t>
      </w:r>
      <w:r w:rsidRPr="00174F3C">
        <w:rPr>
          <w:rFonts w:hint="eastAsia"/>
          <w:szCs w:val="22"/>
        </w:rPr>
        <w:t>PCBs</w:t>
      </w:r>
      <w:r w:rsidRPr="00174F3C">
        <w:rPr>
          <w:rFonts w:hint="eastAsia"/>
          <w:szCs w:val="22"/>
        </w:rPr>
        <w:t>，且混合液中包含高、中、低各个含氯量的</w:t>
      </w:r>
      <w:r w:rsidRPr="00174F3C">
        <w:rPr>
          <w:rFonts w:hint="eastAsia"/>
          <w:szCs w:val="22"/>
        </w:rPr>
        <w:t>PCB</w:t>
      </w:r>
      <w:r>
        <w:rPr>
          <w:rFonts w:hint="eastAsia"/>
          <w:szCs w:val="22"/>
        </w:rPr>
        <w:t>s</w:t>
      </w:r>
      <w:r w:rsidRPr="00174F3C">
        <w:rPr>
          <w:rFonts w:hint="eastAsia"/>
          <w:szCs w:val="22"/>
        </w:rPr>
        <w:t>，使其</w:t>
      </w:r>
      <w:r w:rsidRPr="00174F3C">
        <w:rPr>
          <w:rFonts w:hint="eastAsia"/>
          <w:szCs w:val="22"/>
        </w:rPr>
        <w:t>PCBs</w:t>
      </w:r>
      <w:r w:rsidRPr="00174F3C">
        <w:rPr>
          <w:rFonts w:hint="eastAsia"/>
          <w:szCs w:val="22"/>
        </w:rPr>
        <w:t>总浓度达到</w:t>
      </w:r>
      <w:r w:rsidRPr="00174F3C">
        <w:rPr>
          <w:rFonts w:hint="eastAsia"/>
          <w:szCs w:val="22"/>
        </w:rPr>
        <w:t xml:space="preserve"> 50.00 m</w:t>
      </w:r>
      <w:r w:rsidRPr="00174F3C">
        <w:rPr>
          <w:szCs w:val="22"/>
        </w:rPr>
        <w:t>g</w:t>
      </w:r>
      <w:r w:rsidRPr="00174F3C">
        <w:rPr>
          <w:rFonts w:hint="eastAsia"/>
          <w:szCs w:val="22"/>
        </w:rPr>
        <w:t>/k</w:t>
      </w:r>
      <w:r w:rsidRPr="00174F3C">
        <w:rPr>
          <w:szCs w:val="22"/>
        </w:rPr>
        <w:t>g</w:t>
      </w:r>
      <w:r w:rsidRPr="00174F3C">
        <w:rPr>
          <w:rFonts w:hint="eastAsia"/>
          <w:szCs w:val="22"/>
        </w:rPr>
        <w:t>，其组分配置见表</w:t>
      </w:r>
      <w:r w:rsidRPr="00174F3C">
        <w:rPr>
          <w:rFonts w:hint="eastAsia"/>
          <w:szCs w:val="22"/>
        </w:rPr>
        <w:t>2</w:t>
      </w:r>
      <w:r>
        <w:rPr>
          <w:rFonts w:hint="eastAsia"/>
          <w:szCs w:val="22"/>
        </w:rPr>
        <w:t>-</w:t>
      </w:r>
      <w:r w:rsidRPr="00174F3C">
        <w:rPr>
          <w:rFonts w:hint="eastAsia"/>
          <w:szCs w:val="22"/>
        </w:rPr>
        <w:t>2</w:t>
      </w:r>
      <w:r w:rsidRPr="00174F3C">
        <w:rPr>
          <w:rFonts w:hint="eastAsia"/>
          <w:szCs w:val="22"/>
        </w:rPr>
        <w:t>。</w:t>
      </w:r>
    </w:p>
    <w:p w14:paraId="5F69F872" w14:textId="77777777" w:rsidR="00296D36" w:rsidRPr="00557FE7" w:rsidRDefault="00296D36" w:rsidP="00A95F90">
      <w:pPr>
        <w:pStyle w:val="a7"/>
        <w:snapToGrid w:val="0"/>
        <w:spacing w:before="50" w:line="300" w:lineRule="auto"/>
        <w:ind w:firstLineChars="0" w:firstLine="420"/>
        <w:jc w:val="center"/>
        <w:rPr>
          <w:szCs w:val="22"/>
        </w:rPr>
      </w:pPr>
      <w:r w:rsidRPr="00174F3C">
        <w:rPr>
          <w:rFonts w:hint="eastAsia"/>
          <w:color w:val="000000"/>
          <w:sz w:val="21"/>
          <w:szCs w:val="22"/>
        </w:rPr>
        <w:t>表</w:t>
      </w:r>
      <w:r w:rsidRPr="00174F3C">
        <w:rPr>
          <w:rFonts w:hint="eastAsia"/>
          <w:color w:val="000000"/>
          <w:sz w:val="21"/>
          <w:szCs w:val="22"/>
        </w:rPr>
        <w:t>2</w:t>
      </w:r>
      <w:r>
        <w:rPr>
          <w:rFonts w:hint="eastAsia"/>
          <w:color w:val="000000"/>
          <w:sz w:val="21"/>
          <w:szCs w:val="22"/>
        </w:rPr>
        <w:t>-</w:t>
      </w:r>
      <w:r w:rsidRPr="00174F3C">
        <w:rPr>
          <w:rFonts w:hint="eastAsia"/>
          <w:color w:val="000000"/>
          <w:sz w:val="21"/>
          <w:szCs w:val="22"/>
        </w:rPr>
        <w:t>2</w:t>
      </w:r>
      <w:r>
        <w:rPr>
          <w:rFonts w:hint="eastAsia"/>
          <w:color w:val="000000"/>
          <w:sz w:val="21"/>
          <w:szCs w:val="22"/>
        </w:rPr>
        <w:t xml:space="preserve"> </w:t>
      </w:r>
      <w:r w:rsidRPr="00174F3C">
        <w:rPr>
          <w:rFonts w:hint="eastAsia"/>
          <w:color w:val="000000"/>
          <w:sz w:val="21"/>
          <w:szCs w:val="22"/>
        </w:rPr>
        <w:t>PCBs</w:t>
      </w:r>
      <w:r w:rsidRPr="00174F3C">
        <w:rPr>
          <w:rFonts w:hint="eastAsia"/>
          <w:color w:val="000000"/>
          <w:sz w:val="21"/>
          <w:szCs w:val="22"/>
        </w:rPr>
        <w:t>溶液成分</w:t>
      </w:r>
    </w:p>
    <w:tbl>
      <w:tblPr>
        <w:tblW w:w="5000" w:type="pct"/>
        <w:tblBorders>
          <w:top w:val="single" w:sz="12" w:space="0" w:color="008000"/>
          <w:bottom w:val="single" w:sz="12" w:space="0" w:color="008000"/>
        </w:tblBorders>
        <w:tblLook w:val="04A0" w:firstRow="1" w:lastRow="0" w:firstColumn="1" w:lastColumn="0" w:noHBand="0" w:noVBand="1"/>
      </w:tblPr>
      <w:tblGrid>
        <w:gridCol w:w="2131"/>
        <w:gridCol w:w="2129"/>
        <w:gridCol w:w="2129"/>
        <w:gridCol w:w="2127"/>
      </w:tblGrid>
      <w:tr w:rsidR="00296D36" w:rsidRPr="0033527D" w14:paraId="7CF25331" w14:textId="77777777" w:rsidTr="00A95F90">
        <w:trPr>
          <w:cantSplit/>
        </w:trPr>
        <w:tc>
          <w:tcPr>
            <w:tcW w:w="1251" w:type="pct"/>
            <w:tcBorders>
              <w:top w:val="single" w:sz="8" w:space="0" w:color="auto"/>
              <w:bottom w:val="single" w:sz="4" w:space="0" w:color="000000"/>
            </w:tcBorders>
            <w:vAlign w:val="center"/>
          </w:tcPr>
          <w:p w14:paraId="7F6D1E54" w14:textId="77777777" w:rsidR="00296D36" w:rsidRPr="0033527D" w:rsidRDefault="00296D36" w:rsidP="00A95F90">
            <w:pPr>
              <w:pStyle w:val="a5"/>
              <w:spacing w:line="288" w:lineRule="auto"/>
              <w:ind w:leftChars="175" w:left="420" w:firstLineChars="2" w:firstLine="4"/>
              <w:rPr>
                <w:bCs/>
                <w:szCs w:val="21"/>
              </w:rPr>
            </w:pPr>
            <w:r w:rsidRPr="0033527D">
              <w:rPr>
                <w:rFonts w:hint="eastAsia"/>
                <w:bCs/>
                <w:szCs w:val="21"/>
              </w:rPr>
              <w:t>化合物</w:t>
            </w:r>
          </w:p>
        </w:tc>
        <w:tc>
          <w:tcPr>
            <w:tcW w:w="1250" w:type="pct"/>
            <w:tcBorders>
              <w:top w:val="single" w:sz="8" w:space="0" w:color="auto"/>
              <w:bottom w:val="single" w:sz="4" w:space="0" w:color="000000"/>
            </w:tcBorders>
            <w:vAlign w:val="center"/>
          </w:tcPr>
          <w:p w14:paraId="18317275" w14:textId="77777777" w:rsidR="00296D36" w:rsidRPr="0033527D" w:rsidRDefault="00296D36" w:rsidP="00A95F90">
            <w:pPr>
              <w:widowControl/>
              <w:autoSpaceDE w:val="0"/>
              <w:autoSpaceDN w:val="0"/>
              <w:adjustRightInd w:val="0"/>
              <w:snapToGrid w:val="0"/>
              <w:spacing w:line="288" w:lineRule="auto"/>
              <w:jc w:val="left"/>
              <w:rPr>
                <w:bCs/>
                <w:color w:val="000000"/>
                <w:sz w:val="21"/>
                <w:szCs w:val="21"/>
              </w:rPr>
            </w:pPr>
            <w:r w:rsidRPr="0033527D">
              <w:rPr>
                <w:rFonts w:hint="eastAsia"/>
                <w:bCs/>
                <w:color w:val="000000"/>
                <w:sz w:val="21"/>
                <w:szCs w:val="21"/>
              </w:rPr>
              <w:t>结构</w:t>
            </w:r>
          </w:p>
        </w:tc>
        <w:tc>
          <w:tcPr>
            <w:tcW w:w="1250" w:type="pct"/>
            <w:tcBorders>
              <w:top w:val="single" w:sz="8" w:space="0" w:color="auto"/>
              <w:bottom w:val="single" w:sz="4" w:space="0" w:color="000000"/>
            </w:tcBorders>
            <w:vAlign w:val="center"/>
          </w:tcPr>
          <w:p w14:paraId="3C00A262" w14:textId="77777777" w:rsidR="00296D36" w:rsidRPr="0033527D" w:rsidRDefault="00296D36" w:rsidP="00A95F90">
            <w:pPr>
              <w:widowControl/>
              <w:autoSpaceDE w:val="0"/>
              <w:autoSpaceDN w:val="0"/>
              <w:adjustRightInd w:val="0"/>
              <w:snapToGrid w:val="0"/>
              <w:spacing w:line="288" w:lineRule="auto"/>
              <w:ind w:firstLine="7"/>
              <w:jc w:val="left"/>
              <w:rPr>
                <w:bCs/>
                <w:color w:val="000000"/>
                <w:sz w:val="21"/>
                <w:szCs w:val="21"/>
              </w:rPr>
            </w:pPr>
            <w:r w:rsidRPr="0033527D">
              <w:rPr>
                <w:rFonts w:hint="eastAsia"/>
                <w:bCs/>
                <w:color w:val="000000"/>
                <w:sz w:val="21"/>
                <w:szCs w:val="21"/>
              </w:rPr>
              <w:t>分子量</w:t>
            </w:r>
          </w:p>
        </w:tc>
        <w:tc>
          <w:tcPr>
            <w:tcW w:w="1249" w:type="pct"/>
            <w:tcBorders>
              <w:top w:val="single" w:sz="8" w:space="0" w:color="auto"/>
              <w:bottom w:val="single" w:sz="4" w:space="0" w:color="000000"/>
            </w:tcBorders>
            <w:vAlign w:val="center"/>
          </w:tcPr>
          <w:p w14:paraId="7F62660F" w14:textId="77777777" w:rsidR="00296D36" w:rsidRPr="0033527D" w:rsidRDefault="00296D36" w:rsidP="00A95F90">
            <w:pPr>
              <w:widowControl/>
              <w:autoSpaceDE w:val="0"/>
              <w:autoSpaceDN w:val="0"/>
              <w:adjustRightInd w:val="0"/>
              <w:snapToGrid w:val="0"/>
              <w:spacing w:line="288" w:lineRule="auto"/>
              <w:ind w:firstLineChars="62" w:firstLine="130"/>
              <w:jc w:val="left"/>
              <w:rPr>
                <w:bCs/>
                <w:color w:val="000000"/>
                <w:sz w:val="21"/>
                <w:szCs w:val="21"/>
              </w:rPr>
            </w:pPr>
            <w:r w:rsidRPr="0033527D">
              <w:rPr>
                <w:bCs/>
                <w:color w:val="000000"/>
                <w:sz w:val="21"/>
                <w:szCs w:val="21"/>
              </w:rPr>
              <w:t>浓度（</w:t>
            </w:r>
            <w:r w:rsidRPr="0033527D">
              <w:rPr>
                <w:rFonts w:hint="eastAsia"/>
                <w:bCs/>
                <w:color w:val="000000"/>
                <w:sz w:val="21"/>
                <w:szCs w:val="21"/>
              </w:rPr>
              <w:t>m</w:t>
            </w:r>
            <w:r w:rsidRPr="0033527D">
              <w:rPr>
                <w:bCs/>
                <w:color w:val="000000"/>
                <w:sz w:val="21"/>
                <w:szCs w:val="21"/>
              </w:rPr>
              <w:t>g</w:t>
            </w:r>
            <w:r w:rsidRPr="0033527D">
              <w:rPr>
                <w:rFonts w:hint="eastAsia"/>
                <w:bCs/>
                <w:color w:val="000000"/>
                <w:sz w:val="21"/>
                <w:szCs w:val="21"/>
              </w:rPr>
              <w:t>/k</w:t>
            </w:r>
            <w:r w:rsidRPr="0033527D">
              <w:rPr>
                <w:bCs/>
                <w:color w:val="000000"/>
                <w:sz w:val="21"/>
                <w:szCs w:val="21"/>
              </w:rPr>
              <w:t>g</w:t>
            </w:r>
            <w:r w:rsidRPr="0033527D">
              <w:rPr>
                <w:bCs/>
                <w:color w:val="000000"/>
                <w:sz w:val="21"/>
                <w:szCs w:val="21"/>
              </w:rPr>
              <w:t>）</w:t>
            </w:r>
          </w:p>
        </w:tc>
      </w:tr>
      <w:tr w:rsidR="00296D36" w:rsidRPr="0033527D" w14:paraId="0EF96527" w14:textId="77777777" w:rsidTr="00A95F90">
        <w:trPr>
          <w:cantSplit/>
        </w:trPr>
        <w:tc>
          <w:tcPr>
            <w:tcW w:w="1251" w:type="pct"/>
            <w:tcBorders>
              <w:top w:val="single" w:sz="4" w:space="0" w:color="000000"/>
              <w:bottom w:val="nil"/>
            </w:tcBorders>
            <w:vAlign w:val="center"/>
          </w:tcPr>
          <w:p w14:paraId="776E87D7"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5</w:t>
            </w:r>
          </w:p>
        </w:tc>
        <w:tc>
          <w:tcPr>
            <w:tcW w:w="1250" w:type="pct"/>
            <w:tcBorders>
              <w:top w:val="single" w:sz="4" w:space="0" w:color="000000"/>
              <w:bottom w:val="nil"/>
            </w:tcBorders>
            <w:vAlign w:val="center"/>
          </w:tcPr>
          <w:p w14:paraId="665E4BD9" w14:textId="77777777" w:rsidR="00296D36" w:rsidRPr="0033527D" w:rsidRDefault="00296D36" w:rsidP="00A95F90">
            <w:pPr>
              <w:pStyle w:val="a5"/>
              <w:spacing w:line="288" w:lineRule="auto"/>
              <w:rPr>
                <w:bCs/>
                <w:szCs w:val="21"/>
              </w:rPr>
            </w:pPr>
            <w:r w:rsidRPr="0033527D">
              <w:rPr>
                <w:bCs/>
                <w:szCs w:val="21"/>
              </w:rPr>
              <w:t>23-</w:t>
            </w:r>
          </w:p>
        </w:tc>
        <w:tc>
          <w:tcPr>
            <w:tcW w:w="1250" w:type="pct"/>
            <w:tcBorders>
              <w:top w:val="single" w:sz="4" w:space="0" w:color="000000"/>
              <w:bottom w:val="nil"/>
            </w:tcBorders>
            <w:vAlign w:val="center"/>
          </w:tcPr>
          <w:p w14:paraId="4A90B0B4" w14:textId="77777777" w:rsidR="00296D36" w:rsidRPr="0033527D" w:rsidRDefault="00296D36" w:rsidP="00A95F90">
            <w:pPr>
              <w:pStyle w:val="a5"/>
              <w:spacing w:line="288" w:lineRule="auto"/>
              <w:ind w:leftChars="56" w:left="134"/>
              <w:rPr>
                <w:bCs/>
                <w:szCs w:val="21"/>
              </w:rPr>
            </w:pPr>
            <w:r w:rsidRPr="0033527D">
              <w:rPr>
                <w:bCs/>
                <w:szCs w:val="21"/>
              </w:rPr>
              <w:t>223</w:t>
            </w:r>
          </w:p>
        </w:tc>
        <w:tc>
          <w:tcPr>
            <w:tcW w:w="1249" w:type="pct"/>
            <w:tcBorders>
              <w:top w:val="single" w:sz="4" w:space="0" w:color="000000"/>
              <w:bottom w:val="nil"/>
            </w:tcBorders>
            <w:vAlign w:val="center"/>
          </w:tcPr>
          <w:p w14:paraId="2BD7C04F" w14:textId="77777777" w:rsidR="00296D36" w:rsidRPr="0033527D" w:rsidRDefault="00296D36" w:rsidP="00A95F90">
            <w:pPr>
              <w:pStyle w:val="a5"/>
              <w:spacing w:line="288" w:lineRule="auto"/>
              <w:ind w:leftChars="232" w:left="557"/>
              <w:rPr>
                <w:bCs/>
                <w:szCs w:val="21"/>
              </w:rPr>
            </w:pPr>
            <w:r w:rsidRPr="0033527D">
              <w:rPr>
                <w:bCs/>
                <w:szCs w:val="21"/>
              </w:rPr>
              <w:t>5.77</w:t>
            </w:r>
          </w:p>
        </w:tc>
      </w:tr>
      <w:tr w:rsidR="00296D36" w:rsidRPr="0033527D" w14:paraId="7402C2FB" w14:textId="77777777" w:rsidTr="00A95F90">
        <w:trPr>
          <w:cantSplit/>
        </w:trPr>
        <w:tc>
          <w:tcPr>
            <w:tcW w:w="1251" w:type="pct"/>
            <w:tcBorders>
              <w:top w:val="nil"/>
              <w:bottom w:val="nil"/>
            </w:tcBorders>
            <w:vAlign w:val="center"/>
          </w:tcPr>
          <w:p w14:paraId="10AA4377"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12</w:t>
            </w:r>
          </w:p>
        </w:tc>
        <w:tc>
          <w:tcPr>
            <w:tcW w:w="1250" w:type="pct"/>
            <w:tcBorders>
              <w:top w:val="nil"/>
              <w:bottom w:val="nil"/>
            </w:tcBorders>
            <w:vAlign w:val="center"/>
          </w:tcPr>
          <w:p w14:paraId="6EEAEBD8" w14:textId="77777777" w:rsidR="00296D36" w:rsidRPr="0033527D" w:rsidRDefault="00296D36" w:rsidP="00A95F90">
            <w:pPr>
              <w:pStyle w:val="a5"/>
              <w:spacing w:line="288" w:lineRule="auto"/>
              <w:rPr>
                <w:bCs/>
                <w:szCs w:val="21"/>
              </w:rPr>
            </w:pPr>
            <w:r w:rsidRPr="0033527D">
              <w:rPr>
                <w:bCs/>
                <w:szCs w:val="21"/>
              </w:rPr>
              <w:t>34-</w:t>
            </w:r>
          </w:p>
        </w:tc>
        <w:tc>
          <w:tcPr>
            <w:tcW w:w="1250" w:type="pct"/>
            <w:tcBorders>
              <w:top w:val="nil"/>
              <w:bottom w:val="nil"/>
            </w:tcBorders>
            <w:vAlign w:val="center"/>
          </w:tcPr>
          <w:p w14:paraId="45669F7A" w14:textId="77777777" w:rsidR="00296D36" w:rsidRPr="0033527D" w:rsidRDefault="00296D36" w:rsidP="00A95F90">
            <w:pPr>
              <w:pStyle w:val="a5"/>
              <w:spacing w:line="288" w:lineRule="auto"/>
              <w:ind w:leftChars="56" w:left="134"/>
              <w:rPr>
                <w:bCs/>
                <w:szCs w:val="21"/>
              </w:rPr>
            </w:pPr>
            <w:r w:rsidRPr="0033527D">
              <w:rPr>
                <w:bCs/>
                <w:szCs w:val="21"/>
              </w:rPr>
              <w:t>223</w:t>
            </w:r>
          </w:p>
        </w:tc>
        <w:tc>
          <w:tcPr>
            <w:tcW w:w="1249" w:type="pct"/>
            <w:tcBorders>
              <w:top w:val="nil"/>
              <w:bottom w:val="nil"/>
            </w:tcBorders>
            <w:vAlign w:val="center"/>
          </w:tcPr>
          <w:p w14:paraId="0D00D547" w14:textId="77777777" w:rsidR="00296D36" w:rsidRPr="0033527D" w:rsidRDefault="00296D36" w:rsidP="00A95F90">
            <w:pPr>
              <w:pStyle w:val="a5"/>
              <w:spacing w:line="288" w:lineRule="auto"/>
              <w:ind w:leftChars="232" w:left="557"/>
              <w:rPr>
                <w:bCs/>
                <w:szCs w:val="21"/>
              </w:rPr>
            </w:pPr>
            <w:r w:rsidRPr="0033527D">
              <w:rPr>
                <w:bCs/>
                <w:szCs w:val="21"/>
              </w:rPr>
              <w:t>4.32</w:t>
            </w:r>
          </w:p>
        </w:tc>
      </w:tr>
      <w:tr w:rsidR="00296D36" w:rsidRPr="0033527D" w14:paraId="7B84E8B4" w14:textId="77777777" w:rsidTr="00A95F90">
        <w:trPr>
          <w:cantSplit/>
        </w:trPr>
        <w:tc>
          <w:tcPr>
            <w:tcW w:w="1251" w:type="pct"/>
            <w:tcBorders>
              <w:top w:val="nil"/>
              <w:bottom w:val="nil"/>
            </w:tcBorders>
            <w:vAlign w:val="center"/>
          </w:tcPr>
          <w:p w14:paraId="28FF0E3F"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64</w:t>
            </w:r>
          </w:p>
        </w:tc>
        <w:tc>
          <w:tcPr>
            <w:tcW w:w="1250" w:type="pct"/>
            <w:tcBorders>
              <w:top w:val="nil"/>
              <w:bottom w:val="nil"/>
            </w:tcBorders>
            <w:vAlign w:val="center"/>
          </w:tcPr>
          <w:p w14:paraId="5BD2527D" w14:textId="77777777" w:rsidR="00296D36" w:rsidRPr="0033527D" w:rsidRDefault="00296D36" w:rsidP="00A95F90">
            <w:pPr>
              <w:pStyle w:val="a5"/>
              <w:spacing w:line="288" w:lineRule="auto"/>
              <w:rPr>
                <w:bCs/>
                <w:szCs w:val="21"/>
              </w:rPr>
            </w:pPr>
            <w:r w:rsidRPr="0033527D">
              <w:rPr>
                <w:bCs/>
                <w:szCs w:val="21"/>
              </w:rPr>
              <w:t>236-4</w:t>
            </w:r>
          </w:p>
        </w:tc>
        <w:tc>
          <w:tcPr>
            <w:tcW w:w="1250" w:type="pct"/>
            <w:tcBorders>
              <w:top w:val="nil"/>
              <w:bottom w:val="nil"/>
            </w:tcBorders>
            <w:vAlign w:val="center"/>
          </w:tcPr>
          <w:p w14:paraId="2EB369D1" w14:textId="77777777" w:rsidR="00296D36" w:rsidRPr="0033527D" w:rsidRDefault="00296D36" w:rsidP="00A95F90">
            <w:pPr>
              <w:pStyle w:val="a5"/>
              <w:spacing w:line="288" w:lineRule="auto"/>
              <w:ind w:leftChars="56" w:left="134"/>
              <w:rPr>
                <w:bCs/>
                <w:szCs w:val="21"/>
              </w:rPr>
            </w:pPr>
            <w:r w:rsidRPr="0033527D">
              <w:rPr>
                <w:bCs/>
                <w:szCs w:val="21"/>
              </w:rPr>
              <w:t>292</w:t>
            </w:r>
          </w:p>
        </w:tc>
        <w:tc>
          <w:tcPr>
            <w:tcW w:w="1249" w:type="pct"/>
            <w:tcBorders>
              <w:top w:val="nil"/>
              <w:bottom w:val="nil"/>
            </w:tcBorders>
            <w:vAlign w:val="center"/>
          </w:tcPr>
          <w:p w14:paraId="33EF39B0" w14:textId="77777777" w:rsidR="00296D36" w:rsidRPr="0033527D" w:rsidRDefault="00296D36" w:rsidP="00A95F90">
            <w:pPr>
              <w:pStyle w:val="a5"/>
              <w:spacing w:line="288" w:lineRule="auto"/>
              <w:ind w:leftChars="232" w:left="557"/>
              <w:rPr>
                <w:bCs/>
                <w:szCs w:val="21"/>
              </w:rPr>
            </w:pPr>
            <w:r w:rsidRPr="0033527D">
              <w:rPr>
                <w:bCs/>
                <w:szCs w:val="21"/>
              </w:rPr>
              <w:t>6.31</w:t>
            </w:r>
          </w:p>
        </w:tc>
      </w:tr>
      <w:tr w:rsidR="00296D36" w:rsidRPr="0033527D" w14:paraId="43FA4C04" w14:textId="77777777" w:rsidTr="00A95F90">
        <w:trPr>
          <w:cantSplit/>
        </w:trPr>
        <w:tc>
          <w:tcPr>
            <w:tcW w:w="1251" w:type="pct"/>
            <w:tcBorders>
              <w:top w:val="nil"/>
              <w:bottom w:val="nil"/>
            </w:tcBorders>
            <w:vAlign w:val="center"/>
          </w:tcPr>
          <w:p w14:paraId="34E04471"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71</w:t>
            </w:r>
          </w:p>
        </w:tc>
        <w:tc>
          <w:tcPr>
            <w:tcW w:w="1250" w:type="pct"/>
            <w:tcBorders>
              <w:top w:val="nil"/>
              <w:bottom w:val="nil"/>
            </w:tcBorders>
            <w:vAlign w:val="center"/>
          </w:tcPr>
          <w:p w14:paraId="1AAE710E" w14:textId="77777777" w:rsidR="00296D36" w:rsidRPr="0033527D" w:rsidRDefault="00296D36" w:rsidP="00A95F90">
            <w:pPr>
              <w:pStyle w:val="a5"/>
              <w:spacing w:line="288" w:lineRule="auto"/>
              <w:rPr>
                <w:bCs/>
                <w:szCs w:val="21"/>
              </w:rPr>
            </w:pPr>
            <w:r w:rsidRPr="0033527D">
              <w:rPr>
                <w:bCs/>
                <w:szCs w:val="21"/>
              </w:rPr>
              <w:t>26-34</w:t>
            </w:r>
          </w:p>
        </w:tc>
        <w:tc>
          <w:tcPr>
            <w:tcW w:w="1250" w:type="pct"/>
            <w:tcBorders>
              <w:top w:val="nil"/>
              <w:bottom w:val="nil"/>
            </w:tcBorders>
            <w:vAlign w:val="center"/>
          </w:tcPr>
          <w:p w14:paraId="3133DCEF" w14:textId="77777777" w:rsidR="00296D36" w:rsidRPr="0033527D" w:rsidRDefault="00296D36" w:rsidP="00A95F90">
            <w:pPr>
              <w:pStyle w:val="a5"/>
              <w:spacing w:line="288" w:lineRule="auto"/>
              <w:ind w:leftChars="56" w:left="134"/>
              <w:rPr>
                <w:bCs/>
                <w:szCs w:val="21"/>
              </w:rPr>
            </w:pPr>
            <w:r w:rsidRPr="0033527D">
              <w:rPr>
                <w:bCs/>
                <w:szCs w:val="21"/>
              </w:rPr>
              <w:t>292</w:t>
            </w:r>
          </w:p>
        </w:tc>
        <w:tc>
          <w:tcPr>
            <w:tcW w:w="1249" w:type="pct"/>
            <w:tcBorders>
              <w:top w:val="nil"/>
              <w:bottom w:val="nil"/>
            </w:tcBorders>
            <w:vAlign w:val="center"/>
          </w:tcPr>
          <w:p w14:paraId="2DAF952B" w14:textId="77777777" w:rsidR="00296D36" w:rsidRPr="0033527D" w:rsidRDefault="00296D36" w:rsidP="00A95F90">
            <w:pPr>
              <w:pStyle w:val="a5"/>
              <w:spacing w:line="288" w:lineRule="auto"/>
              <w:ind w:leftChars="232" w:left="557"/>
              <w:rPr>
                <w:bCs/>
                <w:szCs w:val="21"/>
              </w:rPr>
            </w:pPr>
            <w:r w:rsidRPr="0033527D">
              <w:rPr>
                <w:bCs/>
                <w:szCs w:val="21"/>
              </w:rPr>
              <w:t>3.69</w:t>
            </w:r>
          </w:p>
        </w:tc>
      </w:tr>
      <w:tr w:rsidR="00296D36" w:rsidRPr="0033527D" w14:paraId="6D15DBC1" w14:textId="77777777" w:rsidTr="00A95F90">
        <w:trPr>
          <w:cantSplit/>
        </w:trPr>
        <w:tc>
          <w:tcPr>
            <w:tcW w:w="1251" w:type="pct"/>
            <w:tcBorders>
              <w:top w:val="nil"/>
              <w:bottom w:val="nil"/>
            </w:tcBorders>
            <w:vAlign w:val="center"/>
          </w:tcPr>
          <w:p w14:paraId="74431489"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105</w:t>
            </w:r>
          </w:p>
        </w:tc>
        <w:tc>
          <w:tcPr>
            <w:tcW w:w="1250" w:type="pct"/>
            <w:tcBorders>
              <w:top w:val="nil"/>
              <w:bottom w:val="nil"/>
            </w:tcBorders>
            <w:vAlign w:val="center"/>
          </w:tcPr>
          <w:p w14:paraId="4C77B8DD" w14:textId="77777777" w:rsidR="00296D36" w:rsidRPr="0033527D" w:rsidRDefault="00296D36" w:rsidP="00A95F90">
            <w:pPr>
              <w:pStyle w:val="a5"/>
              <w:spacing w:line="288" w:lineRule="auto"/>
              <w:rPr>
                <w:bCs/>
                <w:szCs w:val="21"/>
              </w:rPr>
            </w:pPr>
            <w:r w:rsidRPr="0033527D">
              <w:rPr>
                <w:bCs/>
                <w:szCs w:val="21"/>
              </w:rPr>
              <w:t>234-34</w:t>
            </w:r>
          </w:p>
        </w:tc>
        <w:tc>
          <w:tcPr>
            <w:tcW w:w="1250" w:type="pct"/>
            <w:tcBorders>
              <w:top w:val="nil"/>
              <w:bottom w:val="nil"/>
            </w:tcBorders>
            <w:vAlign w:val="center"/>
          </w:tcPr>
          <w:p w14:paraId="27FBE21C" w14:textId="77777777" w:rsidR="00296D36" w:rsidRPr="0033527D" w:rsidRDefault="00296D36" w:rsidP="00A95F90">
            <w:pPr>
              <w:pStyle w:val="a5"/>
              <w:spacing w:line="288" w:lineRule="auto"/>
              <w:ind w:leftChars="56" w:left="134"/>
              <w:rPr>
                <w:bCs/>
                <w:szCs w:val="21"/>
              </w:rPr>
            </w:pPr>
            <w:r w:rsidRPr="0033527D">
              <w:rPr>
                <w:bCs/>
                <w:szCs w:val="21"/>
              </w:rPr>
              <w:t>326</w:t>
            </w:r>
          </w:p>
        </w:tc>
        <w:tc>
          <w:tcPr>
            <w:tcW w:w="1249" w:type="pct"/>
            <w:tcBorders>
              <w:top w:val="nil"/>
              <w:bottom w:val="nil"/>
            </w:tcBorders>
            <w:vAlign w:val="center"/>
          </w:tcPr>
          <w:p w14:paraId="051E0E43" w14:textId="77777777" w:rsidR="00296D36" w:rsidRPr="0033527D" w:rsidRDefault="00296D36" w:rsidP="00A95F90">
            <w:pPr>
              <w:pStyle w:val="a5"/>
              <w:spacing w:line="288" w:lineRule="auto"/>
              <w:ind w:leftChars="232" w:left="557"/>
              <w:rPr>
                <w:bCs/>
                <w:szCs w:val="21"/>
              </w:rPr>
            </w:pPr>
            <w:r w:rsidRPr="0033527D">
              <w:rPr>
                <w:bCs/>
                <w:szCs w:val="21"/>
              </w:rPr>
              <w:t>9.36</w:t>
            </w:r>
          </w:p>
        </w:tc>
      </w:tr>
      <w:tr w:rsidR="00296D36" w:rsidRPr="0033527D" w14:paraId="53CAA777" w14:textId="77777777" w:rsidTr="00A95F90">
        <w:trPr>
          <w:cantSplit/>
        </w:trPr>
        <w:tc>
          <w:tcPr>
            <w:tcW w:w="1251" w:type="pct"/>
            <w:tcBorders>
              <w:top w:val="nil"/>
              <w:bottom w:val="nil"/>
            </w:tcBorders>
            <w:vAlign w:val="center"/>
          </w:tcPr>
          <w:p w14:paraId="7A9C7CE3"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114</w:t>
            </w:r>
          </w:p>
        </w:tc>
        <w:tc>
          <w:tcPr>
            <w:tcW w:w="1250" w:type="pct"/>
            <w:tcBorders>
              <w:top w:val="nil"/>
              <w:bottom w:val="nil"/>
            </w:tcBorders>
            <w:vAlign w:val="center"/>
          </w:tcPr>
          <w:p w14:paraId="60700161" w14:textId="77777777" w:rsidR="00296D36" w:rsidRPr="0033527D" w:rsidRDefault="00296D36" w:rsidP="00A95F90">
            <w:pPr>
              <w:pStyle w:val="a5"/>
              <w:spacing w:line="288" w:lineRule="auto"/>
              <w:rPr>
                <w:bCs/>
                <w:szCs w:val="21"/>
              </w:rPr>
            </w:pPr>
            <w:r w:rsidRPr="0033527D">
              <w:rPr>
                <w:bCs/>
                <w:szCs w:val="21"/>
              </w:rPr>
              <w:t>234-45</w:t>
            </w:r>
          </w:p>
        </w:tc>
        <w:tc>
          <w:tcPr>
            <w:tcW w:w="1250" w:type="pct"/>
            <w:tcBorders>
              <w:top w:val="nil"/>
              <w:bottom w:val="nil"/>
            </w:tcBorders>
            <w:vAlign w:val="center"/>
          </w:tcPr>
          <w:p w14:paraId="43F1DC40" w14:textId="77777777" w:rsidR="00296D36" w:rsidRPr="0033527D" w:rsidRDefault="00296D36" w:rsidP="00A95F90">
            <w:pPr>
              <w:pStyle w:val="a5"/>
              <w:spacing w:line="288" w:lineRule="auto"/>
              <w:ind w:leftChars="56" w:left="134"/>
              <w:rPr>
                <w:bCs/>
                <w:szCs w:val="21"/>
              </w:rPr>
            </w:pPr>
            <w:r w:rsidRPr="0033527D">
              <w:rPr>
                <w:bCs/>
                <w:szCs w:val="21"/>
              </w:rPr>
              <w:t>326</w:t>
            </w:r>
          </w:p>
        </w:tc>
        <w:tc>
          <w:tcPr>
            <w:tcW w:w="1249" w:type="pct"/>
            <w:tcBorders>
              <w:top w:val="nil"/>
              <w:bottom w:val="nil"/>
            </w:tcBorders>
            <w:vAlign w:val="center"/>
          </w:tcPr>
          <w:p w14:paraId="309B6050" w14:textId="77777777" w:rsidR="00296D36" w:rsidRPr="0033527D" w:rsidRDefault="00296D36" w:rsidP="00A95F90">
            <w:pPr>
              <w:pStyle w:val="a5"/>
              <w:spacing w:line="288" w:lineRule="auto"/>
              <w:ind w:leftChars="232" w:left="557"/>
              <w:rPr>
                <w:bCs/>
                <w:szCs w:val="21"/>
              </w:rPr>
            </w:pPr>
            <w:r w:rsidRPr="0033527D">
              <w:rPr>
                <w:bCs/>
                <w:szCs w:val="21"/>
              </w:rPr>
              <w:t>0.64</w:t>
            </w:r>
          </w:p>
        </w:tc>
      </w:tr>
      <w:tr w:rsidR="00296D36" w:rsidRPr="0033527D" w14:paraId="04111623" w14:textId="77777777" w:rsidTr="00A95F90">
        <w:trPr>
          <w:cantSplit/>
        </w:trPr>
        <w:tc>
          <w:tcPr>
            <w:tcW w:w="1251" w:type="pct"/>
            <w:tcBorders>
              <w:top w:val="nil"/>
              <w:bottom w:val="nil"/>
            </w:tcBorders>
            <w:vAlign w:val="center"/>
          </w:tcPr>
          <w:p w14:paraId="2087683C"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149</w:t>
            </w:r>
          </w:p>
        </w:tc>
        <w:tc>
          <w:tcPr>
            <w:tcW w:w="1250" w:type="pct"/>
            <w:tcBorders>
              <w:top w:val="nil"/>
              <w:bottom w:val="nil"/>
            </w:tcBorders>
            <w:vAlign w:val="center"/>
          </w:tcPr>
          <w:p w14:paraId="05B67DC6" w14:textId="77777777" w:rsidR="00296D36" w:rsidRPr="0033527D" w:rsidRDefault="00296D36" w:rsidP="00A95F90">
            <w:pPr>
              <w:pStyle w:val="a5"/>
              <w:spacing w:line="288" w:lineRule="auto"/>
              <w:rPr>
                <w:bCs/>
                <w:szCs w:val="21"/>
              </w:rPr>
            </w:pPr>
            <w:r w:rsidRPr="0033527D">
              <w:rPr>
                <w:bCs/>
                <w:szCs w:val="21"/>
              </w:rPr>
              <w:t>236-245</w:t>
            </w:r>
          </w:p>
        </w:tc>
        <w:tc>
          <w:tcPr>
            <w:tcW w:w="1250" w:type="pct"/>
            <w:tcBorders>
              <w:top w:val="nil"/>
              <w:bottom w:val="nil"/>
            </w:tcBorders>
            <w:vAlign w:val="center"/>
          </w:tcPr>
          <w:p w14:paraId="4503BC58" w14:textId="77777777" w:rsidR="00296D36" w:rsidRPr="0033527D" w:rsidRDefault="00296D36" w:rsidP="00A95F90">
            <w:pPr>
              <w:pStyle w:val="a5"/>
              <w:spacing w:line="288" w:lineRule="auto"/>
              <w:ind w:leftChars="56" w:left="134"/>
              <w:rPr>
                <w:bCs/>
                <w:szCs w:val="21"/>
              </w:rPr>
            </w:pPr>
            <w:r w:rsidRPr="0033527D">
              <w:rPr>
                <w:bCs/>
                <w:szCs w:val="21"/>
              </w:rPr>
              <w:t>361</w:t>
            </w:r>
          </w:p>
        </w:tc>
        <w:tc>
          <w:tcPr>
            <w:tcW w:w="1249" w:type="pct"/>
            <w:tcBorders>
              <w:top w:val="nil"/>
              <w:bottom w:val="nil"/>
            </w:tcBorders>
            <w:vAlign w:val="center"/>
          </w:tcPr>
          <w:p w14:paraId="3B5D4446" w14:textId="77777777" w:rsidR="00296D36" w:rsidRPr="0033527D" w:rsidRDefault="00296D36" w:rsidP="00A95F90">
            <w:pPr>
              <w:pStyle w:val="a5"/>
              <w:spacing w:line="288" w:lineRule="auto"/>
              <w:ind w:leftChars="232" w:left="557"/>
              <w:rPr>
                <w:bCs/>
                <w:szCs w:val="21"/>
              </w:rPr>
            </w:pPr>
            <w:r w:rsidRPr="0033527D">
              <w:rPr>
                <w:bCs/>
                <w:szCs w:val="21"/>
              </w:rPr>
              <w:t>7.78</w:t>
            </w:r>
          </w:p>
        </w:tc>
      </w:tr>
      <w:tr w:rsidR="00296D36" w:rsidRPr="0033527D" w14:paraId="553BF551" w14:textId="77777777" w:rsidTr="00A95F90">
        <w:trPr>
          <w:cantSplit/>
        </w:trPr>
        <w:tc>
          <w:tcPr>
            <w:tcW w:w="1251" w:type="pct"/>
            <w:tcBorders>
              <w:top w:val="nil"/>
              <w:bottom w:val="nil"/>
            </w:tcBorders>
            <w:vAlign w:val="center"/>
          </w:tcPr>
          <w:p w14:paraId="1E8AF4FD"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153</w:t>
            </w:r>
          </w:p>
        </w:tc>
        <w:tc>
          <w:tcPr>
            <w:tcW w:w="1250" w:type="pct"/>
            <w:tcBorders>
              <w:top w:val="nil"/>
              <w:bottom w:val="nil"/>
            </w:tcBorders>
            <w:vAlign w:val="center"/>
          </w:tcPr>
          <w:p w14:paraId="53E55132" w14:textId="77777777" w:rsidR="00296D36" w:rsidRPr="0033527D" w:rsidRDefault="00296D36" w:rsidP="00A95F90">
            <w:pPr>
              <w:pStyle w:val="a5"/>
              <w:spacing w:line="288" w:lineRule="auto"/>
              <w:rPr>
                <w:bCs/>
                <w:szCs w:val="21"/>
              </w:rPr>
            </w:pPr>
            <w:r w:rsidRPr="0033527D">
              <w:rPr>
                <w:bCs/>
                <w:szCs w:val="21"/>
              </w:rPr>
              <w:t>245-245</w:t>
            </w:r>
          </w:p>
        </w:tc>
        <w:tc>
          <w:tcPr>
            <w:tcW w:w="1250" w:type="pct"/>
            <w:tcBorders>
              <w:top w:val="nil"/>
              <w:bottom w:val="nil"/>
            </w:tcBorders>
            <w:vAlign w:val="center"/>
          </w:tcPr>
          <w:p w14:paraId="1F68C95A" w14:textId="77777777" w:rsidR="00296D36" w:rsidRPr="0033527D" w:rsidRDefault="00296D36" w:rsidP="00A95F90">
            <w:pPr>
              <w:pStyle w:val="a5"/>
              <w:spacing w:line="288" w:lineRule="auto"/>
              <w:ind w:leftChars="56" w:left="134"/>
              <w:rPr>
                <w:bCs/>
                <w:szCs w:val="21"/>
              </w:rPr>
            </w:pPr>
            <w:r w:rsidRPr="0033527D">
              <w:rPr>
                <w:bCs/>
                <w:szCs w:val="21"/>
              </w:rPr>
              <w:t>361</w:t>
            </w:r>
          </w:p>
        </w:tc>
        <w:tc>
          <w:tcPr>
            <w:tcW w:w="1249" w:type="pct"/>
            <w:tcBorders>
              <w:top w:val="nil"/>
              <w:bottom w:val="nil"/>
            </w:tcBorders>
            <w:vAlign w:val="center"/>
          </w:tcPr>
          <w:p w14:paraId="1201418A" w14:textId="77777777" w:rsidR="00296D36" w:rsidRPr="0033527D" w:rsidRDefault="00296D36" w:rsidP="00A95F90">
            <w:pPr>
              <w:pStyle w:val="a5"/>
              <w:spacing w:line="288" w:lineRule="auto"/>
              <w:ind w:leftChars="232" w:left="557"/>
              <w:rPr>
                <w:bCs/>
                <w:szCs w:val="21"/>
              </w:rPr>
            </w:pPr>
            <w:r w:rsidRPr="0033527D">
              <w:rPr>
                <w:bCs/>
                <w:szCs w:val="21"/>
              </w:rPr>
              <w:t>8.52</w:t>
            </w:r>
          </w:p>
        </w:tc>
      </w:tr>
      <w:tr w:rsidR="00296D36" w:rsidRPr="0033527D" w14:paraId="5BA73CEB" w14:textId="77777777" w:rsidTr="00A95F90">
        <w:trPr>
          <w:cantSplit/>
        </w:trPr>
        <w:tc>
          <w:tcPr>
            <w:tcW w:w="1251" w:type="pct"/>
            <w:tcBorders>
              <w:top w:val="nil"/>
              <w:bottom w:val="single" w:sz="8" w:space="0" w:color="auto"/>
            </w:tcBorders>
            <w:vAlign w:val="center"/>
          </w:tcPr>
          <w:p w14:paraId="783F0861" w14:textId="77777777" w:rsidR="00296D36" w:rsidRPr="0033527D" w:rsidRDefault="00296D36" w:rsidP="00A95F90">
            <w:pPr>
              <w:pStyle w:val="a5"/>
              <w:spacing w:line="288" w:lineRule="auto"/>
              <w:ind w:leftChars="175" w:left="420" w:firstLineChars="2" w:firstLine="4"/>
              <w:rPr>
                <w:bCs/>
                <w:szCs w:val="21"/>
              </w:rPr>
            </w:pPr>
            <w:r w:rsidRPr="0033527D">
              <w:rPr>
                <w:bCs/>
                <w:szCs w:val="21"/>
              </w:rPr>
              <w:t>PCB 170</w:t>
            </w:r>
          </w:p>
        </w:tc>
        <w:tc>
          <w:tcPr>
            <w:tcW w:w="1250" w:type="pct"/>
            <w:tcBorders>
              <w:top w:val="nil"/>
              <w:bottom w:val="single" w:sz="8" w:space="0" w:color="auto"/>
            </w:tcBorders>
            <w:vAlign w:val="center"/>
          </w:tcPr>
          <w:p w14:paraId="253156EB" w14:textId="77777777" w:rsidR="00296D36" w:rsidRPr="0033527D" w:rsidRDefault="00296D36" w:rsidP="00A95F90">
            <w:pPr>
              <w:pStyle w:val="a5"/>
              <w:spacing w:line="288" w:lineRule="auto"/>
              <w:rPr>
                <w:bCs/>
                <w:szCs w:val="21"/>
              </w:rPr>
            </w:pPr>
            <w:r w:rsidRPr="0033527D">
              <w:rPr>
                <w:bCs/>
                <w:szCs w:val="21"/>
              </w:rPr>
              <w:t>2345-234</w:t>
            </w:r>
          </w:p>
        </w:tc>
        <w:tc>
          <w:tcPr>
            <w:tcW w:w="1250" w:type="pct"/>
            <w:tcBorders>
              <w:top w:val="nil"/>
              <w:bottom w:val="single" w:sz="8" w:space="0" w:color="auto"/>
            </w:tcBorders>
            <w:vAlign w:val="center"/>
          </w:tcPr>
          <w:p w14:paraId="70E03B94" w14:textId="77777777" w:rsidR="00296D36" w:rsidRPr="0033527D" w:rsidRDefault="00296D36" w:rsidP="00A95F90">
            <w:pPr>
              <w:pStyle w:val="a5"/>
              <w:spacing w:line="288" w:lineRule="auto"/>
              <w:ind w:leftChars="56" w:left="134"/>
              <w:rPr>
                <w:bCs/>
                <w:szCs w:val="21"/>
              </w:rPr>
            </w:pPr>
            <w:r w:rsidRPr="0033527D">
              <w:rPr>
                <w:bCs/>
                <w:szCs w:val="21"/>
              </w:rPr>
              <w:t>395</w:t>
            </w:r>
          </w:p>
        </w:tc>
        <w:tc>
          <w:tcPr>
            <w:tcW w:w="1249" w:type="pct"/>
            <w:tcBorders>
              <w:top w:val="nil"/>
              <w:bottom w:val="single" w:sz="8" w:space="0" w:color="auto"/>
            </w:tcBorders>
            <w:vAlign w:val="center"/>
          </w:tcPr>
          <w:p w14:paraId="655A7E2C" w14:textId="77777777" w:rsidR="00296D36" w:rsidRPr="0033527D" w:rsidRDefault="00296D36" w:rsidP="00A95F90">
            <w:pPr>
              <w:pStyle w:val="a5"/>
              <w:spacing w:line="288" w:lineRule="auto"/>
              <w:ind w:leftChars="232" w:left="557"/>
              <w:rPr>
                <w:bCs/>
                <w:szCs w:val="21"/>
              </w:rPr>
            </w:pPr>
            <w:r w:rsidRPr="0033527D">
              <w:rPr>
                <w:bCs/>
                <w:szCs w:val="21"/>
              </w:rPr>
              <w:t>3.71</w:t>
            </w:r>
          </w:p>
        </w:tc>
      </w:tr>
    </w:tbl>
    <w:p w14:paraId="39D8E288" w14:textId="77777777" w:rsidR="00296D36" w:rsidRPr="00FA197E" w:rsidRDefault="00296D36" w:rsidP="003A4A6B">
      <w:pPr>
        <w:pStyle w:val="10"/>
        <w:adjustRightInd w:val="0"/>
        <w:snapToGrid w:val="0"/>
        <w:spacing w:beforeLines="50" w:before="156" w:line="300" w:lineRule="auto"/>
        <w:ind w:firstLineChars="0" w:firstLine="482"/>
        <w:rPr>
          <w:sz w:val="24"/>
          <w:szCs w:val="24"/>
        </w:rPr>
      </w:pPr>
      <w:r w:rsidRPr="006B413D">
        <w:rPr>
          <w:rFonts w:hint="eastAsia"/>
          <w:snapToGrid w:val="0"/>
          <w:spacing w:val="4"/>
          <w:sz w:val="24"/>
          <w:szCs w:val="24"/>
        </w:rPr>
        <w:t>底泥采样点样品</w:t>
      </w:r>
      <w:r w:rsidRPr="006B413D">
        <w:rPr>
          <w:rFonts w:hint="eastAsia"/>
          <w:snapToGrid w:val="0"/>
          <w:spacing w:val="4"/>
          <w:sz w:val="24"/>
          <w:szCs w:val="24"/>
        </w:rPr>
        <w:t>SO</w:t>
      </w:r>
      <w:r w:rsidRPr="006B413D">
        <w:rPr>
          <w:snapToGrid w:val="0"/>
          <w:spacing w:val="4"/>
          <w:sz w:val="24"/>
          <w:szCs w:val="24"/>
          <w:vertAlign w:val="subscript"/>
        </w:rPr>
        <w:t>4</w:t>
      </w:r>
      <w:r w:rsidRPr="006B413D">
        <w:rPr>
          <w:snapToGrid w:val="0"/>
          <w:spacing w:val="4"/>
          <w:sz w:val="24"/>
          <w:szCs w:val="24"/>
          <w:vertAlign w:val="superscript"/>
        </w:rPr>
        <w:t>2-</w:t>
      </w:r>
      <w:r w:rsidRPr="006B413D">
        <w:rPr>
          <w:rFonts w:hint="eastAsia"/>
          <w:snapToGrid w:val="0"/>
          <w:spacing w:val="4"/>
          <w:sz w:val="24"/>
          <w:szCs w:val="24"/>
        </w:rPr>
        <w:t>的平均含量为</w:t>
      </w:r>
      <w:r w:rsidRPr="006B413D">
        <w:rPr>
          <w:rFonts w:hint="eastAsia"/>
          <w:snapToGrid w:val="0"/>
          <w:spacing w:val="4"/>
          <w:sz w:val="24"/>
          <w:szCs w:val="24"/>
        </w:rPr>
        <w:t>863.4 mg/kg</w:t>
      </w:r>
      <w:r w:rsidRPr="006B413D">
        <w:rPr>
          <w:rFonts w:hint="eastAsia"/>
          <w:snapToGrid w:val="0"/>
          <w:spacing w:val="4"/>
          <w:sz w:val="24"/>
          <w:szCs w:val="24"/>
        </w:rPr>
        <w:t>（干重）。为研究</w:t>
      </w:r>
      <w:r w:rsidRPr="006B413D">
        <w:rPr>
          <w:rFonts w:hint="eastAsia"/>
          <w:snapToGrid w:val="0"/>
          <w:spacing w:val="4"/>
          <w:sz w:val="24"/>
          <w:szCs w:val="24"/>
        </w:rPr>
        <w:t>SO</w:t>
      </w:r>
      <w:r w:rsidRPr="006B413D">
        <w:rPr>
          <w:snapToGrid w:val="0"/>
          <w:spacing w:val="4"/>
          <w:sz w:val="24"/>
          <w:szCs w:val="24"/>
          <w:vertAlign w:val="subscript"/>
        </w:rPr>
        <w:t>4</w:t>
      </w:r>
      <w:r w:rsidRPr="006B413D">
        <w:rPr>
          <w:snapToGrid w:val="0"/>
          <w:spacing w:val="4"/>
          <w:sz w:val="24"/>
          <w:szCs w:val="24"/>
          <w:vertAlign w:val="superscript"/>
        </w:rPr>
        <w:t>2-</w:t>
      </w:r>
      <w:r w:rsidRPr="006B413D">
        <w:rPr>
          <w:rFonts w:hint="eastAsia"/>
          <w:snapToGrid w:val="0"/>
          <w:spacing w:val="4"/>
          <w:sz w:val="24"/>
          <w:szCs w:val="24"/>
        </w:rPr>
        <w:t>对太湖底泥中多氯联苯厌氧脱氯的影响，外加</w:t>
      </w:r>
      <w:r w:rsidRPr="006B413D">
        <w:rPr>
          <w:snapToGrid w:val="0"/>
          <w:spacing w:val="4"/>
          <w:sz w:val="24"/>
          <w:szCs w:val="24"/>
        </w:rPr>
        <w:t>硫酸钠溶液</w:t>
      </w:r>
      <w:r w:rsidRPr="006B413D">
        <w:rPr>
          <w:rFonts w:hint="eastAsia"/>
          <w:snapToGrid w:val="0"/>
          <w:spacing w:val="4"/>
          <w:sz w:val="24"/>
          <w:szCs w:val="24"/>
        </w:rPr>
        <w:t>，使外加终浓度</w:t>
      </w:r>
      <w:r w:rsidRPr="00FA197E">
        <w:rPr>
          <w:rFonts w:hint="eastAsia"/>
          <w:sz w:val="24"/>
          <w:szCs w:val="24"/>
        </w:rPr>
        <w:t>为</w:t>
      </w:r>
      <w:r w:rsidRPr="00FA197E">
        <w:rPr>
          <w:rFonts w:hint="eastAsia"/>
          <w:sz w:val="24"/>
          <w:szCs w:val="24"/>
        </w:rPr>
        <w:t>16</w:t>
      </w:r>
      <w:r>
        <w:rPr>
          <w:rFonts w:hint="eastAsia"/>
          <w:sz w:val="24"/>
          <w:szCs w:val="24"/>
        </w:rPr>
        <w:t xml:space="preserve"> </w:t>
      </w:r>
      <w:r w:rsidRPr="00FA197E">
        <w:rPr>
          <w:sz w:val="24"/>
          <w:szCs w:val="24"/>
        </w:rPr>
        <w:t>mmol/kg</w:t>
      </w:r>
      <w:r>
        <w:rPr>
          <w:rFonts w:hint="eastAsia"/>
          <w:sz w:val="24"/>
          <w:szCs w:val="24"/>
        </w:rPr>
        <w:t>泥浆</w:t>
      </w:r>
      <w:r w:rsidRPr="00FA197E">
        <w:rPr>
          <w:rFonts w:hint="eastAsia"/>
          <w:sz w:val="24"/>
          <w:szCs w:val="24"/>
        </w:rPr>
        <w:t>。</w:t>
      </w:r>
    </w:p>
    <w:p w14:paraId="5077491B" w14:textId="77777777" w:rsidR="00296D36" w:rsidRPr="00FA197E" w:rsidRDefault="00296D36" w:rsidP="00A95F90">
      <w:pPr>
        <w:pStyle w:val="10"/>
        <w:snapToGrid w:val="0"/>
        <w:spacing w:line="300" w:lineRule="auto"/>
        <w:ind w:firstLineChars="0" w:firstLine="482"/>
        <w:rPr>
          <w:sz w:val="24"/>
          <w:szCs w:val="24"/>
        </w:rPr>
      </w:pPr>
      <w:r w:rsidRPr="00FA197E">
        <w:rPr>
          <w:rFonts w:hint="eastAsia"/>
          <w:sz w:val="24"/>
          <w:szCs w:val="24"/>
        </w:rPr>
        <w:t>底泥采样点样品</w:t>
      </w:r>
      <w:r w:rsidRPr="00FA197E">
        <w:rPr>
          <w:rFonts w:hint="eastAsia"/>
          <w:sz w:val="24"/>
          <w:szCs w:val="24"/>
        </w:rPr>
        <w:t>Fe</w:t>
      </w:r>
      <w:r w:rsidRPr="00FA197E">
        <w:rPr>
          <w:rFonts w:hint="eastAsia"/>
          <w:sz w:val="24"/>
          <w:szCs w:val="24"/>
        </w:rPr>
        <w:t>元素的平均含量为</w:t>
      </w:r>
      <w:r w:rsidRPr="00FA197E">
        <w:rPr>
          <w:rFonts w:hint="eastAsia"/>
          <w:sz w:val="24"/>
          <w:szCs w:val="24"/>
        </w:rPr>
        <w:t>30551.3</w:t>
      </w:r>
      <w:r>
        <w:rPr>
          <w:rFonts w:hint="eastAsia"/>
          <w:sz w:val="24"/>
          <w:szCs w:val="24"/>
        </w:rPr>
        <w:t xml:space="preserve"> </w:t>
      </w:r>
      <w:r w:rsidRPr="00FA197E">
        <w:rPr>
          <w:rFonts w:hint="eastAsia"/>
          <w:sz w:val="24"/>
          <w:szCs w:val="24"/>
        </w:rPr>
        <w:t>mg/kg</w:t>
      </w:r>
      <w:r w:rsidRPr="00FA197E">
        <w:rPr>
          <w:rFonts w:hint="eastAsia"/>
          <w:sz w:val="24"/>
          <w:szCs w:val="24"/>
        </w:rPr>
        <w:t>（干重）。为研究</w:t>
      </w:r>
      <w:r w:rsidRPr="00FA197E">
        <w:rPr>
          <w:sz w:val="24"/>
          <w:szCs w:val="24"/>
        </w:rPr>
        <w:t>Fe</w:t>
      </w:r>
      <w:r w:rsidRPr="00FA197E">
        <w:rPr>
          <w:sz w:val="24"/>
          <w:szCs w:val="24"/>
          <w:vertAlign w:val="superscript"/>
        </w:rPr>
        <w:t>3+</w:t>
      </w:r>
      <w:r w:rsidRPr="00FA197E">
        <w:rPr>
          <w:rFonts w:hint="eastAsia"/>
          <w:sz w:val="24"/>
          <w:szCs w:val="24"/>
        </w:rPr>
        <w:t>对太湖底泥中多氯联苯厌氧脱氯的影响，外加铁胶（</w:t>
      </w:r>
      <w:r w:rsidRPr="00FA197E">
        <w:rPr>
          <w:rFonts w:hint="eastAsia"/>
          <w:sz w:val="24"/>
          <w:szCs w:val="24"/>
        </w:rPr>
        <w:t>FeOOH</w:t>
      </w:r>
      <w:r w:rsidRPr="00FA197E">
        <w:rPr>
          <w:rFonts w:hint="eastAsia"/>
          <w:sz w:val="24"/>
          <w:szCs w:val="24"/>
        </w:rPr>
        <w:t>）溶液，使得外加终浓度为</w:t>
      </w:r>
      <w:r w:rsidRPr="00FA197E">
        <w:rPr>
          <w:sz w:val="24"/>
          <w:szCs w:val="24"/>
        </w:rPr>
        <w:t xml:space="preserve">40 </w:t>
      </w:r>
      <w:r w:rsidRPr="00FA197E">
        <w:rPr>
          <w:rFonts w:hint="eastAsia"/>
          <w:sz w:val="24"/>
          <w:szCs w:val="24"/>
        </w:rPr>
        <w:t>mmol/kg</w:t>
      </w:r>
      <w:r>
        <w:rPr>
          <w:rFonts w:hint="eastAsia"/>
          <w:sz w:val="24"/>
          <w:szCs w:val="24"/>
        </w:rPr>
        <w:t>泥浆</w:t>
      </w:r>
      <w:r w:rsidRPr="00FA197E">
        <w:rPr>
          <w:rFonts w:hint="eastAsia"/>
          <w:sz w:val="24"/>
          <w:szCs w:val="24"/>
        </w:rPr>
        <w:t>。</w:t>
      </w:r>
    </w:p>
    <w:p w14:paraId="0B3C7883" w14:textId="77777777" w:rsidR="00296D36" w:rsidRPr="00FA197E" w:rsidRDefault="00296D36" w:rsidP="00A95F90">
      <w:pPr>
        <w:pStyle w:val="10"/>
        <w:adjustRightInd w:val="0"/>
        <w:snapToGrid w:val="0"/>
        <w:spacing w:line="300" w:lineRule="auto"/>
        <w:ind w:firstLineChars="0" w:firstLine="482"/>
        <w:jc w:val="left"/>
        <w:rPr>
          <w:sz w:val="24"/>
          <w:szCs w:val="24"/>
        </w:rPr>
      </w:pPr>
      <w:r w:rsidRPr="00FA197E">
        <w:rPr>
          <w:sz w:val="24"/>
          <w:szCs w:val="24"/>
        </w:rPr>
        <w:t>RAMM</w:t>
      </w:r>
      <w:r w:rsidRPr="00FA197E">
        <w:rPr>
          <w:sz w:val="24"/>
          <w:szCs w:val="24"/>
        </w:rPr>
        <w:t>（</w:t>
      </w:r>
      <w:r w:rsidRPr="00FA197E">
        <w:rPr>
          <w:sz w:val="24"/>
          <w:szCs w:val="24"/>
        </w:rPr>
        <w:t>Revised anaerobic mineral medium</w:t>
      </w:r>
      <w:r w:rsidRPr="00FA197E">
        <w:rPr>
          <w:sz w:val="24"/>
          <w:szCs w:val="24"/>
        </w:rPr>
        <w:t>）作为一</w:t>
      </w:r>
      <w:r w:rsidRPr="00FA197E">
        <w:rPr>
          <w:rFonts w:hint="eastAsia"/>
          <w:sz w:val="24"/>
          <w:szCs w:val="24"/>
        </w:rPr>
        <w:t>种</w:t>
      </w:r>
      <w:r w:rsidRPr="00FA197E">
        <w:rPr>
          <w:sz w:val="24"/>
          <w:szCs w:val="24"/>
        </w:rPr>
        <w:t>厌氧微生物培养</w:t>
      </w:r>
      <w:r w:rsidRPr="00FA197E">
        <w:rPr>
          <w:rFonts w:hint="eastAsia"/>
          <w:sz w:val="24"/>
          <w:szCs w:val="24"/>
        </w:rPr>
        <w:t>液，应用广泛</w:t>
      </w:r>
      <w:r w:rsidRPr="00CE452C">
        <w:rPr>
          <w:noProof/>
          <w:sz w:val="24"/>
          <w:szCs w:val="24"/>
          <w:vertAlign w:val="superscript"/>
        </w:rPr>
        <w:t>[58]</w:t>
      </w:r>
      <w:r w:rsidRPr="00FA197E">
        <w:rPr>
          <w:rFonts w:hint="eastAsia"/>
          <w:sz w:val="24"/>
          <w:szCs w:val="24"/>
        </w:rPr>
        <w:t>，其配置方法不再赘述。</w:t>
      </w:r>
    </w:p>
    <w:p w14:paraId="29E7FC0E" w14:textId="77777777" w:rsidR="00296D36" w:rsidRPr="00C926C6" w:rsidRDefault="00296D36" w:rsidP="00A95F90">
      <w:pPr>
        <w:pStyle w:val="4"/>
        <w:adjustRightInd w:val="0"/>
        <w:spacing w:before="156" w:afterLines="0" w:line="300" w:lineRule="auto"/>
        <w:rPr>
          <w:szCs w:val="24"/>
        </w:rPr>
      </w:pPr>
      <w:bookmarkStart w:id="142" w:name="_Toc346463083"/>
      <w:r w:rsidRPr="00C926C6">
        <w:rPr>
          <w:rFonts w:hint="eastAsia"/>
          <w:szCs w:val="24"/>
        </w:rPr>
        <w:lastRenderedPageBreak/>
        <w:t xml:space="preserve">2.1.2 </w:t>
      </w:r>
      <w:r w:rsidRPr="00C926C6">
        <w:rPr>
          <w:rFonts w:hint="eastAsia"/>
          <w:szCs w:val="24"/>
        </w:rPr>
        <w:t>实验设置</w:t>
      </w:r>
      <w:bookmarkEnd w:id="142"/>
    </w:p>
    <w:p w14:paraId="43BD5CFC" w14:textId="77777777" w:rsidR="00296D36" w:rsidRDefault="00296D36" w:rsidP="00A95F90">
      <w:pPr>
        <w:pStyle w:val="10"/>
        <w:adjustRightInd w:val="0"/>
        <w:snapToGrid w:val="0"/>
        <w:spacing w:line="300" w:lineRule="auto"/>
        <w:ind w:firstLineChars="0"/>
        <w:rPr>
          <w:sz w:val="24"/>
          <w:szCs w:val="24"/>
        </w:rPr>
      </w:pPr>
      <w:r w:rsidRPr="00A231BB">
        <w:rPr>
          <w:rFonts w:hint="eastAsia"/>
          <w:sz w:val="24"/>
          <w:szCs w:val="24"/>
        </w:rPr>
        <w:t>称取一定量</w:t>
      </w:r>
      <w:r w:rsidRPr="00A231BB">
        <w:rPr>
          <w:sz w:val="24"/>
          <w:szCs w:val="24"/>
        </w:rPr>
        <w:t>自然风干的底泥置于</w:t>
      </w:r>
      <w:r w:rsidRPr="00A231BB">
        <w:rPr>
          <w:rFonts w:hint="eastAsia"/>
          <w:sz w:val="24"/>
          <w:szCs w:val="24"/>
        </w:rPr>
        <w:t>1L</w:t>
      </w:r>
      <w:r w:rsidRPr="00A231BB">
        <w:rPr>
          <w:rFonts w:hint="eastAsia"/>
          <w:sz w:val="24"/>
          <w:szCs w:val="24"/>
        </w:rPr>
        <w:t>大玻璃烧杯中，称取一定量多氯联苯混合物充分溶解于</w:t>
      </w:r>
      <w:r>
        <w:rPr>
          <w:rFonts w:hint="eastAsia"/>
          <w:sz w:val="24"/>
          <w:szCs w:val="24"/>
        </w:rPr>
        <w:t>500</w:t>
      </w:r>
      <w:r w:rsidRPr="00A231BB">
        <w:rPr>
          <w:rFonts w:hint="eastAsia"/>
          <w:sz w:val="24"/>
          <w:szCs w:val="24"/>
        </w:rPr>
        <w:t>mL</w:t>
      </w:r>
      <w:r w:rsidRPr="00A231BB">
        <w:rPr>
          <w:rFonts w:hint="eastAsia"/>
          <w:sz w:val="24"/>
          <w:szCs w:val="24"/>
        </w:rPr>
        <w:t>正己烷中，在通风橱中将多氯联苯溶液完全转移到放有底泥的大烧杯里并充分混合，用</w:t>
      </w:r>
      <w:r w:rsidRPr="00A231BB">
        <w:rPr>
          <w:sz w:val="24"/>
          <w:szCs w:val="24"/>
        </w:rPr>
        <w:t>灭菌玻璃棒</w:t>
      </w:r>
      <w:r w:rsidRPr="00A231BB">
        <w:rPr>
          <w:rFonts w:hint="eastAsia"/>
          <w:sz w:val="24"/>
          <w:szCs w:val="24"/>
        </w:rPr>
        <w:t>定期</w:t>
      </w:r>
      <w:r w:rsidRPr="00A231BB">
        <w:rPr>
          <w:sz w:val="24"/>
          <w:szCs w:val="24"/>
        </w:rPr>
        <w:t>搅拌</w:t>
      </w:r>
      <w:r w:rsidRPr="00A231BB">
        <w:rPr>
          <w:rFonts w:hint="eastAsia"/>
          <w:sz w:val="24"/>
          <w:szCs w:val="24"/>
        </w:rPr>
        <w:t>，</w:t>
      </w:r>
      <w:r w:rsidRPr="00A231BB">
        <w:rPr>
          <w:sz w:val="24"/>
          <w:szCs w:val="24"/>
        </w:rPr>
        <w:t>直至正己烷</w:t>
      </w:r>
      <w:r w:rsidRPr="00A231BB">
        <w:rPr>
          <w:rFonts w:hint="eastAsia"/>
          <w:sz w:val="24"/>
          <w:szCs w:val="24"/>
        </w:rPr>
        <w:t>完全</w:t>
      </w:r>
      <w:r w:rsidRPr="00A231BB">
        <w:rPr>
          <w:sz w:val="24"/>
          <w:szCs w:val="24"/>
        </w:rPr>
        <w:t>挥发</w:t>
      </w:r>
      <w:r w:rsidRPr="00A231BB">
        <w:rPr>
          <w:rFonts w:hint="eastAsia"/>
          <w:sz w:val="24"/>
          <w:szCs w:val="24"/>
        </w:rPr>
        <w:t>，将添加了多氯联苯的干泥</w:t>
      </w:r>
      <w:r w:rsidRPr="00A231BB">
        <w:rPr>
          <w:sz w:val="24"/>
          <w:szCs w:val="24"/>
        </w:rPr>
        <w:t>转移至</w:t>
      </w:r>
      <w:r w:rsidRPr="00A231BB">
        <w:rPr>
          <w:rFonts w:hint="eastAsia"/>
          <w:sz w:val="24"/>
          <w:szCs w:val="24"/>
        </w:rPr>
        <w:t>600</w:t>
      </w:r>
      <w:r w:rsidRPr="00A231BB">
        <w:rPr>
          <w:sz w:val="24"/>
          <w:szCs w:val="24"/>
        </w:rPr>
        <w:t>mL</w:t>
      </w:r>
      <w:r w:rsidRPr="00A231BB">
        <w:rPr>
          <w:rFonts w:hint="eastAsia"/>
          <w:sz w:val="24"/>
          <w:szCs w:val="24"/>
        </w:rPr>
        <w:t>棕色</w:t>
      </w:r>
      <w:r w:rsidRPr="00A231BB">
        <w:rPr>
          <w:sz w:val="24"/>
          <w:szCs w:val="24"/>
        </w:rPr>
        <w:t>带盖玻璃瓶中</w:t>
      </w:r>
      <w:r w:rsidR="00AA6F52">
        <w:rPr>
          <w:rFonts w:hint="eastAsia"/>
          <w:sz w:val="24"/>
          <w:szCs w:val="24"/>
        </w:rPr>
        <w:t>，</w:t>
      </w:r>
      <w:r w:rsidRPr="00A231BB">
        <w:rPr>
          <w:rFonts w:hint="eastAsia"/>
          <w:sz w:val="24"/>
          <w:szCs w:val="24"/>
        </w:rPr>
        <w:t>密封保存于</w:t>
      </w:r>
      <w:r w:rsidRPr="00A231BB">
        <w:rPr>
          <w:sz w:val="24"/>
          <w:szCs w:val="24"/>
        </w:rPr>
        <w:t>4</w:t>
      </w:r>
      <w:r w:rsidRPr="00A231BB">
        <w:rPr>
          <w:rFonts w:hint="eastAsia"/>
          <w:sz w:val="24"/>
          <w:szCs w:val="24"/>
        </w:rPr>
        <w:t>℃</w:t>
      </w:r>
      <w:r w:rsidRPr="00A231BB">
        <w:rPr>
          <w:sz w:val="24"/>
          <w:szCs w:val="24"/>
        </w:rPr>
        <w:t>冰箱中待用</w:t>
      </w:r>
      <w:r>
        <w:rPr>
          <w:rFonts w:hint="eastAsia"/>
          <w:sz w:val="24"/>
          <w:szCs w:val="24"/>
        </w:rPr>
        <w:t>。</w:t>
      </w:r>
    </w:p>
    <w:p w14:paraId="52A4F65A" w14:textId="77777777" w:rsidR="00296D36" w:rsidRPr="00FA197E" w:rsidRDefault="00296D36" w:rsidP="003A4A6B">
      <w:pPr>
        <w:pStyle w:val="10"/>
        <w:adjustRightInd w:val="0"/>
        <w:snapToGrid w:val="0"/>
        <w:spacing w:afterLines="50" w:after="156" w:line="300" w:lineRule="auto"/>
        <w:rPr>
          <w:sz w:val="24"/>
          <w:szCs w:val="24"/>
        </w:rPr>
      </w:pPr>
      <w:r w:rsidRPr="00FA197E">
        <w:rPr>
          <w:rFonts w:hint="eastAsia"/>
          <w:sz w:val="24"/>
          <w:szCs w:val="24"/>
        </w:rPr>
        <w:t>实验配置</w:t>
      </w:r>
      <w:r>
        <w:rPr>
          <w:rFonts w:hint="eastAsia"/>
          <w:sz w:val="24"/>
          <w:szCs w:val="24"/>
        </w:rPr>
        <w:t>了</w:t>
      </w:r>
      <w:r w:rsidRPr="00FA197E">
        <w:rPr>
          <w:rFonts w:hint="eastAsia"/>
          <w:sz w:val="24"/>
          <w:szCs w:val="24"/>
        </w:rPr>
        <w:t>3</w:t>
      </w:r>
      <w:r w:rsidRPr="00FA197E">
        <w:rPr>
          <w:rFonts w:hint="eastAsia"/>
          <w:sz w:val="24"/>
          <w:szCs w:val="24"/>
        </w:rPr>
        <w:t>种反应微环境，分别是外加</w:t>
      </w:r>
      <w:r w:rsidRPr="00FA197E">
        <w:rPr>
          <w:rFonts w:hint="eastAsia"/>
          <w:sz w:val="24"/>
          <w:szCs w:val="24"/>
        </w:rPr>
        <w:t>PCBs</w:t>
      </w:r>
      <w:r w:rsidRPr="00FA197E">
        <w:rPr>
          <w:rFonts w:hint="eastAsia"/>
          <w:sz w:val="24"/>
          <w:szCs w:val="24"/>
        </w:rPr>
        <w:t>的</w:t>
      </w:r>
      <w:r w:rsidRPr="00FA197E">
        <w:rPr>
          <w:rFonts w:hint="eastAsia"/>
          <w:sz w:val="24"/>
          <w:szCs w:val="24"/>
        </w:rPr>
        <w:t>T-1</w:t>
      </w:r>
      <w:r w:rsidRPr="00FA197E">
        <w:rPr>
          <w:rFonts w:hint="eastAsia"/>
          <w:sz w:val="24"/>
          <w:szCs w:val="24"/>
        </w:rPr>
        <w:t>实验组、外加</w:t>
      </w:r>
      <w:r w:rsidRPr="00FA197E">
        <w:rPr>
          <w:rFonts w:hint="eastAsia"/>
          <w:sz w:val="24"/>
          <w:szCs w:val="24"/>
        </w:rPr>
        <w:t>PCBs</w:t>
      </w:r>
      <w:r>
        <w:rPr>
          <w:rFonts w:hint="eastAsia"/>
          <w:sz w:val="24"/>
          <w:szCs w:val="24"/>
        </w:rPr>
        <w:t>及</w:t>
      </w:r>
      <w:r>
        <w:rPr>
          <w:rFonts w:hint="eastAsia"/>
          <w:sz w:val="24"/>
          <w:szCs w:val="24"/>
        </w:rPr>
        <w:t>Na</w:t>
      </w:r>
      <w:r w:rsidRPr="00F140B4">
        <w:rPr>
          <w:rFonts w:hint="eastAsia"/>
          <w:sz w:val="24"/>
          <w:szCs w:val="24"/>
          <w:vertAlign w:val="subscript"/>
        </w:rPr>
        <w:t>2</w:t>
      </w:r>
      <w:r>
        <w:rPr>
          <w:rFonts w:hint="eastAsia"/>
          <w:sz w:val="24"/>
          <w:szCs w:val="24"/>
        </w:rPr>
        <w:t>NO</w:t>
      </w:r>
      <w:r w:rsidRPr="00F140B4">
        <w:rPr>
          <w:rFonts w:hint="eastAsia"/>
          <w:sz w:val="24"/>
          <w:szCs w:val="24"/>
          <w:vertAlign w:val="subscript"/>
        </w:rPr>
        <w:t>4</w:t>
      </w:r>
      <w:r w:rsidRPr="00FA197E">
        <w:rPr>
          <w:rFonts w:hint="eastAsia"/>
          <w:sz w:val="24"/>
          <w:szCs w:val="24"/>
        </w:rPr>
        <w:t>的</w:t>
      </w:r>
      <w:r w:rsidRPr="00FA197E">
        <w:rPr>
          <w:rFonts w:hint="eastAsia"/>
          <w:sz w:val="24"/>
          <w:szCs w:val="24"/>
        </w:rPr>
        <w:t>T-S</w:t>
      </w:r>
      <w:r w:rsidRPr="00FA197E">
        <w:rPr>
          <w:rFonts w:hint="eastAsia"/>
          <w:sz w:val="24"/>
          <w:szCs w:val="24"/>
        </w:rPr>
        <w:t>实验组、外加</w:t>
      </w:r>
      <w:r w:rsidRPr="00FA197E">
        <w:rPr>
          <w:rFonts w:hint="eastAsia"/>
          <w:sz w:val="24"/>
          <w:szCs w:val="24"/>
        </w:rPr>
        <w:t>PCBs</w:t>
      </w:r>
      <w:r w:rsidRPr="00FA197E">
        <w:rPr>
          <w:rFonts w:hint="eastAsia"/>
          <w:sz w:val="24"/>
          <w:szCs w:val="24"/>
        </w:rPr>
        <w:t>及</w:t>
      </w:r>
      <w:r>
        <w:rPr>
          <w:rFonts w:hint="eastAsia"/>
          <w:sz w:val="24"/>
          <w:szCs w:val="24"/>
        </w:rPr>
        <w:t>FeOOH</w:t>
      </w:r>
      <w:r w:rsidRPr="00FA197E">
        <w:rPr>
          <w:rFonts w:hint="eastAsia"/>
          <w:sz w:val="24"/>
          <w:szCs w:val="24"/>
        </w:rPr>
        <w:t>的</w:t>
      </w:r>
      <w:r w:rsidRPr="00FA197E">
        <w:rPr>
          <w:rFonts w:hint="eastAsia"/>
          <w:sz w:val="24"/>
          <w:szCs w:val="24"/>
        </w:rPr>
        <w:t>T-Fe</w:t>
      </w:r>
      <w:r w:rsidRPr="00FA197E">
        <w:rPr>
          <w:rFonts w:hint="eastAsia"/>
          <w:sz w:val="24"/>
          <w:szCs w:val="24"/>
        </w:rPr>
        <w:t>实验组。</w:t>
      </w:r>
      <w:r w:rsidRPr="00FA197E">
        <w:rPr>
          <w:rFonts w:hint="eastAsia"/>
          <w:sz w:val="24"/>
          <w:szCs w:val="24"/>
        </w:rPr>
        <w:t>T-1</w:t>
      </w:r>
      <w:r w:rsidRPr="00FA197E">
        <w:rPr>
          <w:rFonts w:hint="eastAsia"/>
          <w:sz w:val="24"/>
          <w:szCs w:val="24"/>
        </w:rPr>
        <w:t>实验组微环境的配置如下：</w:t>
      </w:r>
      <w:r>
        <w:rPr>
          <w:rFonts w:hint="eastAsia"/>
          <w:sz w:val="24"/>
          <w:szCs w:val="24"/>
        </w:rPr>
        <w:t>在</w:t>
      </w:r>
      <w:r w:rsidRPr="00A231BB">
        <w:rPr>
          <w:rFonts w:hint="eastAsia"/>
          <w:sz w:val="24"/>
          <w:szCs w:val="24"/>
        </w:rPr>
        <w:t>氮气环境下添加相当于</w:t>
      </w:r>
      <w:r w:rsidRPr="00A231BB">
        <w:rPr>
          <w:sz w:val="24"/>
          <w:szCs w:val="24"/>
        </w:rPr>
        <w:t>干重</w:t>
      </w:r>
      <w:r w:rsidRPr="00A231BB">
        <w:rPr>
          <w:rFonts w:hint="eastAsia"/>
          <w:sz w:val="24"/>
          <w:szCs w:val="24"/>
        </w:rPr>
        <w:t>2.0</w:t>
      </w:r>
      <w:r w:rsidRPr="00A231BB">
        <w:rPr>
          <w:sz w:val="24"/>
          <w:szCs w:val="24"/>
        </w:rPr>
        <w:t>g</w:t>
      </w:r>
      <w:r w:rsidRPr="00A231BB">
        <w:rPr>
          <w:rFonts w:hint="eastAsia"/>
          <w:sz w:val="24"/>
          <w:szCs w:val="24"/>
        </w:rPr>
        <w:t>干重的湿泥（</w:t>
      </w:r>
      <w:r>
        <w:rPr>
          <w:rFonts w:hint="eastAsia"/>
          <w:sz w:val="24"/>
          <w:szCs w:val="24"/>
        </w:rPr>
        <w:t>4.1g</w:t>
      </w:r>
      <w:r w:rsidRPr="00A231BB">
        <w:rPr>
          <w:rFonts w:hint="eastAsia"/>
          <w:sz w:val="24"/>
          <w:szCs w:val="24"/>
        </w:rPr>
        <w:t>湿重）、</w:t>
      </w:r>
      <w:r w:rsidRPr="00A231BB">
        <w:rPr>
          <w:rFonts w:hint="eastAsia"/>
          <w:sz w:val="24"/>
          <w:szCs w:val="24"/>
        </w:rPr>
        <w:t>2.0</w:t>
      </w:r>
      <w:r w:rsidRPr="00A231BB">
        <w:rPr>
          <w:sz w:val="24"/>
          <w:szCs w:val="24"/>
        </w:rPr>
        <w:t>g</w:t>
      </w:r>
      <w:r w:rsidRPr="00A231BB">
        <w:rPr>
          <w:rFonts w:hint="eastAsia"/>
          <w:sz w:val="24"/>
          <w:szCs w:val="24"/>
        </w:rPr>
        <w:t>已外加多氯联苯的干泥、</w:t>
      </w:r>
      <w:r>
        <w:rPr>
          <w:rFonts w:hint="eastAsia"/>
          <w:sz w:val="24"/>
          <w:szCs w:val="24"/>
        </w:rPr>
        <w:t>13.9</w:t>
      </w:r>
      <w:r w:rsidRPr="00A231BB">
        <w:rPr>
          <w:rFonts w:hint="eastAsia"/>
          <w:sz w:val="24"/>
          <w:szCs w:val="24"/>
        </w:rPr>
        <w:t>g</w:t>
      </w:r>
      <w:r w:rsidRPr="00A231BB">
        <w:rPr>
          <w:sz w:val="24"/>
          <w:szCs w:val="24"/>
        </w:rPr>
        <w:t>新鲜配制的</w:t>
      </w:r>
      <w:r w:rsidRPr="00A231BB">
        <w:rPr>
          <w:rFonts w:hint="eastAsia"/>
          <w:sz w:val="24"/>
          <w:szCs w:val="24"/>
        </w:rPr>
        <w:t>RAMM</w:t>
      </w:r>
      <w:r w:rsidRPr="00A231BB">
        <w:rPr>
          <w:rFonts w:hint="eastAsia"/>
          <w:sz w:val="24"/>
          <w:szCs w:val="24"/>
        </w:rPr>
        <w:t>培养液到</w:t>
      </w:r>
      <w:r w:rsidRPr="00A231BB">
        <w:rPr>
          <w:rFonts w:hint="eastAsia"/>
          <w:sz w:val="24"/>
          <w:szCs w:val="24"/>
        </w:rPr>
        <w:t>30</w:t>
      </w:r>
      <w:r w:rsidRPr="00A231BB">
        <w:rPr>
          <w:sz w:val="24"/>
          <w:szCs w:val="24"/>
        </w:rPr>
        <w:t>mL</w:t>
      </w:r>
      <w:r w:rsidRPr="00A231BB">
        <w:rPr>
          <w:rFonts w:hint="eastAsia"/>
          <w:sz w:val="24"/>
          <w:szCs w:val="24"/>
        </w:rPr>
        <w:t>灭菌血清瓶中，使</w:t>
      </w:r>
      <w:r w:rsidRPr="00A231BB">
        <w:rPr>
          <w:sz w:val="24"/>
          <w:szCs w:val="24"/>
        </w:rPr>
        <w:t>总重</w:t>
      </w:r>
      <w:r w:rsidRPr="00A231BB">
        <w:rPr>
          <w:rFonts w:hint="eastAsia"/>
          <w:sz w:val="24"/>
          <w:szCs w:val="24"/>
        </w:rPr>
        <w:t>量</w:t>
      </w:r>
      <w:r w:rsidRPr="00A231BB">
        <w:rPr>
          <w:sz w:val="24"/>
          <w:szCs w:val="24"/>
        </w:rPr>
        <w:t>为</w:t>
      </w:r>
      <w:r w:rsidRPr="00A231BB">
        <w:rPr>
          <w:rFonts w:hint="eastAsia"/>
          <w:sz w:val="24"/>
          <w:szCs w:val="24"/>
        </w:rPr>
        <w:t>20</w:t>
      </w:r>
      <w:r w:rsidRPr="00A231BB">
        <w:rPr>
          <w:sz w:val="24"/>
          <w:szCs w:val="24"/>
        </w:rPr>
        <w:t>g</w:t>
      </w:r>
      <w:r w:rsidRPr="00A231BB">
        <w:rPr>
          <w:rFonts w:hint="eastAsia"/>
          <w:sz w:val="24"/>
          <w:szCs w:val="24"/>
        </w:rPr>
        <w:t>，</w:t>
      </w:r>
      <w:r w:rsidRPr="00A231BB">
        <w:rPr>
          <w:sz w:val="24"/>
          <w:szCs w:val="24"/>
        </w:rPr>
        <w:t>血清瓶用特氟龙涂层灰丁基橡胶塞</w:t>
      </w:r>
      <w:r w:rsidRPr="00A231BB">
        <w:rPr>
          <w:rFonts w:hint="eastAsia"/>
          <w:sz w:val="24"/>
          <w:szCs w:val="24"/>
        </w:rPr>
        <w:t>塞住</w:t>
      </w:r>
      <w:r>
        <w:rPr>
          <w:rFonts w:hint="eastAsia"/>
          <w:sz w:val="24"/>
          <w:szCs w:val="24"/>
        </w:rPr>
        <w:t>并用</w:t>
      </w:r>
      <w:r w:rsidRPr="00A231BB">
        <w:rPr>
          <w:sz w:val="24"/>
          <w:szCs w:val="24"/>
        </w:rPr>
        <w:t>铝盖密封。</w:t>
      </w:r>
      <w:r w:rsidRPr="00FA197E">
        <w:rPr>
          <w:rFonts w:hint="eastAsia"/>
          <w:sz w:val="24"/>
          <w:szCs w:val="24"/>
        </w:rPr>
        <w:t>T-S</w:t>
      </w:r>
      <w:r w:rsidRPr="00FA197E">
        <w:rPr>
          <w:rFonts w:hint="eastAsia"/>
          <w:sz w:val="24"/>
          <w:szCs w:val="24"/>
        </w:rPr>
        <w:t>实验组在同样添加湿泥、干泥后，加入</w:t>
      </w:r>
      <w:r w:rsidRPr="00FA197E">
        <w:rPr>
          <w:rFonts w:hint="eastAsia"/>
          <w:sz w:val="24"/>
          <w:szCs w:val="24"/>
        </w:rPr>
        <w:t>0</w:t>
      </w:r>
      <w:r w:rsidRPr="00FA197E">
        <w:rPr>
          <w:sz w:val="24"/>
          <w:szCs w:val="24"/>
        </w:rPr>
        <w:t>.5</w:t>
      </w:r>
      <w:r>
        <w:rPr>
          <w:sz w:val="24"/>
          <w:szCs w:val="24"/>
        </w:rPr>
        <w:t>mL</w:t>
      </w:r>
      <w:r w:rsidRPr="00FA197E">
        <w:rPr>
          <w:rFonts w:hint="eastAsia"/>
          <w:sz w:val="24"/>
          <w:szCs w:val="24"/>
        </w:rPr>
        <w:t xml:space="preserve"> </w:t>
      </w:r>
      <w:r w:rsidRPr="00FA197E">
        <w:rPr>
          <w:sz w:val="24"/>
          <w:szCs w:val="24"/>
        </w:rPr>
        <w:t>Na</w:t>
      </w:r>
      <w:r w:rsidRPr="00FA197E">
        <w:rPr>
          <w:sz w:val="24"/>
          <w:szCs w:val="24"/>
          <w:vertAlign w:val="subscript"/>
        </w:rPr>
        <w:t>2</w:t>
      </w:r>
      <w:r w:rsidRPr="00FA197E">
        <w:rPr>
          <w:sz w:val="24"/>
          <w:szCs w:val="24"/>
        </w:rPr>
        <w:t>SO</w:t>
      </w:r>
      <w:r w:rsidRPr="00FA197E">
        <w:rPr>
          <w:sz w:val="24"/>
          <w:szCs w:val="24"/>
          <w:vertAlign w:val="subscript"/>
        </w:rPr>
        <w:t>4</w:t>
      </w:r>
      <w:r w:rsidRPr="00FA197E">
        <w:rPr>
          <w:rFonts w:hint="eastAsia"/>
          <w:sz w:val="24"/>
          <w:szCs w:val="24"/>
        </w:rPr>
        <w:t>（</w:t>
      </w:r>
      <w:r w:rsidRPr="00FA197E">
        <w:rPr>
          <w:rFonts w:hint="eastAsia"/>
          <w:sz w:val="24"/>
          <w:szCs w:val="24"/>
        </w:rPr>
        <w:t>0</w:t>
      </w:r>
      <w:r w:rsidRPr="00FA197E">
        <w:rPr>
          <w:sz w:val="24"/>
          <w:szCs w:val="24"/>
        </w:rPr>
        <w:t>.64 mo</w:t>
      </w:r>
      <w:r w:rsidR="00F60CEA">
        <w:rPr>
          <w:rFonts w:hint="eastAsia"/>
          <w:vanish/>
          <w:sz w:val="24"/>
          <w:szCs w:val="24"/>
        </w:rPr>
        <w:t>·</w:t>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00F60CEA">
        <w:rPr>
          <w:rFonts w:hint="eastAsia"/>
          <w:vanish/>
          <w:sz w:val="24"/>
          <w:szCs w:val="24"/>
        </w:rPr>
        <w:pgNum/>
      </w:r>
      <w:r w:rsidRPr="00FA197E">
        <w:rPr>
          <w:sz w:val="24"/>
          <w:szCs w:val="24"/>
        </w:rPr>
        <w:t>l/</w:t>
      </w:r>
      <w:r>
        <w:rPr>
          <w:rFonts w:hint="eastAsia"/>
          <w:sz w:val="24"/>
          <w:szCs w:val="24"/>
        </w:rPr>
        <w:t>L</w:t>
      </w:r>
      <w:r w:rsidRPr="00FA197E">
        <w:rPr>
          <w:sz w:val="24"/>
          <w:szCs w:val="24"/>
        </w:rPr>
        <w:t>）</w:t>
      </w:r>
      <w:r w:rsidRPr="00FA197E">
        <w:rPr>
          <w:rFonts w:hint="eastAsia"/>
          <w:sz w:val="24"/>
          <w:szCs w:val="24"/>
        </w:rPr>
        <w:t>溶液，再加入</w:t>
      </w:r>
      <w:r w:rsidRPr="00FA197E">
        <w:rPr>
          <w:sz w:val="24"/>
          <w:szCs w:val="24"/>
        </w:rPr>
        <w:t>新鲜配制的</w:t>
      </w:r>
      <w:r w:rsidRPr="00FA197E">
        <w:rPr>
          <w:rFonts w:hint="eastAsia"/>
          <w:sz w:val="24"/>
          <w:szCs w:val="24"/>
        </w:rPr>
        <w:t>RAMM</w:t>
      </w:r>
      <w:r w:rsidRPr="00FA197E">
        <w:rPr>
          <w:rFonts w:hint="eastAsia"/>
          <w:sz w:val="24"/>
          <w:szCs w:val="24"/>
        </w:rPr>
        <w:t>培养液</w:t>
      </w:r>
      <w:r w:rsidRPr="00FA197E">
        <w:rPr>
          <w:sz w:val="24"/>
          <w:szCs w:val="24"/>
        </w:rPr>
        <w:t>直至瓶内混合物总重为</w:t>
      </w:r>
      <w:r w:rsidRPr="00FA197E">
        <w:rPr>
          <w:rFonts w:hint="eastAsia"/>
          <w:sz w:val="24"/>
          <w:szCs w:val="24"/>
        </w:rPr>
        <w:t>20</w:t>
      </w:r>
      <w:r w:rsidRPr="00FA197E">
        <w:rPr>
          <w:sz w:val="24"/>
          <w:szCs w:val="24"/>
        </w:rPr>
        <w:t>g</w:t>
      </w:r>
      <w:r w:rsidRPr="00FA197E">
        <w:rPr>
          <w:rFonts w:hint="eastAsia"/>
          <w:sz w:val="24"/>
          <w:szCs w:val="24"/>
        </w:rPr>
        <w:t>。</w:t>
      </w:r>
      <w:r w:rsidRPr="00FA197E">
        <w:rPr>
          <w:rFonts w:hint="eastAsia"/>
          <w:sz w:val="24"/>
          <w:szCs w:val="24"/>
        </w:rPr>
        <w:t>T-Fe</w:t>
      </w:r>
      <w:r w:rsidRPr="00FA197E">
        <w:rPr>
          <w:rFonts w:hint="eastAsia"/>
          <w:sz w:val="24"/>
          <w:szCs w:val="24"/>
        </w:rPr>
        <w:t>实验组在同样添加湿泥、干泥后，加入</w:t>
      </w:r>
      <w:r w:rsidRPr="00FA197E">
        <w:rPr>
          <w:rFonts w:hint="eastAsia"/>
          <w:sz w:val="24"/>
          <w:szCs w:val="24"/>
        </w:rPr>
        <w:t>0</w:t>
      </w:r>
      <w:r w:rsidRPr="00FA197E">
        <w:rPr>
          <w:sz w:val="24"/>
          <w:szCs w:val="24"/>
        </w:rPr>
        <w:t>.696</w:t>
      </w:r>
      <w:r>
        <w:rPr>
          <w:sz w:val="24"/>
          <w:szCs w:val="24"/>
        </w:rPr>
        <w:t>mL</w:t>
      </w:r>
      <w:r w:rsidRPr="00FA197E">
        <w:rPr>
          <w:rFonts w:hint="eastAsia"/>
          <w:sz w:val="24"/>
          <w:szCs w:val="24"/>
        </w:rPr>
        <w:t xml:space="preserve"> </w:t>
      </w:r>
      <w:r w:rsidRPr="00FA197E">
        <w:rPr>
          <w:sz w:val="24"/>
          <w:szCs w:val="24"/>
        </w:rPr>
        <w:t>FeOOH</w:t>
      </w:r>
      <w:r w:rsidRPr="00FA197E">
        <w:rPr>
          <w:rFonts w:hint="eastAsia"/>
          <w:sz w:val="24"/>
          <w:szCs w:val="24"/>
        </w:rPr>
        <w:t>（</w:t>
      </w:r>
      <w:r w:rsidRPr="00FA197E">
        <w:rPr>
          <w:sz w:val="24"/>
          <w:szCs w:val="24"/>
        </w:rPr>
        <w:t>1.15 mol/</w:t>
      </w:r>
      <w:r>
        <w:rPr>
          <w:rFonts w:hint="eastAsia"/>
          <w:sz w:val="24"/>
          <w:szCs w:val="24"/>
        </w:rPr>
        <w:t>L</w:t>
      </w:r>
      <w:r w:rsidRPr="00FA197E">
        <w:rPr>
          <w:sz w:val="24"/>
          <w:szCs w:val="24"/>
        </w:rPr>
        <w:t>）</w:t>
      </w:r>
      <w:r w:rsidRPr="00FA197E">
        <w:rPr>
          <w:rFonts w:hint="eastAsia"/>
          <w:sz w:val="24"/>
          <w:szCs w:val="24"/>
        </w:rPr>
        <w:t>溶液，再加入</w:t>
      </w:r>
      <w:r w:rsidRPr="00FA197E">
        <w:rPr>
          <w:sz w:val="24"/>
          <w:szCs w:val="24"/>
        </w:rPr>
        <w:t>新鲜配制的</w:t>
      </w:r>
      <w:r w:rsidRPr="00FA197E">
        <w:rPr>
          <w:rFonts w:hint="eastAsia"/>
          <w:sz w:val="24"/>
          <w:szCs w:val="24"/>
        </w:rPr>
        <w:t>RAMM</w:t>
      </w:r>
      <w:r w:rsidRPr="00FA197E">
        <w:rPr>
          <w:rFonts w:hint="eastAsia"/>
          <w:sz w:val="24"/>
          <w:szCs w:val="24"/>
        </w:rPr>
        <w:t>培养液</w:t>
      </w:r>
      <w:r w:rsidRPr="00FA197E">
        <w:rPr>
          <w:sz w:val="24"/>
          <w:szCs w:val="24"/>
        </w:rPr>
        <w:t>直至瓶内混合物总重为</w:t>
      </w:r>
      <w:r w:rsidRPr="00FA197E">
        <w:rPr>
          <w:rFonts w:hint="eastAsia"/>
          <w:sz w:val="24"/>
          <w:szCs w:val="24"/>
        </w:rPr>
        <w:t>20</w:t>
      </w:r>
      <w:r w:rsidRPr="00FA197E">
        <w:rPr>
          <w:sz w:val="24"/>
          <w:szCs w:val="24"/>
        </w:rPr>
        <w:t>g</w:t>
      </w:r>
      <w:r w:rsidRPr="00FA197E">
        <w:rPr>
          <w:rFonts w:hint="eastAsia"/>
          <w:sz w:val="24"/>
          <w:szCs w:val="24"/>
        </w:rPr>
        <w:t>。</w:t>
      </w:r>
      <w:r w:rsidR="000A422B">
        <w:rPr>
          <w:rFonts w:hint="eastAsia"/>
          <w:sz w:val="24"/>
          <w:szCs w:val="24"/>
        </w:rPr>
        <w:t>将配置好的血清瓶</w:t>
      </w:r>
      <w:r w:rsidR="000A422B" w:rsidRPr="00A231BB">
        <w:rPr>
          <w:rFonts w:hint="eastAsia"/>
          <w:sz w:val="24"/>
          <w:szCs w:val="24"/>
        </w:rPr>
        <w:t>于</w:t>
      </w:r>
      <w:r w:rsidR="000A422B">
        <w:rPr>
          <w:rFonts w:hint="eastAsia"/>
          <w:sz w:val="24"/>
          <w:szCs w:val="24"/>
        </w:rPr>
        <w:t>100</w:t>
      </w:r>
      <w:r w:rsidR="000A422B" w:rsidRPr="00A231BB">
        <w:rPr>
          <w:rFonts w:hint="eastAsia"/>
          <w:sz w:val="24"/>
          <w:szCs w:val="24"/>
        </w:rPr>
        <w:t>rpm</w:t>
      </w:r>
      <w:r w:rsidR="000A422B" w:rsidRPr="00A231BB">
        <w:rPr>
          <w:rFonts w:hint="eastAsia"/>
          <w:sz w:val="24"/>
          <w:szCs w:val="24"/>
        </w:rPr>
        <w:t>震荡混匀</w:t>
      </w:r>
      <w:r w:rsidR="000A422B">
        <w:rPr>
          <w:rFonts w:hint="eastAsia"/>
          <w:sz w:val="24"/>
          <w:szCs w:val="24"/>
        </w:rPr>
        <w:t>12</w:t>
      </w:r>
      <w:r w:rsidR="000A422B">
        <w:rPr>
          <w:rFonts w:hint="eastAsia"/>
          <w:sz w:val="24"/>
          <w:szCs w:val="24"/>
        </w:rPr>
        <w:t>小时。</w:t>
      </w:r>
      <w:r w:rsidRPr="00FA197E">
        <w:rPr>
          <w:rFonts w:hint="eastAsia"/>
          <w:sz w:val="24"/>
          <w:szCs w:val="24"/>
        </w:rPr>
        <w:t>实验反应血清瓶见图</w:t>
      </w:r>
      <w:r w:rsidRPr="00FA197E">
        <w:rPr>
          <w:rFonts w:hint="eastAsia"/>
          <w:sz w:val="24"/>
          <w:szCs w:val="24"/>
        </w:rPr>
        <w:t>2-2</w:t>
      </w:r>
      <w:r w:rsidRPr="00FA197E">
        <w:rPr>
          <w:rFonts w:hint="eastAsia"/>
          <w:sz w:val="24"/>
          <w:szCs w:val="24"/>
        </w:rPr>
        <w:t>。</w:t>
      </w:r>
    </w:p>
    <w:p w14:paraId="1D8BCD7D" w14:textId="77777777" w:rsidR="00296D36" w:rsidRDefault="00F60CEA" w:rsidP="00F60CEA">
      <w:pPr>
        <w:pStyle w:val="10"/>
        <w:snapToGrid w:val="0"/>
        <w:spacing w:line="300" w:lineRule="auto"/>
        <w:ind w:firstLineChars="213" w:firstLine="426"/>
      </w:pPr>
      <w:r>
        <w:rPr>
          <w:noProof/>
        </w:rPr>
        <w:drawing>
          <wp:inline distT="0" distB="0" distL="0" distR="0" wp14:anchorId="5E30D0CE" wp14:editId="11C75AD0">
            <wp:extent cx="4851400" cy="2004613"/>
            <wp:effectExtent l="0" t="0" r="0" b="2540"/>
            <wp:docPr id="1" name="图片 1" descr="Macintosh HD:Users:sniper:Desktop:屏幕快照 2017-04-03 10.4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sniper:Desktop:屏幕快照 2017-04-03 10.40.3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4871" t="1859" r="4371" b="1767"/>
                    <a:stretch/>
                  </pic:blipFill>
                  <pic:spPr bwMode="auto">
                    <a:xfrm>
                      <a:off x="0" y="0"/>
                      <a:ext cx="4851598" cy="200469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756F261" w14:textId="77777777" w:rsidR="00296D36" w:rsidRDefault="00296D36" w:rsidP="003A4A6B">
      <w:pPr>
        <w:pStyle w:val="a9"/>
        <w:adjustRightInd w:val="0"/>
        <w:snapToGrid w:val="0"/>
        <w:spacing w:beforeLines="50" w:before="156" w:beforeAutospacing="0" w:afterLines="50" w:after="156" w:afterAutospacing="0" w:line="300" w:lineRule="auto"/>
        <w:jc w:val="center"/>
      </w:pPr>
      <w:r w:rsidRPr="00491DD2">
        <w:rPr>
          <w:rFonts w:hint="eastAsia"/>
        </w:rPr>
        <w:t>图</w:t>
      </w:r>
      <w:r>
        <w:rPr>
          <w:rFonts w:hint="eastAsia"/>
        </w:rPr>
        <w:t xml:space="preserve">2-2 </w:t>
      </w:r>
      <w:r w:rsidRPr="000D060B">
        <w:rPr>
          <w:rFonts w:hint="eastAsia"/>
        </w:rPr>
        <w:t>底泥厌氧脱氯反应</w:t>
      </w:r>
      <w:bookmarkStart w:id="143" w:name="_GoBack"/>
      <w:bookmarkEnd w:id="143"/>
      <w:r w:rsidRPr="000D060B">
        <w:rPr>
          <w:rFonts w:hint="eastAsia"/>
        </w:rPr>
        <w:t>微环境（反应血清瓶）</w:t>
      </w:r>
    </w:p>
    <w:p w14:paraId="7D9D2F07" w14:textId="77777777" w:rsidR="00296D36" w:rsidRDefault="00296D36" w:rsidP="00A95F90">
      <w:pPr>
        <w:snapToGrid w:val="0"/>
        <w:spacing w:line="300" w:lineRule="auto"/>
        <w:ind w:firstLine="420"/>
      </w:pPr>
      <w:r>
        <w:rPr>
          <w:szCs w:val="22"/>
        </w:rPr>
        <w:t>为模拟底泥自然环境，将</w:t>
      </w:r>
      <w:r w:rsidRPr="00174F3C">
        <w:rPr>
          <w:szCs w:val="22"/>
        </w:rPr>
        <w:t>血清瓶置于避光条件下自然反应。反应起始时间为</w:t>
      </w:r>
      <w:r w:rsidRPr="00174F3C">
        <w:rPr>
          <w:szCs w:val="22"/>
        </w:rPr>
        <w:t>2015</w:t>
      </w:r>
      <w:r w:rsidRPr="00174F3C">
        <w:rPr>
          <w:szCs w:val="22"/>
        </w:rPr>
        <w:t>年</w:t>
      </w:r>
      <w:r w:rsidRPr="00174F3C">
        <w:rPr>
          <w:szCs w:val="22"/>
        </w:rPr>
        <w:t>7</w:t>
      </w:r>
      <w:r w:rsidRPr="00174F3C">
        <w:rPr>
          <w:szCs w:val="22"/>
        </w:rPr>
        <w:t>月</w:t>
      </w:r>
      <w:r w:rsidRPr="00174F3C">
        <w:rPr>
          <w:szCs w:val="22"/>
        </w:rPr>
        <w:t>25</w:t>
      </w:r>
      <w:r w:rsidRPr="00174F3C">
        <w:rPr>
          <w:szCs w:val="22"/>
        </w:rPr>
        <w:t>日，为第</w:t>
      </w:r>
      <w:r w:rsidRPr="00174F3C">
        <w:rPr>
          <w:szCs w:val="22"/>
        </w:rPr>
        <w:t>0</w:t>
      </w:r>
      <w:r>
        <w:rPr>
          <w:szCs w:val="22"/>
        </w:rPr>
        <w:t>周。</w:t>
      </w:r>
      <w:r w:rsidRPr="00174F3C">
        <w:rPr>
          <w:szCs w:val="22"/>
        </w:rPr>
        <w:t>第</w:t>
      </w:r>
      <w:r w:rsidRPr="00174F3C">
        <w:rPr>
          <w:szCs w:val="22"/>
        </w:rPr>
        <w:t>0</w:t>
      </w:r>
      <w:r>
        <w:rPr>
          <w:szCs w:val="22"/>
        </w:rPr>
        <w:t>周</w:t>
      </w:r>
      <w:r>
        <w:rPr>
          <w:rFonts w:hint="eastAsia"/>
          <w:szCs w:val="22"/>
        </w:rPr>
        <w:t>到</w:t>
      </w:r>
      <w:r w:rsidRPr="00174F3C">
        <w:rPr>
          <w:szCs w:val="22"/>
        </w:rPr>
        <w:t>第</w:t>
      </w:r>
      <w:r>
        <w:rPr>
          <w:rFonts w:hint="eastAsia"/>
          <w:szCs w:val="22"/>
        </w:rPr>
        <w:t>24</w:t>
      </w:r>
      <w:r>
        <w:rPr>
          <w:szCs w:val="22"/>
        </w:rPr>
        <w:t>周</w:t>
      </w:r>
      <w:r>
        <w:rPr>
          <w:rFonts w:hint="eastAsia"/>
          <w:szCs w:val="22"/>
        </w:rPr>
        <w:t>，每</w:t>
      </w:r>
      <w:r>
        <w:rPr>
          <w:rFonts w:hint="eastAsia"/>
          <w:szCs w:val="22"/>
        </w:rPr>
        <w:t>3</w:t>
      </w:r>
      <w:r>
        <w:rPr>
          <w:rFonts w:hint="eastAsia"/>
          <w:szCs w:val="22"/>
        </w:rPr>
        <w:t>周取一次样；</w:t>
      </w:r>
      <w:r w:rsidRPr="00174F3C">
        <w:rPr>
          <w:szCs w:val="22"/>
        </w:rPr>
        <w:t>第</w:t>
      </w:r>
      <w:r>
        <w:rPr>
          <w:rFonts w:hint="eastAsia"/>
          <w:szCs w:val="22"/>
        </w:rPr>
        <w:t>24</w:t>
      </w:r>
      <w:r w:rsidRPr="00174F3C">
        <w:rPr>
          <w:szCs w:val="22"/>
        </w:rPr>
        <w:t>周</w:t>
      </w:r>
      <w:r>
        <w:rPr>
          <w:rFonts w:hint="eastAsia"/>
          <w:szCs w:val="22"/>
        </w:rPr>
        <w:t>到</w:t>
      </w:r>
      <w:r w:rsidRPr="00174F3C">
        <w:rPr>
          <w:szCs w:val="22"/>
        </w:rPr>
        <w:t>第</w:t>
      </w:r>
      <w:r>
        <w:rPr>
          <w:rFonts w:hint="eastAsia"/>
          <w:szCs w:val="22"/>
        </w:rPr>
        <w:t>36</w:t>
      </w:r>
      <w:r w:rsidRPr="00174F3C">
        <w:rPr>
          <w:szCs w:val="22"/>
        </w:rPr>
        <w:t>周</w:t>
      </w:r>
      <w:r>
        <w:rPr>
          <w:rFonts w:hint="eastAsia"/>
          <w:szCs w:val="22"/>
        </w:rPr>
        <w:t>，每</w:t>
      </w:r>
      <w:r>
        <w:rPr>
          <w:rFonts w:hint="eastAsia"/>
          <w:szCs w:val="22"/>
        </w:rPr>
        <w:t>6</w:t>
      </w:r>
      <w:r>
        <w:rPr>
          <w:rFonts w:hint="eastAsia"/>
          <w:szCs w:val="22"/>
        </w:rPr>
        <w:t>周取一次样；</w:t>
      </w:r>
      <w:r w:rsidRPr="00174F3C">
        <w:rPr>
          <w:szCs w:val="22"/>
        </w:rPr>
        <w:t>第</w:t>
      </w:r>
      <w:r>
        <w:rPr>
          <w:rFonts w:hint="eastAsia"/>
          <w:szCs w:val="22"/>
        </w:rPr>
        <w:t>36</w:t>
      </w:r>
      <w:r w:rsidRPr="00174F3C">
        <w:rPr>
          <w:szCs w:val="22"/>
        </w:rPr>
        <w:t>周</w:t>
      </w:r>
      <w:r>
        <w:rPr>
          <w:rFonts w:hint="eastAsia"/>
          <w:szCs w:val="22"/>
        </w:rPr>
        <w:t>到</w:t>
      </w:r>
      <w:r w:rsidRPr="00174F3C">
        <w:rPr>
          <w:szCs w:val="22"/>
        </w:rPr>
        <w:t>第</w:t>
      </w:r>
      <w:r>
        <w:rPr>
          <w:rFonts w:hint="eastAsia"/>
          <w:szCs w:val="22"/>
        </w:rPr>
        <w:t>66</w:t>
      </w:r>
      <w:r>
        <w:rPr>
          <w:szCs w:val="22"/>
        </w:rPr>
        <w:t>周</w:t>
      </w:r>
      <w:r>
        <w:rPr>
          <w:rFonts w:hint="eastAsia"/>
          <w:szCs w:val="22"/>
        </w:rPr>
        <w:t>，每</w:t>
      </w:r>
      <w:r>
        <w:rPr>
          <w:rFonts w:hint="eastAsia"/>
          <w:szCs w:val="22"/>
        </w:rPr>
        <w:t>15</w:t>
      </w:r>
      <w:r>
        <w:rPr>
          <w:rFonts w:hint="eastAsia"/>
          <w:szCs w:val="22"/>
        </w:rPr>
        <w:t>周取一次样</w:t>
      </w:r>
      <w:r w:rsidRPr="00174F3C">
        <w:rPr>
          <w:rFonts w:hint="eastAsia"/>
          <w:szCs w:val="22"/>
        </w:rPr>
        <w:t>。</w:t>
      </w:r>
      <w:r w:rsidRPr="00174F3C">
        <w:rPr>
          <w:szCs w:val="22"/>
        </w:rPr>
        <w:t>采样前，</w:t>
      </w:r>
      <w:r w:rsidR="006B5C2C">
        <w:rPr>
          <w:rFonts w:hint="eastAsia"/>
          <w:szCs w:val="22"/>
        </w:rPr>
        <w:t>将泥浆</w:t>
      </w:r>
      <w:r w:rsidRPr="00831E8D">
        <w:rPr>
          <w:rFonts w:hint="eastAsia"/>
          <w:szCs w:val="22"/>
        </w:rPr>
        <w:t>充分</w:t>
      </w:r>
      <w:r w:rsidRPr="00831E8D">
        <w:rPr>
          <w:szCs w:val="22"/>
        </w:rPr>
        <w:t>混匀，</w:t>
      </w:r>
      <w:r w:rsidRPr="00831E8D">
        <w:rPr>
          <w:rFonts w:hint="eastAsia"/>
          <w:szCs w:val="22"/>
        </w:rPr>
        <w:t>准确</w:t>
      </w:r>
      <w:r w:rsidRPr="00831E8D">
        <w:rPr>
          <w:szCs w:val="22"/>
        </w:rPr>
        <w:t>称取</w:t>
      </w:r>
      <w:r w:rsidRPr="00831E8D">
        <w:rPr>
          <w:szCs w:val="22"/>
        </w:rPr>
        <w:t>2</w:t>
      </w:r>
      <w:r w:rsidRPr="00831E8D">
        <w:rPr>
          <w:rFonts w:hint="eastAsia"/>
          <w:szCs w:val="22"/>
        </w:rPr>
        <w:t>.0</w:t>
      </w:r>
      <w:r w:rsidRPr="00831E8D">
        <w:rPr>
          <w:szCs w:val="22"/>
        </w:rPr>
        <w:t>g</w:t>
      </w:r>
      <w:r w:rsidRPr="00831E8D">
        <w:rPr>
          <w:rFonts w:hint="eastAsia"/>
          <w:szCs w:val="22"/>
        </w:rPr>
        <w:t>进行多氯联苯分析</w:t>
      </w:r>
      <w:r>
        <w:rPr>
          <w:rFonts w:hint="eastAsia"/>
          <w:szCs w:val="22"/>
        </w:rPr>
        <w:t>。取</w:t>
      </w:r>
      <w:r>
        <w:rPr>
          <w:rFonts w:hint="eastAsia"/>
          <w:szCs w:val="22"/>
        </w:rPr>
        <w:t>0.5</w:t>
      </w:r>
      <w:r>
        <w:rPr>
          <w:szCs w:val="22"/>
        </w:rPr>
        <w:t>mL</w:t>
      </w:r>
      <w:r>
        <w:rPr>
          <w:rFonts w:hint="eastAsia"/>
          <w:szCs w:val="22"/>
        </w:rPr>
        <w:t>泥浆</w:t>
      </w:r>
      <w:r w:rsidRPr="00FB363E">
        <w:rPr>
          <w:rFonts w:hint="eastAsia"/>
          <w:szCs w:val="22"/>
        </w:rPr>
        <w:t>（</w:t>
      </w:r>
      <w:r w:rsidRPr="00FB363E">
        <w:rPr>
          <w:rFonts w:hint="eastAsia"/>
          <w:szCs w:val="22"/>
        </w:rPr>
        <w:t>16000g</w:t>
      </w:r>
      <w:r w:rsidRPr="00FB363E">
        <w:rPr>
          <w:rFonts w:hint="eastAsia"/>
          <w:szCs w:val="22"/>
        </w:rPr>
        <w:t>离心</w:t>
      </w:r>
      <w:r w:rsidRPr="00FB363E">
        <w:rPr>
          <w:rFonts w:hint="eastAsia"/>
          <w:szCs w:val="22"/>
        </w:rPr>
        <w:t>8min</w:t>
      </w:r>
      <w:r w:rsidRPr="00FB363E">
        <w:rPr>
          <w:rFonts w:hint="eastAsia"/>
          <w:szCs w:val="22"/>
        </w:rPr>
        <w:t>，移除上清液）</w:t>
      </w:r>
      <w:r>
        <w:rPr>
          <w:rFonts w:hint="eastAsia"/>
          <w:szCs w:val="22"/>
        </w:rPr>
        <w:t>，</w:t>
      </w:r>
      <w:r w:rsidRPr="00FB363E">
        <w:rPr>
          <w:rFonts w:hint="eastAsia"/>
          <w:szCs w:val="22"/>
        </w:rPr>
        <w:t>保存于</w:t>
      </w:r>
      <w:r w:rsidRPr="00FB363E">
        <w:rPr>
          <w:rFonts w:hint="eastAsia"/>
          <w:szCs w:val="22"/>
        </w:rPr>
        <w:t>-80</w:t>
      </w:r>
      <w:r w:rsidRPr="00FB363E">
        <w:rPr>
          <w:rFonts w:hint="eastAsia"/>
          <w:szCs w:val="22"/>
        </w:rPr>
        <w:t>℃冰箱</w:t>
      </w:r>
      <w:r>
        <w:rPr>
          <w:rFonts w:hint="eastAsia"/>
          <w:szCs w:val="22"/>
        </w:rPr>
        <w:t>，待后续分子生物学分析。</w:t>
      </w:r>
      <w:r w:rsidRPr="005A39C3">
        <w:rPr>
          <w:rFonts w:hint="eastAsia"/>
          <w:szCs w:val="22"/>
        </w:rPr>
        <w:t>取</w:t>
      </w:r>
      <w:r w:rsidRPr="005A39C3">
        <w:rPr>
          <w:rFonts w:hint="eastAsia"/>
          <w:szCs w:val="22"/>
        </w:rPr>
        <w:t>0.2mL</w:t>
      </w:r>
      <w:r w:rsidRPr="005A39C3">
        <w:rPr>
          <w:rFonts w:hint="eastAsia"/>
          <w:szCs w:val="22"/>
        </w:rPr>
        <w:t>泥浆置于</w:t>
      </w:r>
      <w:r w:rsidRPr="005A39C3">
        <w:rPr>
          <w:rFonts w:hint="eastAsia"/>
          <w:szCs w:val="22"/>
        </w:rPr>
        <w:t>0.8mL</w:t>
      </w:r>
      <w:r w:rsidRPr="005A39C3">
        <w:rPr>
          <w:rFonts w:hint="eastAsia"/>
          <w:szCs w:val="22"/>
        </w:rPr>
        <w:t>（</w:t>
      </w:r>
      <w:r w:rsidRPr="005A39C3">
        <w:rPr>
          <w:rFonts w:hint="eastAsia"/>
          <w:szCs w:val="22"/>
        </w:rPr>
        <w:t>0.5</w:t>
      </w:r>
      <w:r>
        <w:rPr>
          <w:rFonts w:hint="eastAsia"/>
          <w:szCs w:val="22"/>
        </w:rPr>
        <w:t xml:space="preserve"> </w:t>
      </w:r>
      <w:r w:rsidRPr="005A39C3">
        <w:rPr>
          <w:rFonts w:hint="eastAsia"/>
          <w:szCs w:val="22"/>
        </w:rPr>
        <w:t>mol/L</w:t>
      </w:r>
      <w:r w:rsidRPr="005A39C3">
        <w:rPr>
          <w:rFonts w:hint="eastAsia"/>
          <w:szCs w:val="22"/>
        </w:rPr>
        <w:t>）稀盐酸中，用</w:t>
      </w:r>
      <w:r w:rsidRPr="005A39C3">
        <w:rPr>
          <w:szCs w:val="22"/>
        </w:rPr>
        <w:t>菲洛嗪</w:t>
      </w:r>
      <w:r w:rsidRPr="005A39C3">
        <w:rPr>
          <w:rFonts w:hint="eastAsia"/>
          <w:szCs w:val="22"/>
        </w:rPr>
        <w:t>（</w:t>
      </w:r>
      <w:r w:rsidRPr="005A39C3">
        <w:rPr>
          <w:szCs w:val="22"/>
        </w:rPr>
        <w:t>Ferrozine</w:t>
      </w:r>
      <w:r w:rsidRPr="005A39C3">
        <w:rPr>
          <w:rFonts w:hint="eastAsia"/>
          <w:szCs w:val="22"/>
        </w:rPr>
        <w:t>）试剂测二价铁。</w:t>
      </w:r>
      <w:r w:rsidRPr="00174F3C">
        <w:rPr>
          <w:szCs w:val="22"/>
        </w:rPr>
        <w:t>每次</w:t>
      </w:r>
      <w:r w:rsidR="003B193C">
        <w:rPr>
          <w:rFonts w:hint="eastAsia"/>
          <w:szCs w:val="22"/>
        </w:rPr>
        <w:t>测试</w:t>
      </w:r>
      <w:r>
        <w:rPr>
          <w:rFonts w:hint="eastAsia"/>
          <w:szCs w:val="22"/>
        </w:rPr>
        <w:t>均</w:t>
      </w:r>
      <w:r w:rsidRPr="00174F3C">
        <w:rPr>
          <w:szCs w:val="22"/>
        </w:rPr>
        <w:t>采集三个平行样。</w:t>
      </w:r>
      <w:r>
        <w:rPr>
          <w:rFonts w:hint="eastAsia"/>
        </w:rPr>
        <w:t>时间</w:t>
      </w:r>
      <w:r>
        <w:rPr>
          <w:rFonts w:hint="eastAsia"/>
        </w:rPr>
        <w:t>0</w:t>
      </w:r>
      <w:r>
        <w:rPr>
          <w:rFonts w:hint="eastAsia"/>
        </w:rPr>
        <w:t>点反应尚未进行，对</w:t>
      </w:r>
      <w:r>
        <w:rPr>
          <w:rFonts w:hint="eastAsia"/>
        </w:rPr>
        <w:t>T-1</w:t>
      </w:r>
      <w:r>
        <w:rPr>
          <w:rFonts w:hint="eastAsia"/>
        </w:rPr>
        <w:t>组取样作为实验基底值。</w:t>
      </w:r>
    </w:p>
    <w:p w14:paraId="12221DCD" w14:textId="77777777" w:rsidR="00296D36" w:rsidRDefault="00296D36" w:rsidP="00A95F90">
      <w:pPr>
        <w:snapToGrid w:val="0"/>
        <w:spacing w:line="300" w:lineRule="auto"/>
        <w:ind w:firstLine="420"/>
      </w:pPr>
      <w:r w:rsidRPr="004A603E">
        <w:rPr>
          <w:rFonts w:hint="eastAsia"/>
        </w:rPr>
        <w:t>各组取样时间见下表。</w:t>
      </w:r>
    </w:p>
    <w:p w14:paraId="41DDF77F" w14:textId="77777777" w:rsidR="00296D36" w:rsidRPr="00F06DE0" w:rsidRDefault="00296D36" w:rsidP="00A95F90">
      <w:pPr>
        <w:snapToGrid w:val="0"/>
        <w:spacing w:line="300" w:lineRule="auto"/>
        <w:jc w:val="center"/>
      </w:pPr>
      <w:r>
        <w:rPr>
          <w:color w:val="000000"/>
          <w:sz w:val="21"/>
          <w:szCs w:val="22"/>
        </w:rPr>
        <w:br w:type="page"/>
      </w:r>
      <w:r w:rsidRPr="00174F3C">
        <w:rPr>
          <w:rFonts w:hint="eastAsia"/>
          <w:color w:val="000000"/>
          <w:sz w:val="21"/>
          <w:szCs w:val="22"/>
        </w:rPr>
        <w:lastRenderedPageBreak/>
        <w:t>表</w:t>
      </w:r>
      <w:r>
        <w:rPr>
          <w:rFonts w:hint="eastAsia"/>
          <w:color w:val="000000"/>
          <w:sz w:val="21"/>
          <w:szCs w:val="22"/>
        </w:rPr>
        <w:t xml:space="preserve">2-3 </w:t>
      </w:r>
      <w:r w:rsidRPr="00174F3C">
        <w:rPr>
          <w:rFonts w:hint="eastAsia"/>
          <w:color w:val="000000"/>
          <w:sz w:val="21"/>
          <w:szCs w:val="22"/>
        </w:rPr>
        <w:t>取样时间</w:t>
      </w:r>
    </w:p>
    <w:tbl>
      <w:tblPr>
        <w:tblW w:w="4678"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49"/>
        <w:gridCol w:w="550"/>
        <w:gridCol w:w="550"/>
        <w:gridCol w:w="547"/>
        <w:gridCol w:w="548"/>
        <w:gridCol w:w="548"/>
        <w:gridCol w:w="547"/>
        <w:gridCol w:w="548"/>
        <w:gridCol w:w="548"/>
        <w:gridCol w:w="547"/>
        <w:gridCol w:w="548"/>
        <w:gridCol w:w="547"/>
        <w:gridCol w:w="548"/>
        <w:gridCol w:w="543"/>
      </w:tblGrid>
      <w:tr w:rsidR="00296D36" w:rsidRPr="0033527D" w14:paraId="464324BC" w14:textId="77777777" w:rsidTr="00A95F90">
        <w:trPr>
          <w:cantSplit/>
          <w:jc w:val="center"/>
        </w:trPr>
        <w:tc>
          <w:tcPr>
            <w:tcW w:w="533" w:type="pct"/>
            <w:tcBorders>
              <w:top w:val="single" w:sz="8" w:space="0" w:color="auto"/>
              <w:bottom w:val="single" w:sz="4" w:space="0" w:color="auto"/>
            </w:tcBorders>
            <w:vAlign w:val="center"/>
          </w:tcPr>
          <w:p w14:paraId="7B6C9B8C" w14:textId="77777777" w:rsidR="00296D36" w:rsidRPr="0033527D" w:rsidRDefault="00296D36" w:rsidP="00A95F90">
            <w:pPr>
              <w:pStyle w:val="a5"/>
              <w:spacing w:line="288" w:lineRule="auto"/>
              <w:jc w:val="center"/>
            </w:pPr>
            <w:r w:rsidRPr="0033527D">
              <w:t>时间</w:t>
            </w:r>
            <w:r w:rsidRPr="0033527D">
              <w:t>/(</w:t>
            </w:r>
            <w:r w:rsidRPr="0033527D">
              <w:t>周</w:t>
            </w:r>
            <w:r w:rsidRPr="0033527D">
              <w:t>)</w:t>
            </w:r>
          </w:p>
        </w:tc>
        <w:tc>
          <w:tcPr>
            <w:tcW w:w="345" w:type="pct"/>
            <w:tcBorders>
              <w:top w:val="single" w:sz="8" w:space="0" w:color="auto"/>
              <w:bottom w:val="single" w:sz="4" w:space="0" w:color="auto"/>
            </w:tcBorders>
            <w:vAlign w:val="center"/>
          </w:tcPr>
          <w:p w14:paraId="109856F4"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0</w:t>
            </w:r>
          </w:p>
        </w:tc>
        <w:tc>
          <w:tcPr>
            <w:tcW w:w="345" w:type="pct"/>
            <w:tcBorders>
              <w:top w:val="single" w:sz="8" w:space="0" w:color="auto"/>
              <w:bottom w:val="single" w:sz="4" w:space="0" w:color="auto"/>
            </w:tcBorders>
            <w:vAlign w:val="center"/>
          </w:tcPr>
          <w:p w14:paraId="3F4C8351"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3</w:t>
            </w:r>
          </w:p>
        </w:tc>
        <w:tc>
          <w:tcPr>
            <w:tcW w:w="343" w:type="pct"/>
            <w:tcBorders>
              <w:top w:val="single" w:sz="8" w:space="0" w:color="auto"/>
              <w:bottom w:val="single" w:sz="4" w:space="0" w:color="auto"/>
            </w:tcBorders>
            <w:vAlign w:val="center"/>
          </w:tcPr>
          <w:p w14:paraId="75568880"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6</w:t>
            </w:r>
          </w:p>
        </w:tc>
        <w:tc>
          <w:tcPr>
            <w:tcW w:w="344" w:type="pct"/>
            <w:tcBorders>
              <w:top w:val="single" w:sz="8" w:space="0" w:color="auto"/>
              <w:bottom w:val="single" w:sz="4" w:space="0" w:color="auto"/>
            </w:tcBorders>
            <w:vAlign w:val="center"/>
          </w:tcPr>
          <w:p w14:paraId="13BF7AAF"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9</w:t>
            </w:r>
          </w:p>
        </w:tc>
        <w:tc>
          <w:tcPr>
            <w:tcW w:w="344" w:type="pct"/>
            <w:tcBorders>
              <w:top w:val="single" w:sz="8" w:space="0" w:color="auto"/>
              <w:bottom w:val="single" w:sz="4" w:space="0" w:color="auto"/>
            </w:tcBorders>
            <w:vAlign w:val="center"/>
          </w:tcPr>
          <w:p w14:paraId="33D23982"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12</w:t>
            </w:r>
          </w:p>
        </w:tc>
        <w:tc>
          <w:tcPr>
            <w:tcW w:w="343" w:type="pct"/>
            <w:tcBorders>
              <w:top w:val="single" w:sz="8" w:space="0" w:color="auto"/>
              <w:bottom w:val="single" w:sz="4" w:space="0" w:color="auto"/>
            </w:tcBorders>
            <w:vAlign w:val="center"/>
          </w:tcPr>
          <w:p w14:paraId="22F4F0F7"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15</w:t>
            </w:r>
          </w:p>
        </w:tc>
        <w:tc>
          <w:tcPr>
            <w:tcW w:w="344" w:type="pct"/>
            <w:tcBorders>
              <w:top w:val="single" w:sz="8" w:space="0" w:color="auto"/>
              <w:bottom w:val="single" w:sz="4" w:space="0" w:color="auto"/>
            </w:tcBorders>
            <w:vAlign w:val="center"/>
          </w:tcPr>
          <w:p w14:paraId="29CD0B2C"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18</w:t>
            </w:r>
          </w:p>
        </w:tc>
        <w:tc>
          <w:tcPr>
            <w:tcW w:w="344" w:type="pct"/>
            <w:tcBorders>
              <w:top w:val="single" w:sz="8" w:space="0" w:color="auto"/>
              <w:bottom w:val="single" w:sz="4" w:space="0" w:color="auto"/>
            </w:tcBorders>
            <w:vAlign w:val="center"/>
          </w:tcPr>
          <w:p w14:paraId="3A326FDA"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21</w:t>
            </w:r>
          </w:p>
        </w:tc>
        <w:tc>
          <w:tcPr>
            <w:tcW w:w="343" w:type="pct"/>
            <w:tcBorders>
              <w:top w:val="single" w:sz="8" w:space="0" w:color="auto"/>
              <w:bottom w:val="single" w:sz="4" w:space="0" w:color="auto"/>
            </w:tcBorders>
            <w:vAlign w:val="center"/>
          </w:tcPr>
          <w:p w14:paraId="3BF9C202"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24</w:t>
            </w:r>
          </w:p>
        </w:tc>
        <w:tc>
          <w:tcPr>
            <w:tcW w:w="344" w:type="pct"/>
            <w:tcBorders>
              <w:top w:val="single" w:sz="8" w:space="0" w:color="auto"/>
              <w:bottom w:val="single" w:sz="4" w:space="0" w:color="auto"/>
            </w:tcBorders>
            <w:vAlign w:val="center"/>
          </w:tcPr>
          <w:p w14:paraId="779488F6"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30</w:t>
            </w:r>
          </w:p>
        </w:tc>
        <w:tc>
          <w:tcPr>
            <w:tcW w:w="343" w:type="pct"/>
            <w:tcBorders>
              <w:top w:val="single" w:sz="8" w:space="0" w:color="auto"/>
              <w:bottom w:val="single" w:sz="4" w:space="0" w:color="auto"/>
            </w:tcBorders>
            <w:vAlign w:val="center"/>
          </w:tcPr>
          <w:p w14:paraId="18573517"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36</w:t>
            </w:r>
          </w:p>
        </w:tc>
        <w:tc>
          <w:tcPr>
            <w:tcW w:w="344" w:type="pct"/>
            <w:tcBorders>
              <w:top w:val="single" w:sz="8" w:space="0" w:color="auto"/>
              <w:bottom w:val="single" w:sz="4" w:space="0" w:color="auto"/>
            </w:tcBorders>
            <w:vAlign w:val="center"/>
          </w:tcPr>
          <w:p w14:paraId="649C603C"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51</w:t>
            </w:r>
          </w:p>
        </w:tc>
        <w:tc>
          <w:tcPr>
            <w:tcW w:w="342" w:type="pct"/>
            <w:tcBorders>
              <w:top w:val="single" w:sz="8" w:space="0" w:color="auto"/>
              <w:bottom w:val="single" w:sz="4" w:space="0" w:color="auto"/>
            </w:tcBorders>
            <w:vAlign w:val="center"/>
          </w:tcPr>
          <w:p w14:paraId="5E24D66E" w14:textId="77777777" w:rsidR="00296D36" w:rsidRPr="0033527D" w:rsidRDefault="00296D36" w:rsidP="00A95F90">
            <w:pPr>
              <w:snapToGrid w:val="0"/>
              <w:spacing w:line="288" w:lineRule="auto"/>
              <w:jc w:val="center"/>
              <w:rPr>
                <w:color w:val="000000"/>
                <w:sz w:val="21"/>
                <w:szCs w:val="22"/>
              </w:rPr>
            </w:pPr>
            <w:r w:rsidRPr="0033527D">
              <w:rPr>
                <w:color w:val="000000"/>
                <w:sz w:val="21"/>
                <w:szCs w:val="22"/>
              </w:rPr>
              <w:t>66</w:t>
            </w:r>
          </w:p>
        </w:tc>
      </w:tr>
      <w:tr w:rsidR="00296D36" w:rsidRPr="0033527D" w14:paraId="08B32E10" w14:textId="77777777" w:rsidTr="00A95F90">
        <w:trPr>
          <w:cantSplit/>
          <w:jc w:val="center"/>
        </w:trPr>
        <w:tc>
          <w:tcPr>
            <w:tcW w:w="533" w:type="pct"/>
            <w:tcBorders>
              <w:top w:val="single" w:sz="4" w:space="0" w:color="auto"/>
              <w:bottom w:val="nil"/>
            </w:tcBorders>
            <w:vAlign w:val="center"/>
          </w:tcPr>
          <w:p w14:paraId="18E513EB" w14:textId="77777777" w:rsidR="00296D36" w:rsidRPr="0033527D" w:rsidRDefault="00296D36" w:rsidP="00A95F90">
            <w:pPr>
              <w:pStyle w:val="a5"/>
              <w:spacing w:line="288" w:lineRule="auto"/>
              <w:jc w:val="center"/>
            </w:pPr>
            <w:r w:rsidRPr="0033527D">
              <w:t>T-1</w:t>
            </w:r>
          </w:p>
        </w:tc>
        <w:tc>
          <w:tcPr>
            <w:tcW w:w="345" w:type="pct"/>
            <w:tcBorders>
              <w:top w:val="single" w:sz="4" w:space="0" w:color="auto"/>
              <w:bottom w:val="nil"/>
            </w:tcBorders>
            <w:vAlign w:val="center"/>
          </w:tcPr>
          <w:p w14:paraId="2739ED1F" w14:textId="77777777" w:rsidR="00296D36" w:rsidRPr="0033527D" w:rsidRDefault="00296D36" w:rsidP="00A95F90">
            <w:pPr>
              <w:pStyle w:val="a5"/>
              <w:spacing w:line="288" w:lineRule="auto"/>
              <w:jc w:val="center"/>
            </w:pPr>
            <w:r w:rsidRPr="0033527D">
              <w:t>√</w:t>
            </w:r>
          </w:p>
        </w:tc>
        <w:tc>
          <w:tcPr>
            <w:tcW w:w="345" w:type="pct"/>
            <w:tcBorders>
              <w:top w:val="single" w:sz="4" w:space="0" w:color="auto"/>
              <w:bottom w:val="nil"/>
            </w:tcBorders>
            <w:vAlign w:val="center"/>
          </w:tcPr>
          <w:p w14:paraId="744A946D" w14:textId="77777777" w:rsidR="00296D36" w:rsidRPr="0033527D" w:rsidRDefault="00296D36" w:rsidP="00A95F90">
            <w:pPr>
              <w:pStyle w:val="a5"/>
              <w:spacing w:line="288" w:lineRule="auto"/>
              <w:jc w:val="center"/>
            </w:pPr>
            <w:r w:rsidRPr="0033527D">
              <w:t>√</w:t>
            </w:r>
          </w:p>
        </w:tc>
        <w:tc>
          <w:tcPr>
            <w:tcW w:w="343" w:type="pct"/>
            <w:tcBorders>
              <w:top w:val="single" w:sz="4" w:space="0" w:color="auto"/>
              <w:bottom w:val="nil"/>
            </w:tcBorders>
            <w:vAlign w:val="center"/>
          </w:tcPr>
          <w:p w14:paraId="6C2D1574" w14:textId="77777777" w:rsidR="00296D36" w:rsidRPr="0033527D" w:rsidRDefault="00296D36" w:rsidP="00A95F90">
            <w:pPr>
              <w:pStyle w:val="a5"/>
              <w:spacing w:line="288" w:lineRule="auto"/>
              <w:jc w:val="center"/>
            </w:pPr>
            <w:r w:rsidRPr="0033527D">
              <w:t>√</w:t>
            </w:r>
          </w:p>
        </w:tc>
        <w:tc>
          <w:tcPr>
            <w:tcW w:w="344" w:type="pct"/>
            <w:tcBorders>
              <w:top w:val="single" w:sz="4" w:space="0" w:color="auto"/>
              <w:bottom w:val="nil"/>
            </w:tcBorders>
            <w:vAlign w:val="center"/>
          </w:tcPr>
          <w:p w14:paraId="189CE6B9" w14:textId="77777777" w:rsidR="00296D36" w:rsidRPr="0033527D" w:rsidRDefault="00296D36" w:rsidP="00A95F90">
            <w:pPr>
              <w:pStyle w:val="a5"/>
              <w:spacing w:line="288" w:lineRule="auto"/>
              <w:jc w:val="center"/>
            </w:pPr>
            <w:r w:rsidRPr="0033527D">
              <w:t>√</w:t>
            </w:r>
          </w:p>
        </w:tc>
        <w:tc>
          <w:tcPr>
            <w:tcW w:w="344" w:type="pct"/>
            <w:tcBorders>
              <w:top w:val="single" w:sz="4" w:space="0" w:color="auto"/>
              <w:bottom w:val="nil"/>
            </w:tcBorders>
            <w:vAlign w:val="center"/>
          </w:tcPr>
          <w:p w14:paraId="564C0A1E" w14:textId="77777777" w:rsidR="00296D36" w:rsidRPr="0033527D" w:rsidRDefault="00296D36" w:rsidP="00A95F90">
            <w:pPr>
              <w:pStyle w:val="a5"/>
              <w:spacing w:line="288" w:lineRule="auto"/>
              <w:jc w:val="center"/>
            </w:pPr>
            <w:r w:rsidRPr="0033527D">
              <w:t>√</w:t>
            </w:r>
          </w:p>
        </w:tc>
        <w:tc>
          <w:tcPr>
            <w:tcW w:w="343" w:type="pct"/>
            <w:tcBorders>
              <w:top w:val="single" w:sz="4" w:space="0" w:color="auto"/>
              <w:bottom w:val="nil"/>
            </w:tcBorders>
            <w:vAlign w:val="center"/>
          </w:tcPr>
          <w:p w14:paraId="3E2D029B" w14:textId="77777777" w:rsidR="00296D36" w:rsidRPr="0033527D" w:rsidRDefault="00296D36" w:rsidP="00A95F90">
            <w:pPr>
              <w:pStyle w:val="a5"/>
              <w:spacing w:line="288" w:lineRule="auto"/>
              <w:jc w:val="center"/>
            </w:pPr>
            <w:r w:rsidRPr="0033527D">
              <w:t>√</w:t>
            </w:r>
          </w:p>
        </w:tc>
        <w:tc>
          <w:tcPr>
            <w:tcW w:w="344" w:type="pct"/>
            <w:tcBorders>
              <w:top w:val="single" w:sz="4" w:space="0" w:color="auto"/>
              <w:bottom w:val="nil"/>
            </w:tcBorders>
            <w:vAlign w:val="center"/>
          </w:tcPr>
          <w:p w14:paraId="5FC9C8C0" w14:textId="77777777" w:rsidR="00296D36" w:rsidRPr="0033527D" w:rsidRDefault="00296D36" w:rsidP="00A95F90">
            <w:pPr>
              <w:pStyle w:val="a5"/>
              <w:spacing w:line="288" w:lineRule="auto"/>
              <w:jc w:val="center"/>
            </w:pPr>
            <w:r w:rsidRPr="0033527D">
              <w:t>√</w:t>
            </w:r>
          </w:p>
        </w:tc>
        <w:tc>
          <w:tcPr>
            <w:tcW w:w="344" w:type="pct"/>
            <w:tcBorders>
              <w:top w:val="single" w:sz="4" w:space="0" w:color="auto"/>
              <w:bottom w:val="nil"/>
            </w:tcBorders>
            <w:vAlign w:val="center"/>
          </w:tcPr>
          <w:p w14:paraId="5B2762C9" w14:textId="77777777" w:rsidR="00296D36" w:rsidRPr="0033527D" w:rsidRDefault="00296D36" w:rsidP="00A95F90">
            <w:pPr>
              <w:pStyle w:val="a5"/>
              <w:spacing w:line="288" w:lineRule="auto"/>
              <w:jc w:val="center"/>
            </w:pPr>
            <w:r w:rsidRPr="0033527D">
              <w:t>√</w:t>
            </w:r>
          </w:p>
        </w:tc>
        <w:tc>
          <w:tcPr>
            <w:tcW w:w="343" w:type="pct"/>
            <w:tcBorders>
              <w:top w:val="single" w:sz="4" w:space="0" w:color="auto"/>
              <w:bottom w:val="nil"/>
            </w:tcBorders>
            <w:vAlign w:val="center"/>
          </w:tcPr>
          <w:p w14:paraId="1105AE96" w14:textId="77777777" w:rsidR="00296D36" w:rsidRPr="0033527D" w:rsidRDefault="00296D36" w:rsidP="00A95F90">
            <w:pPr>
              <w:pStyle w:val="a5"/>
              <w:spacing w:line="288" w:lineRule="auto"/>
              <w:jc w:val="center"/>
            </w:pPr>
            <w:r w:rsidRPr="0033527D">
              <w:t>√</w:t>
            </w:r>
          </w:p>
        </w:tc>
        <w:tc>
          <w:tcPr>
            <w:tcW w:w="344" w:type="pct"/>
            <w:tcBorders>
              <w:top w:val="single" w:sz="4" w:space="0" w:color="auto"/>
              <w:bottom w:val="nil"/>
            </w:tcBorders>
            <w:vAlign w:val="center"/>
          </w:tcPr>
          <w:p w14:paraId="220763BF" w14:textId="77777777" w:rsidR="00296D36" w:rsidRPr="0033527D" w:rsidRDefault="00296D36" w:rsidP="00A95F90">
            <w:pPr>
              <w:pStyle w:val="a5"/>
              <w:spacing w:line="288" w:lineRule="auto"/>
              <w:jc w:val="center"/>
            </w:pPr>
            <w:r w:rsidRPr="0033527D">
              <w:t>√</w:t>
            </w:r>
          </w:p>
        </w:tc>
        <w:tc>
          <w:tcPr>
            <w:tcW w:w="343" w:type="pct"/>
            <w:tcBorders>
              <w:top w:val="single" w:sz="4" w:space="0" w:color="auto"/>
              <w:bottom w:val="nil"/>
            </w:tcBorders>
            <w:vAlign w:val="center"/>
          </w:tcPr>
          <w:p w14:paraId="108A5328" w14:textId="77777777" w:rsidR="00296D36" w:rsidRPr="0033527D" w:rsidRDefault="00296D36" w:rsidP="00A95F90">
            <w:pPr>
              <w:pStyle w:val="a5"/>
              <w:spacing w:line="288" w:lineRule="auto"/>
              <w:jc w:val="center"/>
            </w:pPr>
            <w:r w:rsidRPr="0033527D">
              <w:t>√</w:t>
            </w:r>
          </w:p>
        </w:tc>
        <w:tc>
          <w:tcPr>
            <w:tcW w:w="344" w:type="pct"/>
            <w:tcBorders>
              <w:top w:val="single" w:sz="4" w:space="0" w:color="auto"/>
              <w:bottom w:val="nil"/>
            </w:tcBorders>
            <w:vAlign w:val="center"/>
          </w:tcPr>
          <w:p w14:paraId="25A4E4EC" w14:textId="77777777" w:rsidR="00296D36" w:rsidRPr="0033527D" w:rsidRDefault="00296D36" w:rsidP="00A95F90">
            <w:pPr>
              <w:pStyle w:val="a5"/>
              <w:spacing w:line="288" w:lineRule="auto"/>
              <w:jc w:val="center"/>
            </w:pPr>
            <w:r w:rsidRPr="0033527D">
              <w:t>√</w:t>
            </w:r>
          </w:p>
        </w:tc>
        <w:tc>
          <w:tcPr>
            <w:tcW w:w="342" w:type="pct"/>
            <w:tcBorders>
              <w:top w:val="single" w:sz="4" w:space="0" w:color="auto"/>
              <w:bottom w:val="nil"/>
            </w:tcBorders>
            <w:vAlign w:val="center"/>
          </w:tcPr>
          <w:p w14:paraId="41EEFED6" w14:textId="77777777" w:rsidR="00296D36" w:rsidRPr="0033527D" w:rsidRDefault="00296D36" w:rsidP="00A95F90">
            <w:pPr>
              <w:pStyle w:val="a5"/>
              <w:spacing w:line="288" w:lineRule="auto"/>
              <w:jc w:val="center"/>
            </w:pPr>
            <w:r w:rsidRPr="0033527D">
              <w:t>√</w:t>
            </w:r>
          </w:p>
        </w:tc>
      </w:tr>
      <w:tr w:rsidR="00296D36" w:rsidRPr="0033527D" w14:paraId="5B058625" w14:textId="77777777" w:rsidTr="00A95F90">
        <w:trPr>
          <w:cantSplit/>
          <w:jc w:val="center"/>
        </w:trPr>
        <w:tc>
          <w:tcPr>
            <w:tcW w:w="533" w:type="pct"/>
            <w:tcBorders>
              <w:top w:val="nil"/>
              <w:bottom w:val="nil"/>
            </w:tcBorders>
            <w:vAlign w:val="center"/>
          </w:tcPr>
          <w:p w14:paraId="5CFAD8E1" w14:textId="77777777" w:rsidR="00296D36" w:rsidRPr="0033527D" w:rsidRDefault="00296D36" w:rsidP="00A95F90">
            <w:pPr>
              <w:pStyle w:val="a5"/>
              <w:spacing w:line="288" w:lineRule="auto"/>
              <w:jc w:val="center"/>
            </w:pPr>
            <w:r w:rsidRPr="0033527D">
              <w:t>T-S</w:t>
            </w:r>
          </w:p>
        </w:tc>
        <w:tc>
          <w:tcPr>
            <w:tcW w:w="345" w:type="pct"/>
            <w:tcBorders>
              <w:top w:val="nil"/>
              <w:bottom w:val="nil"/>
            </w:tcBorders>
            <w:vAlign w:val="center"/>
          </w:tcPr>
          <w:p w14:paraId="1E5F0B01" w14:textId="77777777" w:rsidR="00296D36" w:rsidRPr="0033527D" w:rsidRDefault="00296D36" w:rsidP="00A95F90">
            <w:pPr>
              <w:pStyle w:val="a5"/>
              <w:spacing w:line="288" w:lineRule="auto"/>
              <w:jc w:val="center"/>
            </w:pPr>
          </w:p>
        </w:tc>
        <w:tc>
          <w:tcPr>
            <w:tcW w:w="345" w:type="pct"/>
            <w:tcBorders>
              <w:top w:val="nil"/>
              <w:bottom w:val="nil"/>
            </w:tcBorders>
            <w:vAlign w:val="center"/>
          </w:tcPr>
          <w:p w14:paraId="3F35E1FB" w14:textId="77777777" w:rsidR="00296D36" w:rsidRPr="0033527D" w:rsidRDefault="00296D36" w:rsidP="00A95F90">
            <w:pPr>
              <w:pStyle w:val="a5"/>
              <w:spacing w:line="288" w:lineRule="auto"/>
              <w:jc w:val="center"/>
            </w:pPr>
            <w:r w:rsidRPr="0033527D">
              <w:t>√</w:t>
            </w:r>
          </w:p>
        </w:tc>
        <w:tc>
          <w:tcPr>
            <w:tcW w:w="343" w:type="pct"/>
            <w:tcBorders>
              <w:top w:val="nil"/>
              <w:bottom w:val="nil"/>
            </w:tcBorders>
            <w:vAlign w:val="center"/>
          </w:tcPr>
          <w:p w14:paraId="112B3201" w14:textId="77777777" w:rsidR="00296D36" w:rsidRPr="0033527D" w:rsidRDefault="00296D36" w:rsidP="00A95F90">
            <w:pPr>
              <w:pStyle w:val="a5"/>
              <w:spacing w:line="288" w:lineRule="auto"/>
              <w:jc w:val="center"/>
            </w:pPr>
            <w:r w:rsidRPr="0033527D">
              <w:t>√</w:t>
            </w:r>
          </w:p>
        </w:tc>
        <w:tc>
          <w:tcPr>
            <w:tcW w:w="344" w:type="pct"/>
            <w:tcBorders>
              <w:top w:val="nil"/>
              <w:bottom w:val="nil"/>
            </w:tcBorders>
            <w:vAlign w:val="center"/>
          </w:tcPr>
          <w:p w14:paraId="4129FF58" w14:textId="77777777" w:rsidR="00296D36" w:rsidRPr="0033527D" w:rsidRDefault="00296D36" w:rsidP="00A95F90">
            <w:pPr>
              <w:pStyle w:val="a5"/>
              <w:spacing w:line="288" w:lineRule="auto"/>
              <w:jc w:val="center"/>
            </w:pPr>
            <w:r w:rsidRPr="0033527D">
              <w:t>√</w:t>
            </w:r>
          </w:p>
        </w:tc>
        <w:tc>
          <w:tcPr>
            <w:tcW w:w="344" w:type="pct"/>
            <w:tcBorders>
              <w:top w:val="nil"/>
              <w:bottom w:val="nil"/>
            </w:tcBorders>
            <w:vAlign w:val="center"/>
          </w:tcPr>
          <w:p w14:paraId="0335A88A" w14:textId="77777777" w:rsidR="00296D36" w:rsidRPr="0033527D" w:rsidRDefault="00296D36" w:rsidP="00A95F90">
            <w:pPr>
              <w:pStyle w:val="a5"/>
              <w:spacing w:line="288" w:lineRule="auto"/>
              <w:jc w:val="center"/>
            </w:pPr>
            <w:r w:rsidRPr="0033527D">
              <w:t>√</w:t>
            </w:r>
          </w:p>
        </w:tc>
        <w:tc>
          <w:tcPr>
            <w:tcW w:w="343" w:type="pct"/>
            <w:tcBorders>
              <w:top w:val="nil"/>
              <w:bottom w:val="nil"/>
            </w:tcBorders>
            <w:vAlign w:val="center"/>
          </w:tcPr>
          <w:p w14:paraId="3C8F7A3E" w14:textId="77777777" w:rsidR="00296D36" w:rsidRPr="0033527D" w:rsidRDefault="00296D36" w:rsidP="00A95F90">
            <w:pPr>
              <w:pStyle w:val="a5"/>
              <w:spacing w:line="288" w:lineRule="auto"/>
              <w:jc w:val="center"/>
            </w:pPr>
            <w:r w:rsidRPr="0033527D">
              <w:t>√</w:t>
            </w:r>
          </w:p>
        </w:tc>
        <w:tc>
          <w:tcPr>
            <w:tcW w:w="344" w:type="pct"/>
            <w:tcBorders>
              <w:top w:val="nil"/>
              <w:bottom w:val="nil"/>
            </w:tcBorders>
            <w:vAlign w:val="center"/>
          </w:tcPr>
          <w:p w14:paraId="67517AA2" w14:textId="77777777" w:rsidR="00296D36" w:rsidRPr="0033527D" w:rsidRDefault="00296D36" w:rsidP="00A95F90">
            <w:pPr>
              <w:pStyle w:val="a5"/>
              <w:spacing w:line="288" w:lineRule="auto"/>
              <w:jc w:val="center"/>
            </w:pPr>
            <w:r w:rsidRPr="0033527D">
              <w:t>√</w:t>
            </w:r>
          </w:p>
        </w:tc>
        <w:tc>
          <w:tcPr>
            <w:tcW w:w="344" w:type="pct"/>
            <w:tcBorders>
              <w:top w:val="nil"/>
              <w:bottom w:val="nil"/>
            </w:tcBorders>
            <w:vAlign w:val="center"/>
          </w:tcPr>
          <w:p w14:paraId="3BDA8F17" w14:textId="77777777" w:rsidR="00296D36" w:rsidRPr="0033527D" w:rsidRDefault="00296D36" w:rsidP="00A95F90">
            <w:pPr>
              <w:pStyle w:val="a5"/>
              <w:spacing w:line="288" w:lineRule="auto"/>
              <w:jc w:val="center"/>
            </w:pPr>
            <w:r w:rsidRPr="0033527D">
              <w:t>√</w:t>
            </w:r>
          </w:p>
        </w:tc>
        <w:tc>
          <w:tcPr>
            <w:tcW w:w="343" w:type="pct"/>
            <w:tcBorders>
              <w:top w:val="nil"/>
              <w:bottom w:val="nil"/>
            </w:tcBorders>
            <w:vAlign w:val="center"/>
          </w:tcPr>
          <w:p w14:paraId="4AB030F5" w14:textId="77777777" w:rsidR="00296D36" w:rsidRPr="0033527D" w:rsidRDefault="00296D36" w:rsidP="00A95F90">
            <w:pPr>
              <w:pStyle w:val="a5"/>
              <w:spacing w:line="288" w:lineRule="auto"/>
              <w:jc w:val="center"/>
            </w:pPr>
            <w:r w:rsidRPr="0033527D">
              <w:t>√</w:t>
            </w:r>
          </w:p>
        </w:tc>
        <w:tc>
          <w:tcPr>
            <w:tcW w:w="344" w:type="pct"/>
            <w:tcBorders>
              <w:top w:val="nil"/>
              <w:bottom w:val="nil"/>
            </w:tcBorders>
            <w:vAlign w:val="center"/>
          </w:tcPr>
          <w:p w14:paraId="64530B68" w14:textId="77777777" w:rsidR="00296D36" w:rsidRPr="0033527D" w:rsidRDefault="00296D36" w:rsidP="00A95F90">
            <w:pPr>
              <w:pStyle w:val="a5"/>
              <w:spacing w:line="288" w:lineRule="auto"/>
              <w:jc w:val="center"/>
            </w:pPr>
            <w:r w:rsidRPr="0033527D">
              <w:t>√</w:t>
            </w:r>
          </w:p>
        </w:tc>
        <w:tc>
          <w:tcPr>
            <w:tcW w:w="343" w:type="pct"/>
            <w:tcBorders>
              <w:top w:val="nil"/>
              <w:bottom w:val="nil"/>
            </w:tcBorders>
            <w:vAlign w:val="center"/>
          </w:tcPr>
          <w:p w14:paraId="60E97DE7" w14:textId="77777777" w:rsidR="00296D36" w:rsidRPr="0033527D" w:rsidRDefault="00296D36" w:rsidP="00A95F90">
            <w:pPr>
              <w:pStyle w:val="a5"/>
              <w:spacing w:line="288" w:lineRule="auto"/>
              <w:jc w:val="center"/>
            </w:pPr>
            <w:r w:rsidRPr="0033527D">
              <w:t>√</w:t>
            </w:r>
          </w:p>
        </w:tc>
        <w:tc>
          <w:tcPr>
            <w:tcW w:w="344" w:type="pct"/>
            <w:tcBorders>
              <w:top w:val="nil"/>
              <w:bottom w:val="nil"/>
            </w:tcBorders>
            <w:vAlign w:val="center"/>
          </w:tcPr>
          <w:p w14:paraId="7890010C" w14:textId="77777777" w:rsidR="00296D36" w:rsidRPr="0033527D" w:rsidRDefault="00296D36" w:rsidP="00A95F90">
            <w:pPr>
              <w:pStyle w:val="a5"/>
              <w:spacing w:line="288" w:lineRule="auto"/>
              <w:jc w:val="center"/>
            </w:pPr>
            <w:r w:rsidRPr="0033527D">
              <w:t>√</w:t>
            </w:r>
          </w:p>
        </w:tc>
        <w:tc>
          <w:tcPr>
            <w:tcW w:w="342" w:type="pct"/>
            <w:tcBorders>
              <w:top w:val="nil"/>
              <w:bottom w:val="nil"/>
            </w:tcBorders>
            <w:vAlign w:val="center"/>
          </w:tcPr>
          <w:p w14:paraId="47852C69" w14:textId="77777777" w:rsidR="00296D36" w:rsidRPr="0033527D" w:rsidRDefault="00296D36" w:rsidP="00A95F90">
            <w:pPr>
              <w:pStyle w:val="a5"/>
              <w:spacing w:line="288" w:lineRule="auto"/>
              <w:jc w:val="center"/>
            </w:pPr>
            <w:r w:rsidRPr="0033527D">
              <w:t>√</w:t>
            </w:r>
          </w:p>
        </w:tc>
      </w:tr>
      <w:tr w:rsidR="00296D36" w:rsidRPr="0033527D" w14:paraId="2BD789D0" w14:textId="77777777" w:rsidTr="00A95F90">
        <w:trPr>
          <w:cantSplit/>
          <w:jc w:val="center"/>
        </w:trPr>
        <w:tc>
          <w:tcPr>
            <w:tcW w:w="533" w:type="pct"/>
            <w:tcBorders>
              <w:top w:val="nil"/>
              <w:bottom w:val="single" w:sz="8" w:space="0" w:color="auto"/>
            </w:tcBorders>
            <w:vAlign w:val="center"/>
          </w:tcPr>
          <w:p w14:paraId="7DF816A6" w14:textId="77777777" w:rsidR="00296D36" w:rsidRPr="0033527D" w:rsidRDefault="00296D36" w:rsidP="00A95F90">
            <w:pPr>
              <w:pStyle w:val="a5"/>
              <w:spacing w:line="288" w:lineRule="auto"/>
              <w:jc w:val="center"/>
            </w:pPr>
            <w:r w:rsidRPr="0033527D">
              <w:t>T-Fe</w:t>
            </w:r>
          </w:p>
        </w:tc>
        <w:tc>
          <w:tcPr>
            <w:tcW w:w="345" w:type="pct"/>
            <w:tcBorders>
              <w:top w:val="nil"/>
              <w:bottom w:val="single" w:sz="8" w:space="0" w:color="auto"/>
            </w:tcBorders>
            <w:vAlign w:val="center"/>
          </w:tcPr>
          <w:p w14:paraId="3189DD02" w14:textId="77777777" w:rsidR="00296D36" w:rsidRPr="0033527D" w:rsidRDefault="00296D36" w:rsidP="00A95F90">
            <w:pPr>
              <w:pStyle w:val="a5"/>
              <w:spacing w:line="288" w:lineRule="auto"/>
              <w:jc w:val="center"/>
            </w:pPr>
          </w:p>
        </w:tc>
        <w:tc>
          <w:tcPr>
            <w:tcW w:w="345" w:type="pct"/>
            <w:tcBorders>
              <w:top w:val="nil"/>
              <w:bottom w:val="single" w:sz="8" w:space="0" w:color="auto"/>
            </w:tcBorders>
            <w:vAlign w:val="center"/>
          </w:tcPr>
          <w:p w14:paraId="10F07590" w14:textId="77777777" w:rsidR="00296D36" w:rsidRPr="0033527D" w:rsidRDefault="00296D36" w:rsidP="00A95F90">
            <w:pPr>
              <w:pStyle w:val="a5"/>
              <w:spacing w:line="288" w:lineRule="auto"/>
              <w:jc w:val="center"/>
            </w:pPr>
            <w:r w:rsidRPr="0033527D">
              <w:t>√</w:t>
            </w:r>
          </w:p>
        </w:tc>
        <w:tc>
          <w:tcPr>
            <w:tcW w:w="343" w:type="pct"/>
            <w:tcBorders>
              <w:top w:val="nil"/>
              <w:bottom w:val="single" w:sz="8" w:space="0" w:color="auto"/>
            </w:tcBorders>
            <w:vAlign w:val="center"/>
          </w:tcPr>
          <w:p w14:paraId="73DAD500" w14:textId="77777777" w:rsidR="00296D36" w:rsidRPr="0033527D" w:rsidRDefault="00296D36" w:rsidP="00A95F90">
            <w:pPr>
              <w:pStyle w:val="a5"/>
              <w:spacing w:line="288" w:lineRule="auto"/>
              <w:jc w:val="center"/>
            </w:pPr>
            <w:r w:rsidRPr="0033527D">
              <w:t>√</w:t>
            </w:r>
          </w:p>
        </w:tc>
        <w:tc>
          <w:tcPr>
            <w:tcW w:w="344" w:type="pct"/>
            <w:tcBorders>
              <w:top w:val="nil"/>
              <w:bottom w:val="single" w:sz="8" w:space="0" w:color="auto"/>
            </w:tcBorders>
            <w:vAlign w:val="center"/>
          </w:tcPr>
          <w:p w14:paraId="2D2A49FA" w14:textId="77777777" w:rsidR="00296D36" w:rsidRPr="0033527D" w:rsidRDefault="00296D36" w:rsidP="00A95F90">
            <w:pPr>
              <w:pStyle w:val="a5"/>
              <w:spacing w:line="288" w:lineRule="auto"/>
              <w:jc w:val="center"/>
            </w:pPr>
            <w:r w:rsidRPr="0033527D">
              <w:t>√</w:t>
            </w:r>
          </w:p>
        </w:tc>
        <w:tc>
          <w:tcPr>
            <w:tcW w:w="344" w:type="pct"/>
            <w:tcBorders>
              <w:top w:val="nil"/>
              <w:bottom w:val="single" w:sz="8" w:space="0" w:color="auto"/>
            </w:tcBorders>
            <w:vAlign w:val="center"/>
          </w:tcPr>
          <w:p w14:paraId="4A64C1BA" w14:textId="77777777" w:rsidR="00296D36" w:rsidRPr="0033527D" w:rsidRDefault="00296D36" w:rsidP="00A95F90">
            <w:pPr>
              <w:pStyle w:val="a5"/>
              <w:spacing w:line="288" w:lineRule="auto"/>
              <w:jc w:val="center"/>
            </w:pPr>
            <w:r w:rsidRPr="0033527D">
              <w:t>√</w:t>
            </w:r>
          </w:p>
        </w:tc>
        <w:tc>
          <w:tcPr>
            <w:tcW w:w="343" w:type="pct"/>
            <w:tcBorders>
              <w:top w:val="nil"/>
              <w:bottom w:val="single" w:sz="8" w:space="0" w:color="auto"/>
            </w:tcBorders>
            <w:vAlign w:val="center"/>
          </w:tcPr>
          <w:p w14:paraId="1668E878" w14:textId="77777777" w:rsidR="00296D36" w:rsidRPr="0033527D" w:rsidRDefault="00296D36" w:rsidP="00A95F90">
            <w:pPr>
              <w:pStyle w:val="a5"/>
              <w:spacing w:line="288" w:lineRule="auto"/>
              <w:jc w:val="center"/>
            </w:pPr>
            <w:r w:rsidRPr="0033527D">
              <w:t>√</w:t>
            </w:r>
          </w:p>
        </w:tc>
        <w:tc>
          <w:tcPr>
            <w:tcW w:w="344" w:type="pct"/>
            <w:tcBorders>
              <w:top w:val="nil"/>
              <w:bottom w:val="single" w:sz="8" w:space="0" w:color="auto"/>
            </w:tcBorders>
            <w:vAlign w:val="center"/>
          </w:tcPr>
          <w:p w14:paraId="51AB0CA6" w14:textId="77777777" w:rsidR="00296D36" w:rsidRPr="0033527D" w:rsidRDefault="00296D36" w:rsidP="00A95F90">
            <w:pPr>
              <w:pStyle w:val="a5"/>
              <w:spacing w:line="288" w:lineRule="auto"/>
              <w:jc w:val="center"/>
            </w:pPr>
            <w:r w:rsidRPr="0033527D">
              <w:t>√</w:t>
            </w:r>
          </w:p>
        </w:tc>
        <w:tc>
          <w:tcPr>
            <w:tcW w:w="344" w:type="pct"/>
            <w:tcBorders>
              <w:top w:val="nil"/>
              <w:bottom w:val="single" w:sz="8" w:space="0" w:color="auto"/>
            </w:tcBorders>
            <w:vAlign w:val="center"/>
          </w:tcPr>
          <w:p w14:paraId="2A1119F7" w14:textId="77777777" w:rsidR="00296D36" w:rsidRPr="0033527D" w:rsidRDefault="00296D36" w:rsidP="00A95F90">
            <w:pPr>
              <w:pStyle w:val="a5"/>
              <w:spacing w:line="288" w:lineRule="auto"/>
              <w:jc w:val="center"/>
            </w:pPr>
            <w:r w:rsidRPr="0033527D">
              <w:t>√</w:t>
            </w:r>
          </w:p>
        </w:tc>
        <w:tc>
          <w:tcPr>
            <w:tcW w:w="343" w:type="pct"/>
            <w:tcBorders>
              <w:top w:val="nil"/>
              <w:bottom w:val="single" w:sz="8" w:space="0" w:color="auto"/>
            </w:tcBorders>
            <w:vAlign w:val="center"/>
          </w:tcPr>
          <w:p w14:paraId="6D1DF484" w14:textId="77777777" w:rsidR="00296D36" w:rsidRPr="0033527D" w:rsidRDefault="00296D36" w:rsidP="00A95F90">
            <w:pPr>
              <w:pStyle w:val="a5"/>
              <w:spacing w:line="288" w:lineRule="auto"/>
              <w:jc w:val="center"/>
            </w:pPr>
            <w:r w:rsidRPr="0033527D">
              <w:t>√</w:t>
            </w:r>
          </w:p>
        </w:tc>
        <w:tc>
          <w:tcPr>
            <w:tcW w:w="344" w:type="pct"/>
            <w:tcBorders>
              <w:top w:val="nil"/>
              <w:bottom w:val="single" w:sz="8" w:space="0" w:color="auto"/>
            </w:tcBorders>
            <w:vAlign w:val="center"/>
          </w:tcPr>
          <w:p w14:paraId="313A595A" w14:textId="77777777" w:rsidR="00296D36" w:rsidRPr="0033527D" w:rsidRDefault="00296D36" w:rsidP="00A95F90">
            <w:pPr>
              <w:pStyle w:val="a5"/>
              <w:spacing w:line="288" w:lineRule="auto"/>
              <w:jc w:val="center"/>
            </w:pPr>
            <w:r w:rsidRPr="0033527D">
              <w:t>√</w:t>
            </w:r>
          </w:p>
        </w:tc>
        <w:tc>
          <w:tcPr>
            <w:tcW w:w="343" w:type="pct"/>
            <w:tcBorders>
              <w:top w:val="nil"/>
              <w:bottom w:val="single" w:sz="8" w:space="0" w:color="auto"/>
            </w:tcBorders>
            <w:vAlign w:val="center"/>
          </w:tcPr>
          <w:p w14:paraId="26828CAA" w14:textId="77777777" w:rsidR="00296D36" w:rsidRPr="0033527D" w:rsidRDefault="00296D36" w:rsidP="00A95F90">
            <w:pPr>
              <w:pStyle w:val="a5"/>
              <w:spacing w:line="288" w:lineRule="auto"/>
              <w:jc w:val="center"/>
            </w:pPr>
            <w:r w:rsidRPr="0033527D">
              <w:t>√</w:t>
            </w:r>
          </w:p>
        </w:tc>
        <w:tc>
          <w:tcPr>
            <w:tcW w:w="344" w:type="pct"/>
            <w:tcBorders>
              <w:top w:val="nil"/>
              <w:bottom w:val="single" w:sz="8" w:space="0" w:color="auto"/>
            </w:tcBorders>
            <w:vAlign w:val="center"/>
          </w:tcPr>
          <w:p w14:paraId="795B2DB8" w14:textId="77777777" w:rsidR="00296D36" w:rsidRPr="0033527D" w:rsidRDefault="00296D36" w:rsidP="00A95F90">
            <w:pPr>
              <w:pStyle w:val="a5"/>
              <w:spacing w:line="288" w:lineRule="auto"/>
              <w:jc w:val="center"/>
            </w:pPr>
            <w:r w:rsidRPr="0033527D">
              <w:t>√</w:t>
            </w:r>
          </w:p>
        </w:tc>
        <w:tc>
          <w:tcPr>
            <w:tcW w:w="342" w:type="pct"/>
            <w:tcBorders>
              <w:top w:val="nil"/>
              <w:bottom w:val="single" w:sz="8" w:space="0" w:color="auto"/>
            </w:tcBorders>
            <w:vAlign w:val="center"/>
          </w:tcPr>
          <w:p w14:paraId="39F5F57D" w14:textId="77777777" w:rsidR="00296D36" w:rsidRPr="0033527D" w:rsidRDefault="00296D36" w:rsidP="00A95F90">
            <w:pPr>
              <w:pStyle w:val="a5"/>
              <w:spacing w:line="288" w:lineRule="auto"/>
              <w:jc w:val="center"/>
            </w:pPr>
            <w:r w:rsidRPr="0033527D">
              <w:t>√</w:t>
            </w:r>
          </w:p>
        </w:tc>
      </w:tr>
    </w:tbl>
    <w:p w14:paraId="06CEBC65" w14:textId="77777777" w:rsidR="00296D36" w:rsidRPr="00C926C6" w:rsidRDefault="00296D36" w:rsidP="003A4A6B">
      <w:pPr>
        <w:pStyle w:val="4"/>
        <w:adjustRightInd w:val="0"/>
        <w:spacing w:beforeLines="100" w:before="312" w:afterLines="0" w:line="300" w:lineRule="auto"/>
        <w:rPr>
          <w:szCs w:val="24"/>
        </w:rPr>
      </w:pPr>
      <w:bookmarkStart w:id="144" w:name="_Toc346463084"/>
      <w:r w:rsidRPr="00C926C6">
        <w:rPr>
          <w:rFonts w:hint="eastAsia"/>
          <w:szCs w:val="24"/>
        </w:rPr>
        <w:t>2.1.3</w:t>
      </w:r>
      <w:r>
        <w:rPr>
          <w:rFonts w:hint="eastAsia"/>
          <w:szCs w:val="24"/>
        </w:rPr>
        <w:t xml:space="preserve"> </w:t>
      </w:r>
      <w:r w:rsidRPr="00C926C6">
        <w:rPr>
          <w:rFonts w:hint="eastAsia"/>
          <w:szCs w:val="24"/>
        </w:rPr>
        <w:t>实验方法</w:t>
      </w:r>
      <w:bookmarkEnd w:id="144"/>
    </w:p>
    <w:p w14:paraId="441E1B46" w14:textId="77777777" w:rsidR="00296D36" w:rsidRPr="00C926C6" w:rsidRDefault="00296D36" w:rsidP="00A95F90">
      <w:pPr>
        <w:pStyle w:val="4"/>
        <w:adjustRightInd w:val="0"/>
        <w:spacing w:before="156" w:afterLines="0" w:line="300" w:lineRule="auto"/>
        <w:rPr>
          <w:szCs w:val="24"/>
        </w:rPr>
      </w:pPr>
      <w:bookmarkStart w:id="145" w:name="_Toc346463085"/>
      <w:r w:rsidRPr="00C926C6">
        <w:rPr>
          <w:rFonts w:hint="eastAsia"/>
          <w:szCs w:val="24"/>
        </w:rPr>
        <w:t>2.1.3.1 PCBs</w:t>
      </w:r>
      <w:r w:rsidRPr="00C926C6">
        <w:rPr>
          <w:rFonts w:hint="eastAsia"/>
          <w:szCs w:val="24"/>
        </w:rPr>
        <w:t>提取与纯化</w:t>
      </w:r>
      <w:bookmarkEnd w:id="145"/>
    </w:p>
    <w:p w14:paraId="52092931" w14:textId="77777777" w:rsidR="00296D36" w:rsidRPr="009267CB" w:rsidRDefault="00296D36" w:rsidP="00A95F90">
      <w:pPr>
        <w:adjustRightInd w:val="0"/>
        <w:snapToGrid w:val="0"/>
        <w:spacing w:line="300" w:lineRule="auto"/>
        <w:ind w:firstLineChars="200" w:firstLine="480"/>
        <w:rPr>
          <w:szCs w:val="22"/>
        </w:rPr>
      </w:pPr>
      <w:r w:rsidRPr="009267CB">
        <w:rPr>
          <w:szCs w:val="22"/>
        </w:rPr>
        <w:t>PCB</w:t>
      </w:r>
      <w:r>
        <w:rPr>
          <w:rFonts w:hint="eastAsia"/>
          <w:szCs w:val="22"/>
        </w:rPr>
        <w:t>s</w:t>
      </w:r>
      <w:r w:rsidRPr="009267CB">
        <w:rPr>
          <w:szCs w:val="22"/>
        </w:rPr>
        <w:t>的提取方法由</w:t>
      </w:r>
      <w:r w:rsidRPr="009267CB">
        <w:rPr>
          <w:szCs w:val="22"/>
        </w:rPr>
        <w:t>Quensen</w:t>
      </w:r>
      <w:r w:rsidRPr="009267CB">
        <w:rPr>
          <w:szCs w:val="22"/>
        </w:rPr>
        <w:t>等</w:t>
      </w:r>
      <w:r w:rsidRPr="006C31FF">
        <w:rPr>
          <w:noProof/>
          <w:szCs w:val="22"/>
          <w:vertAlign w:val="superscript"/>
        </w:rPr>
        <w:t>[33]</w:t>
      </w:r>
      <w:r w:rsidRPr="009267CB">
        <w:rPr>
          <w:szCs w:val="22"/>
        </w:rPr>
        <w:t>研究者的方法改进而来，简要描述如下。在</w:t>
      </w:r>
      <w:r w:rsidRPr="009267CB">
        <w:rPr>
          <w:szCs w:val="22"/>
        </w:rPr>
        <w:t>2g</w:t>
      </w:r>
      <w:r w:rsidRPr="009267CB">
        <w:rPr>
          <w:szCs w:val="22"/>
        </w:rPr>
        <w:t>底泥泥浆样品中加入</w:t>
      </w:r>
      <w:r w:rsidRPr="009267CB">
        <w:rPr>
          <w:szCs w:val="22"/>
        </w:rPr>
        <w:t>200</w:t>
      </w:r>
      <w:r>
        <w:rPr>
          <w:szCs w:val="22"/>
        </w:rPr>
        <w:t>μL</w:t>
      </w:r>
      <w:r w:rsidRPr="009267CB">
        <w:rPr>
          <w:szCs w:val="22"/>
        </w:rPr>
        <w:t>浓度为</w:t>
      </w:r>
      <w:r w:rsidRPr="009267CB">
        <w:rPr>
          <w:szCs w:val="22"/>
        </w:rPr>
        <w:t>5</w:t>
      </w:r>
      <w:r>
        <w:rPr>
          <w:rFonts w:hint="eastAsia"/>
          <w:szCs w:val="22"/>
        </w:rPr>
        <w:t xml:space="preserve"> </w:t>
      </w:r>
      <w:r w:rsidRPr="009267CB">
        <w:rPr>
          <w:szCs w:val="22"/>
        </w:rPr>
        <w:t>μg</w:t>
      </w:r>
      <w:r w:rsidRPr="009267CB">
        <w:rPr>
          <w:rFonts w:hint="eastAsia"/>
          <w:szCs w:val="22"/>
        </w:rPr>
        <w:t>/</w:t>
      </w:r>
      <w:r>
        <w:rPr>
          <w:szCs w:val="22"/>
        </w:rPr>
        <w:t>mL</w:t>
      </w:r>
      <w:r w:rsidRPr="009267CB">
        <w:rPr>
          <w:szCs w:val="22"/>
        </w:rPr>
        <w:t>的</w:t>
      </w:r>
      <w:r w:rsidRPr="009267CB">
        <w:rPr>
          <w:szCs w:val="22"/>
        </w:rPr>
        <w:t>PCB</w:t>
      </w:r>
      <w:r>
        <w:rPr>
          <w:rFonts w:hint="eastAsia"/>
          <w:szCs w:val="22"/>
        </w:rPr>
        <w:t xml:space="preserve"> </w:t>
      </w:r>
      <w:r w:rsidRPr="009267CB">
        <w:rPr>
          <w:szCs w:val="22"/>
        </w:rPr>
        <w:t>209</w:t>
      </w:r>
      <w:r w:rsidRPr="009267CB">
        <w:rPr>
          <w:szCs w:val="22"/>
        </w:rPr>
        <w:t>作为内标。加入</w:t>
      </w:r>
      <w:r w:rsidRPr="009267CB">
        <w:rPr>
          <w:szCs w:val="22"/>
        </w:rPr>
        <w:t>10</w:t>
      </w:r>
      <w:r>
        <w:rPr>
          <w:szCs w:val="22"/>
        </w:rPr>
        <w:t>mL</w:t>
      </w:r>
      <w:r w:rsidRPr="009267CB">
        <w:rPr>
          <w:szCs w:val="22"/>
        </w:rPr>
        <w:t>丙酮萃取一次，</w:t>
      </w:r>
      <w:r w:rsidRPr="009267CB">
        <w:rPr>
          <w:szCs w:val="22"/>
        </w:rPr>
        <w:t>10</w:t>
      </w:r>
      <w:r>
        <w:rPr>
          <w:szCs w:val="22"/>
        </w:rPr>
        <w:t>mL</w:t>
      </w:r>
      <w:r w:rsidRPr="009267CB">
        <w:rPr>
          <w:szCs w:val="22"/>
        </w:rPr>
        <w:t>丙酮、正己烷混合液（体积比</w:t>
      </w:r>
      <w:r w:rsidRPr="009267CB">
        <w:rPr>
          <w:szCs w:val="22"/>
        </w:rPr>
        <w:t>1</w:t>
      </w:r>
      <w:r w:rsidRPr="009267CB">
        <w:rPr>
          <w:szCs w:val="22"/>
        </w:rPr>
        <w:t>：</w:t>
      </w:r>
      <w:r w:rsidRPr="009267CB">
        <w:rPr>
          <w:szCs w:val="22"/>
        </w:rPr>
        <w:t>1</w:t>
      </w:r>
      <w:r w:rsidRPr="009267CB">
        <w:rPr>
          <w:szCs w:val="22"/>
        </w:rPr>
        <w:t>）萃取两次，最后</w:t>
      </w:r>
      <w:r w:rsidRPr="009267CB">
        <w:rPr>
          <w:rFonts w:hint="eastAsia"/>
          <w:szCs w:val="22"/>
        </w:rPr>
        <w:t>用</w:t>
      </w:r>
      <w:r w:rsidRPr="009267CB">
        <w:rPr>
          <w:szCs w:val="22"/>
        </w:rPr>
        <w:t>3</w:t>
      </w:r>
      <w:r>
        <w:rPr>
          <w:szCs w:val="22"/>
        </w:rPr>
        <w:t>mL</w:t>
      </w:r>
      <w:r w:rsidRPr="009267CB">
        <w:rPr>
          <w:szCs w:val="22"/>
        </w:rPr>
        <w:t>正己烷萃取。</w:t>
      </w:r>
      <w:r>
        <w:rPr>
          <w:rFonts w:hint="eastAsia"/>
          <w:szCs w:val="22"/>
        </w:rPr>
        <w:t>然后在合并后的萃取液中</w:t>
      </w:r>
      <w:r w:rsidRPr="009267CB">
        <w:rPr>
          <w:szCs w:val="22"/>
        </w:rPr>
        <w:t>加入</w:t>
      </w:r>
      <w:r w:rsidRPr="009267CB">
        <w:rPr>
          <w:szCs w:val="22"/>
        </w:rPr>
        <w:t>8</w:t>
      </w:r>
      <w:r>
        <w:rPr>
          <w:szCs w:val="22"/>
        </w:rPr>
        <w:t>mL</w:t>
      </w:r>
      <w:r w:rsidRPr="009267CB">
        <w:rPr>
          <w:szCs w:val="22"/>
        </w:rPr>
        <w:t>的</w:t>
      </w:r>
      <w:r w:rsidRPr="009267CB">
        <w:rPr>
          <w:szCs w:val="22"/>
        </w:rPr>
        <w:t>2</w:t>
      </w:r>
      <w:r>
        <w:rPr>
          <w:rFonts w:hint="eastAsia"/>
          <w:szCs w:val="22"/>
        </w:rPr>
        <w:t xml:space="preserve">% </w:t>
      </w:r>
      <w:r w:rsidRPr="009267CB">
        <w:rPr>
          <w:szCs w:val="22"/>
        </w:rPr>
        <w:t>NaCl</w:t>
      </w:r>
      <w:r w:rsidRPr="009267CB">
        <w:rPr>
          <w:szCs w:val="22"/>
        </w:rPr>
        <w:t>溶液，分离提取正己烷层，氮吹至</w:t>
      </w:r>
      <w:r w:rsidRPr="009267CB">
        <w:rPr>
          <w:szCs w:val="22"/>
        </w:rPr>
        <w:t>2</w:t>
      </w:r>
      <w:r>
        <w:rPr>
          <w:szCs w:val="22"/>
        </w:rPr>
        <w:t>mL</w:t>
      </w:r>
      <w:r w:rsidRPr="009267CB">
        <w:rPr>
          <w:szCs w:val="22"/>
        </w:rPr>
        <w:t>左右。</w:t>
      </w:r>
    </w:p>
    <w:p w14:paraId="447E11B2" w14:textId="77777777" w:rsidR="00296D36" w:rsidRDefault="00296D36" w:rsidP="00A95F90">
      <w:pPr>
        <w:adjustRightInd w:val="0"/>
        <w:snapToGrid w:val="0"/>
        <w:spacing w:line="300" w:lineRule="auto"/>
        <w:ind w:firstLineChars="200" w:firstLine="488"/>
        <w:rPr>
          <w:szCs w:val="22"/>
        </w:rPr>
      </w:pPr>
      <w:r w:rsidRPr="006B413D">
        <w:rPr>
          <w:rFonts w:hint="eastAsia"/>
          <w:snapToGrid w:val="0"/>
          <w:spacing w:val="2"/>
          <w:kern w:val="0"/>
        </w:rPr>
        <w:t>再向其中</w:t>
      </w:r>
      <w:r w:rsidRPr="006B413D">
        <w:rPr>
          <w:snapToGrid w:val="0"/>
          <w:spacing w:val="2"/>
          <w:kern w:val="0"/>
        </w:rPr>
        <w:t>加入</w:t>
      </w:r>
      <w:r w:rsidRPr="006B413D">
        <w:rPr>
          <w:snapToGrid w:val="0"/>
          <w:spacing w:val="2"/>
          <w:kern w:val="0"/>
        </w:rPr>
        <w:t>1mL</w:t>
      </w:r>
      <w:r w:rsidRPr="006B413D">
        <w:rPr>
          <w:snapToGrid w:val="0"/>
          <w:spacing w:val="2"/>
          <w:kern w:val="0"/>
        </w:rPr>
        <w:t>四丁基硫酸试剂（</w:t>
      </w:r>
      <w:r w:rsidRPr="006B413D">
        <w:rPr>
          <w:snapToGrid w:val="0"/>
          <w:spacing w:val="2"/>
          <w:kern w:val="0"/>
        </w:rPr>
        <w:t>0.1M</w:t>
      </w:r>
      <w:r w:rsidRPr="006B413D">
        <w:rPr>
          <w:snapToGrid w:val="0"/>
          <w:spacing w:val="2"/>
          <w:kern w:val="0"/>
        </w:rPr>
        <w:t>四丁基硫酸氢铵和</w:t>
      </w:r>
      <w:r w:rsidRPr="006B413D">
        <w:rPr>
          <w:snapToGrid w:val="0"/>
          <w:spacing w:val="2"/>
          <w:kern w:val="0"/>
        </w:rPr>
        <w:t>2M</w:t>
      </w:r>
      <w:r w:rsidRPr="006B413D">
        <w:rPr>
          <w:snapToGrid w:val="0"/>
          <w:spacing w:val="2"/>
          <w:kern w:val="0"/>
        </w:rPr>
        <w:t>亚硫酸钠）以及</w:t>
      </w:r>
      <w:r w:rsidRPr="006B413D">
        <w:rPr>
          <w:snapToGrid w:val="0"/>
          <w:spacing w:val="2"/>
          <w:kern w:val="0"/>
        </w:rPr>
        <w:t>2mL</w:t>
      </w:r>
      <w:r w:rsidRPr="006B413D">
        <w:rPr>
          <w:snapToGrid w:val="0"/>
          <w:spacing w:val="2"/>
          <w:kern w:val="0"/>
        </w:rPr>
        <w:t>异丙醇除硫。涡旋</w:t>
      </w:r>
      <w:r w:rsidRPr="006B413D">
        <w:rPr>
          <w:snapToGrid w:val="0"/>
          <w:spacing w:val="2"/>
          <w:kern w:val="0"/>
        </w:rPr>
        <w:t>1min</w:t>
      </w:r>
      <w:r w:rsidRPr="006B413D">
        <w:rPr>
          <w:snapToGrid w:val="0"/>
          <w:spacing w:val="2"/>
          <w:kern w:val="0"/>
        </w:rPr>
        <w:t>后，若沉淀消失，加入</w:t>
      </w:r>
      <w:r w:rsidRPr="006B413D">
        <w:rPr>
          <w:snapToGrid w:val="0"/>
          <w:spacing w:val="2"/>
          <w:kern w:val="0"/>
        </w:rPr>
        <w:t>0.1g</w:t>
      </w:r>
      <w:r w:rsidRPr="006B413D">
        <w:rPr>
          <w:snapToGrid w:val="0"/>
          <w:spacing w:val="2"/>
          <w:kern w:val="0"/>
        </w:rPr>
        <w:t>亚硫酸钠。加入</w:t>
      </w:r>
      <w:r w:rsidRPr="006B413D">
        <w:rPr>
          <w:snapToGrid w:val="0"/>
          <w:spacing w:val="2"/>
          <w:kern w:val="0"/>
        </w:rPr>
        <w:t>4mL</w:t>
      </w:r>
      <w:r w:rsidRPr="006B413D">
        <w:rPr>
          <w:snapToGrid w:val="0"/>
          <w:spacing w:val="2"/>
          <w:kern w:val="0"/>
        </w:rPr>
        <w:t>无机水，分离正己烷层，氮吹至</w:t>
      </w:r>
      <w:r w:rsidRPr="006B413D">
        <w:rPr>
          <w:snapToGrid w:val="0"/>
          <w:spacing w:val="2"/>
          <w:kern w:val="0"/>
        </w:rPr>
        <w:t>1mL</w:t>
      </w:r>
      <w:r w:rsidRPr="006B413D">
        <w:rPr>
          <w:snapToGrid w:val="0"/>
          <w:spacing w:val="2"/>
          <w:kern w:val="0"/>
        </w:rPr>
        <w:t>。将</w:t>
      </w:r>
      <w:r w:rsidRPr="006B413D">
        <w:rPr>
          <w:snapToGrid w:val="0"/>
          <w:spacing w:val="2"/>
          <w:kern w:val="0"/>
        </w:rPr>
        <w:t>1mL</w:t>
      </w:r>
      <w:r w:rsidRPr="006B413D">
        <w:rPr>
          <w:snapToGrid w:val="0"/>
          <w:spacing w:val="2"/>
          <w:kern w:val="0"/>
        </w:rPr>
        <w:t>液体过弗罗里土</w:t>
      </w:r>
      <w:r w:rsidRPr="006B413D">
        <w:rPr>
          <w:rFonts w:hint="eastAsia"/>
          <w:snapToGrid w:val="0"/>
          <w:spacing w:val="2"/>
          <w:kern w:val="0"/>
        </w:rPr>
        <w:t>层析柱（</w:t>
      </w:r>
      <w:r w:rsidRPr="006B413D">
        <w:rPr>
          <w:snapToGrid w:val="0"/>
          <w:spacing w:val="2"/>
          <w:kern w:val="0"/>
        </w:rPr>
        <w:t>10</w:t>
      </w:r>
      <w:r w:rsidRPr="009267CB">
        <w:rPr>
          <w:szCs w:val="22"/>
        </w:rPr>
        <w:t>mm</w:t>
      </w:r>
      <w:r w:rsidRPr="009267CB">
        <w:rPr>
          <w:szCs w:val="22"/>
        </w:rPr>
        <w:t>内径</w:t>
      </w:r>
      <w:r>
        <w:rPr>
          <w:rFonts w:hint="eastAsia"/>
          <w:szCs w:val="22"/>
        </w:rPr>
        <w:t>，</w:t>
      </w:r>
      <w:r w:rsidRPr="009267CB">
        <w:rPr>
          <w:szCs w:val="22"/>
        </w:rPr>
        <w:t>3.0g</w:t>
      </w:r>
      <w:r>
        <w:rPr>
          <w:szCs w:val="22"/>
        </w:rPr>
        <w:t>弗罗里硅土</w:t>
      </w:r>
      <w:r>
        <w:rPr>
          <w:rFonts w:hint="eastAsia"/>
          <w:szCs w:val="22"/>
        </w:rPr>
        <w:t>上部有约</w:t>
      </w:r>
      <w:r w:rsidRPr="009267CB">
        <w:rPr>
          <w:szCs w:val="22"/>
        </w:rPr>
        <w:t>1.8g</w:t>
      </w:r>
      <w:r w:rsidRPr="009267CB">
        <w:rPr>
          <w:szCs w:val="22"/>
        </w:rPr>
        <w:t>无水硫酸钠</w:t>
      </w:r>
      <w:r>
        <w:rPr>
          <w:rFonts w:hint="eastAsia"/>
          <w:szCs w:val="22"/>
        </w:rPr>
        <w:t>）</w:t>
      </w:r>
      <w:r w:rsidRPr="009267CB">
        <w:rPr>
          <w:szCs w:val="22"/>
        </w:rPr>
        <w:t>，用</w:t>
      </w:r>
      <w:r w:rsidRPr="009267CB">
        <w:rPr>
          <w:szCs w:val="22"/>
        </w:rPr>
        <w:t>30</w:t>
      </w:r>
      <w:r>
        <w:rPr>
          <w:szCs w:val="22"/>
        </w:rPr>
        <w:t>mL</w:t>
      </w:r>
      <w:r w:rsidRPr="009267CB">
        <w:rPr>
          <w:szCs w:val="22"/>
        </w:rPr>
        <w:t>正己烷以及</w:t>
      </w:r>
      <w:r w:rsidRPr="009267CB">
        <w:rPr>
          <w:szCs w:val="22"/>
        </w:rPr>
        <w:t>30</w:t>
      </w:r>
      <w:r>
        <w:rPr>
          <w:szCs w:val="22"/>
        </w:rPr>
        <w:t>mL</w:t>
      </w:r>
      <w:r w:rsidRPr="009267CB">
        <w:rPr>
          <w:szCs w:val="22"/>
        </w:rPr>
        <w:t>的正己烷、二氯甲烷混合液（体积比</w:t>
      </w:r>
      <w:r w:rsidRPr="009267CB">
        <w:rPr>
          <w:szCs w:val="22"/>
        </w:rPr>
        <w:t>4</w:t>
      </w:r>
      <w:r w:rsidRPr="009267CB">
        <w:rPr>
          <w:szCs w:val="22"/>
        </w:rPr>
        <w:t>：</w:t>
      </w:r>
      <w:r w:rsidRPr="009267CB">
        <w:rPr>
          <w:szCs w:val="22"/>
        </w:rPr>
        <w:t>1</w:t>
      </w:r>
      <w:r w:rsidRPr="009267CB">
        <w:rPr>
          <w:szCs w:val="22"/>
        </w:rPr>
        <w:t>）分别洗脱，收集洗脱液。将洗脱液旋转蒸发至</w:t>
      </w:r>
      <w:r w:rsidRPr="009267CB">
        <w:rPr>
          <w:szCs w:val="22"/>
        </w:rPr>
        <w:t>4</w:t>
      </w:r>
      <w:r>
        <w:rPr>
          <w:szCs w:val="22"/>
        </w:rPr>
        <w:t>mL</w:t>
      </w:r>
      <w:r w:rsidRPr="009267CB">
        <w:rPr>
          <w:szCs w:val="22"/>
        </w:rPr>
        <w:t>，正己烷定容至</w:t>
      </w:r>
      <w:r w:rsidRPr="009267CB">
        <w:rPr>
          <w:szCs w:val="22"/>
        </w:rPr>
        <w:t>8</w:t>
      </w:r>
      <w:r>
        <w:rPr>
          <w:szCs w:val="22"/>
        </w:rPr>
        <w:t>mL</w:t>
      </w:r>
      <w:r w:rsidRPr="009267CB">
        <w:rPr>
          <w:szCs w:val="22"/>
        </w:rPr>
        <w:t>，待气相色谱分析。</w:t>
      </w:r>
    </w:p>
    <w:p w14:paraId="3379ABC9" w14:textId="77777777" w:rsidR="00296D36" w:rsidRPr="00C926C6" w:rsidRDefault="00296D36" w:rsidP="00A95F90">
      <w:pPr>
        <w:pStyle w:val="4"/>
        <w:adjustRightInd w:val="0"/>
        <w:spacing w:before="156" w:afterLines="0" w:line="300" w:lineRule="auto"/>
        <w:rPr>
          <w:szCs w:val="24"/>
        </w:rPr>
      </w:pPr>
      <w:bookmarkStart w:id="146" w:name="_Toc346463086"/>
      <w:r w:rsidRPr="00C926C6">
        <w:rPr>
          <w:szCs w:val="24"/>
        </w:rPr>
        <w:t>2.1.3.2 PCB</w:t>
      </w:r>
      <w:r w:rsidRPr="00C926C6">
        <w:rPr>
          <w:rFonts w:hint="eastAsia"/>
          <w:szCs w:val="24"/>
        </w:rPr>
        <w:t>s</w:t>
      </w:r>
      <w:r w:rsidRPr="00C926C6">
        <w:rPr>
          <w:szCs w:val="24"/>
        </w:rPr>
        <w:t>气相色谱分析方法</w:t>
      </w:r>
      <w:bookmarkEnd w:id="146"/>
    </w:p>
    <w:p w14:paraId="5DC01ADB" w14:textId="77777777" w:rsidR="00296D36" w:rsidRDefault="00296D36" w:rsidP="00A95F90">
      <w:pPr>
        <w:adjustRightInd w:val="0"/>
        <w:snapToGrid w:val="0"/>
        <w:spacing w:before="50" w:line="300" w:lineRule="auto"/>
        <w:ind w:firstLine="420"/>
        <w:rPr>
          <w:szCs w:val="22"/>
        </w:rPr>
      </w:pPr>
      <w:r w:rsidRPr="009267CB">
        <w:rPr>
          <w:szCs w:val="22"/>
        </w:rPr>
        <w:t>气相色谱分析参照美国环保署的方法《气相色谱法测定多氯联苯》（</w:t>
      </w:r>
      <w:r w:rsidRPr="009267CB">
        <w:rPr>
          <w:szCs w:val="22"/>
        </w:rPr>
        <w:t>EPA Method 8082</w:t>
      </w:r>
      <w:r w:rsidRPr="009267CB">
        <w:rPr>
          <w:szCs w:val="22"/>
        </w:rPr>
        <w:t>），委托中国科学院南京地理与湖泊研究所公共技术分析测试中心进行。</w:t>
      </w:r>
      <w:r w:rsidRPr="00D17081">
        <w:rPr>
          <w:rFonts w:hint="eastAsia"/>
          <w:szCs w:val="22"/>
        </w:rPr>
        <w:t>多氯联苯的检测分析使用安捷伦</w:t>
      </w:r>
      <w:r w:rsidRPr="00D17081">
        <w:rPr>
          <w:rFonts w:hint="eastAsia"/>
          <w:szCs w:val="22"/>
        </w:rPr>
        <w:t>7890A</w:t>
      </w:r>
      <w:r w:rsidRPr="00D17081">
        <w:rPr>
          <w:rFonts w:hint="eastAsia"/>
          <w:szCs w:val="22"/>
        </w:rPr>
        <w:t>气相色谱仪配</w:t>
      </w:r>
      <w:r w:rsidRPr="00D17081">
        <w:rPr>
          <w:szCs w:val="22"/>
          <w:vertAlign w:val="superscript"/>
        </w:rPr>
        <w:t>63</w:t>
      </w:r>
      <w:r w:rsidRPr="00D17081">
        <w:rPr>
          <w:szCs w:val="22"/>
        </w:rPr>
        <w:t xml:space="preserve">Ni </w:t>
      </w:r>
      <w:r w:rsidRPr="00D17081">
        <w:rPr>
          <w:szCs w:val="22"/>
        </w:rPr>
        <w:t>微电子捕获检测器和</w:t>
      </w:r>
      <w:r w:rsidRPr="00D17081">
        <w:rPr>
          <w:rFonts w:hint="eastAsia"/>
          <w:szCs w:val="22"/>
        </w:rPr>
        <w:t>安捷伦</w:t>
      </w:r>
      <w:r w:rsidRPr="00D17081">
        <w:rPr>
          <w:szCs w:val="22"/>
        </w:rPr>
        <w:t>J&amp;W GC Colimns</w:t>
      </w:r>
      <w:r w:rsidRPr="00D17081">
        <w:rPr>
          <w:rFonts w:hint="eastAsia"/>
          <w:szCs w:val="22"/>
        </w:rPr>
        <w:t xml:space="preserve"> DB-XLB</w:t>
      </w:r>
      <w:r w:rsidRPr="00D17081">
        <w:rPr>
          <w:rFonts w:hint="eastAsia"/>
          <w:szCs w:val="22"/>
        </w:rPr>
        <w:t>毛细管色谱柱（</w:t>
      </w:r>
      <w:r w:rsidRPr="00D17081">
        <w:rPr>
          <w:rFonts w:hint="eastAsia"/>
          <w:szCs w:val="22"/>
        </w:rPr>
        <w:t>30</w:t>
      </w:r>
      <w:r w:rsidRPr="00D17081">
        <w:rPr>
          <w:szCs w:val="22"/>
        </w:rPr>
        <w:t>m×0.</w:t>
      </w:r>
      <w:r>
        <w:rPr>
          <w:rFonts w:hint="eastAsia"/>
          <w:szCs w:val="22"/>
        </w:rPr>
        <w:t>18</w:t>
      </w:r>
      <w:r w:rsidRPr="00D17081">
        <w:rPr>
          <w:szCs w:val="22"/>
        </w:rPr>
        <w:t>mm×0.</w:t>
      </w:r>
      <w:r w:rsidRPr="00D17081">
        <w:rPr>
          <w:rFonts w:hint="eastAsia"/>
          <w:szCs w:val="22"/>
        </w:rPr>
        <w:t>18</w:t>
      </w:r>
      <w:r w:rsidRPr="00D17081">
        <w:rPr>
          <w:szCs w:val="22"/>
        </w:rPr>
        <w:t>µm</w:t>
      </w:r>
      <w:r w:rsidRPr="00D17081">
        <w:rPr>
          <w:rFonts w:hint="eastAsia"/>
          <w:szCs w:val="22"/>
        </w:rPr>
        <w:t>），</w:t>
      </w:r>
      <w:r w:rsidRPr="00D17081">
        <w:rPr>
          <w:szCs w:val="22"/>
        </w:rPr>
        <w:t>进样模式和升温程序参照文献</w:t>
      </w:r>
      <w:r w:rsidRPr="00CE452C">
        <w:rPr>
          <w:noProof/>
          <w:szCs w:val="22"/>
          <w:vertAlign w:val="superscript"/>
        </w:rPr>
        <w:t>[59]</w:t>
      </w:r>
      <w:r>
        <w:rPr>
          <w:rFonts w:hint="eastAsia"/>
          <w:szCs w:val="22"/>
        </w:rPr>
        <w:t>。</w:t>
      </w:r>
      <w:r w:rsidRPr="009267CB">
        <w:rPr>
          <w:szCs w:val="22"/>
        </w:rPr>
        <w:t>GC</w:t>
      </w:r>
      <w:r w:rsidRPr="009267CB">
        <w:rPr>
          <w:szCs w:val="22"/>
        </w:rPr>
        <w:t>温度程序从</w:t>
      </w:r>
      <w:r w:rsidRPr="009267CB">
        <w:rPr>
          <w:szCs w:val="22"/>
        </w:rPr>
        <w:t>50</w:t>
      </w:r>
      <w:r w:rsidRPr="009267CB">
        <w:rPr>
          <w:rFonts w:hint="eastAsia"/>
          <w:szCs w:val="22"/>
        </w:rPr>
        <w:t>℃</w:t>
      </w:r>
      <w:r w:rsidRPr="009267CB">
        <w:rPr>
          <w:szCs w:val="22"/>
        </w:rPr>
        <w:t>开始，保持</w:t>
      </w:r>
      <w:r w:rsidRPr="009267CB">
        <w:rPr>
          <w:szCs w:val="22"/>
        </w:rPr>
        <w:t>1</w:t>
      </w:r>
      <w:r w:rsidRPr="009267CB">
        <w:rPr>
          <w:szCs w:val="22"/>
        </w:rPr>
        <w:t>分钟，然后每分钟增加</w:t>
      </w:r>
      <w:r w:rsidRPr="009267CB">
        <w:rPr>
          <w:szCs w:val="22"/>
        </w:rPr>
        <w:t>12</w:t>
      </w:r>
      <w:r w:rsidRPr="009267CB">
        <w:rPr>
          <w:rFonts w:hint="eastAsia"/>
          <w:szCs w:val="22"/>
        </w:rPr>
        <w:t>℃</w:t>
      </w:r>
      <w:r w:rsidRPr="009267CB">
        <w:rPr>
          <w:szCs w:val="22"/>
        </w:rPr>
        <w:t>升至</w:t>
      </w:r>
      <w:r w:rsidRPr="009267CB">
        <w:rPr>
          <w:szCs w:val="22"/>
        </w:rPr>
        <w:t>150</w:t>
      </w:r>
      <w:r w:rsidRPr="009267CB">
        <w:rPr>
          <w:rFonts w:hint="eastAsia"/>
          <w:szCs w:val="22"/>
        </w:rPr>
        <w:t>℃</w:t>
      </w:r>
      <w:r w:rsidRPr="009267CB">
        <w:rPr>
          <w:szCs w:val="22"/>
        </w:rPr>
        <w:t>，每分钟</w:t>
      </w:r>
      <w:r w:rsidRPr="009267CB">
        <w:rPr>
          <w:szCs w:val="22"/>
        </w:rPr>
        <w:t>0.4</w:t>
      </w:r>
      <w:r w:rsidRPr="009267CB">
        <w:rPr>
          <w:rFonts w:hint="eastAsia"/>
          <w:szCs w:val="22"/>
        </w:rPr>
        <w:t>℃</w:t>
      </w:r>
      <w:r w:rsidRPr="009267CB">
        <w:rPr>
          <w:szCs w:val="22"/>
        </w:rPr>
        <w:t>升至</w:t>
      </w:r>
      <w:r w:rsidRPr="009267CB">
        <w:rPr>
          <w:szCs w:val="22"/>
        </w:rPr>
        <w:t>220</w:t>
      </w:r>
      <w:r w:rsidRPr="009267CB">
        <w:rPr>
          <w:rFonts w:hint="eastAsia"/>
          <w:szCs w:val="22"/>
        </w:rPr>
        <w:t>℃</w:t>
      </w:r>
      <w:r w:rsidRPr="009267CB">
        <w:rPr>
          <w:szCs w:val="22"/>
        </w:rPr>
        <w:t>，每分钟</w:t>
      </w:r>
      <w:r w:rsidRPr="009267CB">
        <w:rPr>
          <w:szCs w:val="22"/>
        </w:rPr>
        <w:t>2</w:t>
      </w:r>
      <w:r w:rsidRPr="009267CB">
        <w:rPr>
          <w:rFonts w:hint="eastAsia"/>
          <w:szCs w:val="22"/>
        </w:rPr>
        <w:t>℃</w:t>
      </w:r>
      <w:r w:rsidRPr="009267CB">
        <w:rPr>
          <w:szCs w:val="22"/>
        </w:rPr>
        <w:t>升至</w:t>
      </w:r>
      <w:r w:rsidRPr="009267CB">
        <w:rPr>
          <w:szCs w:val="22"/>
        </w:rPr>
        <w:t>260</w:t>
      </w:r>
      <w:r w:rsidRPr="009267CB">
        <w:rPr>
          <w:rFonts w:hint="eastAsia"/>
          <w:szCs w:val="22"/>
        </w:rPr>
        <w:t>℃</w:t>
      </w:r>
      <w:r w:rsidRPr="009267CB">
        <w:rPr>
          <w:szCs w:val="22"/>
        </w:rPr>
        <w:t>。载气为氦气，进样口和检测器的温度分别保持在</w:t>
      </w:r>
      <w:r w:rsidRPr="009267CB">
        <w:rPr>
          <w:szCs w:val="22"/>
        </w:rPr>
        <w:t>275</w:t>
      </w:r>
      <w:r w:rsidRPr="009267CB">
        <w:rPr>
          <w:rFonts w:hint="eastAsia"/>
          <w:szCs w:val="22"/>
        </w:rPr>
        <w:t>℃</w:t>
      </w:r>
      <w:r w:rsidRPr="009267CB">
        <w:rPr>
          <w:szCs w:val="22"/>
        </w:rPr>
        <w:t>和</w:t>
      </w:r>
      <w:r w:rsidRPr="009267CB">
        <w:rPr>
          <w:szCs w:val="22"/>
        </w:rPr>
        <w:t>300</w:t>
      </w:r>
      <w:r w:rsidRPr="009267CB">
        <w:rPr>
          <w:rFonts w:hint="eastAsia"/>
          <w:szCs w:val="22"/>
        </w:rPr>
        <w:t>℃</w:t>
      </w:r>
      <w:r w:rsidRPr="009267CB">
        <w:rPr>
          <w:szCs w:val="22"/>
        </w:rPr>
        <w:t>。</w:t>
      </w:r>
    </w:p>
    <w:p w14:paraId="2DD31F6C" w14:textId="77777777" w:rsidR="00296D36" w:rsidRDefault="00296D36" w:rsidP="003A4A6B">
      <w:pPr>
        <w:pStyle w:val="11"/>
        <w:snapToGrid w:val="0"/>
        <w:spacing w:beforeLines="100" w:before="312" w:line="300" w:lineRule="auto"/>
      </w:pPr>
      <w:bookmarkStart w:id="147" w:name="_Toc346463087"/>
      <w:r>
        <w:rPr>
          <w:rFonts w:hint="eastAsia"/>
        </w:rPr>
        <w:t xml:space="preserve">2.2 </w:t>
      </w:r>
      <w:r>
        <w:rPr>
          <w:rFonts w:hint="eastAsia"/>
        </w:rPr>
        <w:t>底泥微环境微生物高通量测序</w:t>
      </w:r>
      <w:bookmarkEnd w:id="147"/>
    </w:p>
    <w:p w14:paraId="1769403D" w14:textId="77777777" w:rsidR="00296D36" w:rsidRPr="00C926C6" w:rsidRDefault="00296D36" w:rsidP="00A95F90">
      <w:pPr>
        <w:pStyle w:val="4"/>
        <w:adjustRightInd w:val="0"/>
        <w:spacing w:before="156" w:afterLines="0" w:line="300" w:lineRule="auto"/>
        <w:rPr>
          <w:szCs w:val="24"/>
        </w:rPr>
      </w:pPr>
      <w:bookmarkStart w:id="148" w:name="_Toc346463088"/>
      <w:r w:rsidRPr="00C926C6">
        <w:rPr>
          <w:rFonts w:hint="eastAsia"/>
          <w:szCs w:val="24"/>
        </w:rPr>
        <w:t xml:space="preserve">2.2.1 </w:t>
      </w:r>
      <w:r w:rsidRPr="00C926C6">
        <w:rPr>
          <w:rFonts w:hint="eastAsia"/>
          <w:szCs w:val="24"/>
        </w:rPr>
        <w:t>实验材料</w:t>
      </w:r>
      <w:bookmarkEnd w:id="148"/>
    </w:p>
    <w:p w14:paraId="3BD21B02" w14:textId="77777777" w:rsidR="00296D36" w:rsidRDefault="00296D36" w:rsidP="00A95F90">
      <w:pPr>
        <w:pStyle w:val="a5"/>
        <w:spacing w:before="50" w:line="300" w:lineRule="auto"/>
        <w:ind w:firstLine="482"/>
        <w:rPr>
          <w:sz w:val="24"/>
          <w:szCs w:val="24"/>
        </w:rPr>
      </w:pPr>
      <w:r w:rsidRPr="005372A9">
        <w:rPr>
          <w:rFonts w:hint="eastAsia"/>
          <w:sz w:val="24"/>
          <w:szCs w:val="24"/>
        </w:rPr>
        <w:t>高通量测序工作由广州美格基因公司完成，将底泥样品提取</w:t>
      </w:r>
      <w:r w:rsidR="004C07BB">
        <w:rPr>
          <w:rFonts w:hint="eastAsia"/>
          <w:sz w:val="24"/>
          <w:szCs w:val="24"/>
        </w:rPr>
        <w:t>的</w:t>
      </w:r>
      <w:r w:rsidRPr="005372A9">
        <w:rPr>
          <w:rFonts w:hint="eastAsia"/>
          <w:sz w:val="24"/>
          <w:szCs w:val="24"/>
        </w:rPr>
        <w:t>总</w:t>
      </w:r>
      <w:r w:rsidRPr="005372A9">
        <w:rPr>
          <w:rFonts w:hint="eastAsia"/>
          <w:sz w:val="24"/>
          <w:szCs w:val="24"/>
        </w:rPr>
        <w:t>DNA</w:t>
      </w:r>
      <w:r>
        <w:rPr>
          <w:rFonts w:hint="eastAsia"/>
          <w:sz w:val="24"/>
          <w:szCs w:val="24"/>
        </w:rPr>
        <w:t>送测，各</w:t>
      </w:r>
      <w:r w:rsidRPr="005372A9">
        <w:rPr>
          <w:rFonts w:hint="eastAsia"/>
          <w:sz w:val="24"/>
          <w:szCs w:val="24"/>
        </w:rPr>
        <w:t>样品的取样时间见表</w:t>
      </w:r>
      <w:r>
        <w:rPr>
          <w:rFonts w:hint="eastAsia"/>
          <w:sz w:val="24"/>
          <w:szCs w:val="24"/>
        </w:rPr>
        <w:t>2-4</w:t>
      </w:r>
      <w:r w:rsidRPr="005372A9">
        <w:rPr>
          <w:rFonts w:hint="eastAsia"/>
          <w:sz w:val="24"/>
          <w:szCs w:val="24"/>
        </w:rPr>
        <w:t>。</w:t>
      </w:r>
    </w:p>
    <w:p w14:paraId="0662F412" w14:textId="77777777" w:rsidR="00296D36" w:rsidRPr="005372A9" w:rsidRDefault="00296D36" w:rsidP="00A95F90">
      <w:pPr>
        <w:pStyle w:val="a5"/>
        <w:spacing w:before="50" w:line="300" w:lineRule="auto"/>
        <w:ind w:firstLine="482"/>
        <w:rPr>
          <w:sz w:val="24"/>
          <w:szCs w:val="24"/>
        </w:rPr>
      </w:pPr>
    </w:p>
    <w:p w14:paraId="1D3A0FF0" w14:textId="77777777" w:rsidR="00296D36" w:rsidRDefault="00296D36" w:rsidP="00A95F90">
      <w:pPr>
        <w:pStyle w:val="a5"/>
        <w:spacing w:before="50" w:line="300" w:lineRule="auto"/>
        <w:jc w:val="center"/>
      </w:pPr>
    </w:p>
    <w:p w14:paraId="578222E8" w14:textId="77777777" w:rsidR="00296D36" w:rsidRDefault="00296D36" w:rsidP="00A95F90">
      <w:pPr>
        <w:pStyle w:val="a5"/>
        <w:spacing w:before="50" w:line="300" w:lineRule="auto"/>
        <w:jc w:val="center"/>
      </w:pPr>
    </w:p>
    <w:p w14:paraId="36820B61" w14:textId="77777777" w:rsidR="00296D36" w:rsidRPr="00961F33" w:rsidRDefault="00296D36" w:rsidP="00A95F90">
      <w:pPr>
        <w:pStyle w:val="a5"/>
        <w:spacing w:before="50" w:line="300" w:lineRule="auto"/>
        <w:jc w:val="center"/>
      </w:pPr>
      <w:r w:rsidRPr="00961F33">
        <w:rPr>
          <w:rFonts w:hint="eastAsia"/>
        </w:rPr>
        <w:lastRenderedPageBreak/>
        <w:t>表</w:t>
      </w:r>
      <w:r w:rsidRPr="00961F33">
        <w:rPr>
          <w:rFonts w:hint="eastAsia"/>
        </w:rPr>
        <w:t xml:space="preserve"> </w:t>
      </w:r>
      <w:r>
        <w:rPr>
          <w:rFonts w:hint="eastAsia"/>
        </w:rPr>
        <w:t>2-4</w:t>
      </w:r>
      <w:r w:rsidRPr="00961F33">
        <w:rPr>
          <w:rFonts w:hint="eastAsia"/>
        </w:rPr>
        <w:t xml:space="preserve"> </w:t>
      </w:r>
      <w:r w:rsidRPr="00961F33">
        <w:rPr>
          <w:rFonts w:hint="eastAsia"/>
        </w:rPr>
        <w:t>高通量测序样品</w:t>
      </w:r>
      <w:r>
        <w:rPr>
          <w:rFonts w:hint="eastAsia"/>
        </w:rPr>
        <w:t>的取样时间</w:t>
      </w:r>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83"/>
        <w:gridCol w:w="1683"/>
        <w:gridCol w:w="1683"/>
        <w:gridCol w:w="1683"/>
        <w:gridCol w:w="1684"/>
      </w:tblGrid>
      <w:tr w:rsidR="00296D36" w:rsidRPr="0033527D" w14:paraId="440D5AF8" w14:textId="77777777" w:rsidTr="00A95F90">
        <w:trPr>
          <w:cantSplit/>
          <w:jc w:val="center"/>
        </w:trPr>
        <w:tc>
          <w:tcPr>
            <w:tcW w:w="1046" w:type="pct"/>
            <w:tcBorders>
              <w:top w:val="single" w:sz="8" w:space="0" w:color="auto"/>
              <w:bottom w:val="single" w:sz="4" w:space="0" w:color="auto"/>
            </w:tcBorders>
            <w:vAlign w:val="center"/>
          </w:tcPr>
          <w:p w14:paraId="35FB4DB3" w14:textId="77777777" w:rsidR="00296D36" w:rsidRPr="0033527D" w:rsidRDefault="00296D36" w:rsidP="00A95F90">
            <w:pPr>
              <w:pStyle w:val="a5"/>
              <w:spacing w:line="288" w:lineRule="auto"/>
            </w:pPr>
            <w:r w:rsidRPr="0033527D">
              <w:t>时间</w:t>
            </w:r>
            <w:r w:rsidRPr="0033527D">
              <w:t>/(</w:t>
            </w:r>
            <w:r w:rsidRPr="0033527D">
              <w:t>周</w:t>
            </w:r>
            <w:r w:rsidRPr="0033527D">
              <w:t>)</w:t>
            </w:r>
          </w:p>
        </w:tc>
        <w:tc>
          <w:tcPr>
            <w:tcW w:w="988" w:type="pct"/>
            <w:tcBorders>
              <w:top w:val="single" w:sz="8" w:space="0" w:color="auto"/>
              <w:bottom w:val="single" w:sz="4" w:space="0" w:color="auto"/>
            </w:tcBorders>
            <w:vAlign w:val="center"/>
          </w:tcPr>
          <w:p w14:paraId="04E08E1E" w14:textId="77777777" w:rsidR="00296D36" w:rsidRPr="0033527D" w:rsidRDefault="00296D36" w:rsidP="00A95F90">
            <w:pPr>
              <w:pStyle w:val="a5"/>
              <w:spacing w:line="288" w:lineRule="auto"/>
              <w:ind w:right="358"/>
            </w:pPr>
            <w:r w:rsidRPr="0033527D">
              <w:t>0</w:t>
            </w:r>
          </w:p>
        </w:tc>
        <w:tc>
          <w:tcPr>
            <w:tcW w:w="988" w:type="pct"/>
            <w:tcBorders>
              <w:top w:val="single" w:sz="8" w:space="0" w:color="auto"/>
              <w:bottom w:val="single" w:sz="4" w:space="0" w:color="auto"/>
            </w:tcBorders>
            <w:vAlign w:val="center"/>
          </w:tcPr>
          <w:p w14:paraId="35B8D051" w14:textId="77777777" w:rsidR="00296D36" w:rsidRPr="0033527D" w:rsidRDefault="00296D36" w:rsidP="00A95F90">
            <w:pPr>
              <w:pStyle w:val="a5"/>
              <w:spacing w:line="288" w:lineRule="auto"/>
            </w:pPr>
            <w:r w:rsidRPr="0033527D">
              <w:t>6</w:t>
            </w:r>
          </w:p>
        </w:tc>
        <w:tc>
          <w:tcPr>
            <w:tcW w:w="988" w:type="pct"/>
            <w:tcBorders>
              <w:top w:val="single" w:sz="8" w:space="0" w:color="auto"/>
              <w:bottom w:val="single" w:sz="4" w:space="0" w:color="auto"/>
            </w:tcBorders>
            <w:vAlign w:val="center"/>
          </w:tcPr>
          <w:p w14:paraId="0E1C8ED7" w14:textId="77777777" w:rsidR="00296D36" w:rsidRPr="0033527D" w:rsidRDefault="00296D36" w:rsidP="00A95F90">
            <w:pPr>
              <w:pStyle w:val="a5"/>
              <w:spacing w:line="288" w:lineRule="auto"/>
            </w:pPr>
            <w:r w:rsidRPr="0033527D">
              <w:t>24</w:t>
            </w:r>
          </w:p>
        </w:tc>
        <w:tc>
          <w:tcPr>
            <w:tcW w:w="989" w:type="pct"/>
            <w:tcBorders>
              <w:top w:val="single" w:sz="8" w:space="0" w:color="auto"/>
              <w:bottom w:val="single" w:sz="4" w:space="0" w:color="auto"/>
            </w:tcBorders>
            <w:vAlign w:val="center"/>
          </w:tcPr>
          <w:p w14:paraId="78A098A8" w14:textId="77777777" w:rsidR="00296D36" w:rsidRPr="0033527D" w:rsidRDefault="00296D36" w:rsidP="00A95F90">
            <w:pPr>
              <w:pStyle w:val="a5"/>
              <w:spacing w:line="288" w:lineRule="auto"/>
            </w:pPr>
            <w:r w:rsidRPr="0033527D">
              <w:t>66</w:t>
            </w:r>
          </w:p>
        </w:tc>
      </w:tr>
      <w:tr w:rsidR="00296D36" w:rsidRPr="0033527D" w14:paraId="4E405BD5" w14:textId="77777777" w:rsidTr="00A95F90">
        <w:trPr>
          <w:cantSplit/>
          <w:jc w:val="center"/>
        </w:trPr>
        <w:tc>
          <w:tcPr>
            <w:tcW w:w="1046" w:type="pct"/>
            <w:tcBorders>
              <w:top w:val="single" w:sz="4" w:space="0" w:color="auto"/>
              <w:bottom w:val="nil"/>
            </w:tcBorders>
            <w:vAlign w:val="center"/>
          </w:tcPr>
          <w:p w14:paraId="4F67B256" w14:textId="77777777" w:rsidR="00296D36" w:rsidRPr="0033527D" w:rsidRDefault="00296D36" w:rsidP="00A95F90">
            <w:pPr>
              <w:pStyle w:val="a5"/>
              <w:spacing w:line="288" w:lineRule="auto"/>
              <w:ind w:left="141" w:hangingChars="67" w:hanging="141"/>
            </w:pPr>
            <w:r w:rsidRPr="0033527D">
              <w:t>T-1</w:t>
            </w:r>
          </w:p>
        </w:tc>
        <w:tc>
          <w:tcPr>
            <w:tcW w:w="988" w:type="pct"/>
            <w:tcBorders>
              <w:top w:val="single" w:sz="4" w:space="0" w:color="auto"/>
              <w:bottom w:val="nil"/>
            </w:tcBorders>
            <w:vAlign w:val="center"/>
          </w:tcPr>
          <w:p w14:paraId="583169B4" w14:textId="77777777" w:rsidR="00296D36" w:rsidRPr="0033527D" w:rsidRDefault="00296D36" w:rsidP="00A95F90">
            <w:pPr>
              <w:pStyle w:val="a5"/>
              <w:spacing w:line="288" w:lineRule="auto"/>
            </w:pPr>
            <w:r w:rsidRPr="0033527D">
              <w:t>√</w:t>
            </w:r>
          </w:p>
        </w:tc>
        <w:tc>
          <w:tcPr>
            <w:tcW w:w="988" w:type="pct"/>
            <w:tcBorders>
              <w:top w:val="single" w:sz="4" w:space="0" w:color="auto"/>
              <w:bottom w:val="nil"/>
            </w:tcBorders>
            <w:vAlign w:val="center"/>
          </w:tcPr>
          <w:p w14:paraId="7AB0FDC5" w14:textId="77777777" w:rsidR="00296D36" w:rsidRPr="0033527D" w:rsidRDefault="00296D36" w:rsidP="00A95F90">
            <w:pPr>
              <w:pStyle w:val="a5"/>
              <w:spacing w:line="288" w:lineRule="auto"/>
            </w:pPr>
            <w:r w:rsidRPr="0033527D">
              <w:t>√</w:t>
            </w:r>
          </w:p>
        </w:tc>
        <w:tc>
          <w:tcPr>
            <w:tcW w:w="988" w:type="pct"/>
            <w:tcBorders>
              <w:top w:val="single" w:sz="4" w:space="0" w:color="auto"/>
              <w:bottom w:val="nil"/>
            </w:tcBorders>
            <w:vAlign w:val="center"/>
          </w:tcPr>
          <w:p w14:paraId="73047788" w14:textId="77777777" w:rsidR="00296D36" w:rsidRPr="0033527D" w:rsidRDefault="00296D36" w:rsidP="00A95F90">
            <w:pPr>
              <w:pStyle w:val="a5"/>
              <w:spacing w:line="288" w:lineRule="auto"/>
            </w:pPr>
            <w:r w:rsidRPr="0033527D">
              <w:t>√</w:t>
            </w:r>
          </w:p>
        </w:tc>
        <w:tc>
          <w:tcPr>
            <w:tcW w:w="989" w:type="pct"/>
            <w:tcBorders>
              <w:top w:val="single" w:sz="4" w:space="0" w:color="auto"/>
              <w:bottom w:val="nil"/>
            </w:tcBorders>
            <w:vAlign w:val="center"/>
          </w:tcPr>
          <w:p w14:paraId="0D6A9E1C" w14:textId="77777777" w:rsidR="00296D36" w:rsidRPr="0033527D" w:rsidRDefault="00296D36" w:rsidP="00A95F90">
            <w:pPr>
              <w:pStyle w:val="a5"/>
              <w:spacing w:line="288" w:lineRule="auto"/>
            </w:pPr>
            <w:r w:rsidRPr="0033527D">
              <w:t>√</w:t>
            </w:r>
          </w:p>
        </w:tc>
      </w:tr>
      <w:tr w:rsidR="00296D36" w:rsidRPr="0033527D" w14:paraId="7C5183D2" w14:textId="77777777" w:rsidTr="00A95F90">
        <w:trPr>
          <w:cantSplit/>
          <w:jc w:val="center"/>
        </w:trPr>
        <w:tc>
          <w:tcPr>
            <w:tcW w:w="1046" w:type="pct"/>
            <w:tcBorders>
              <w:top w:val="nil"/>
              <w:bottom w:val="nil"/>
            </w:tcBorders>
            <w:vAlign w:val="center"/>
          </w:tcPr>
          <w:p w14:paraId="160FD50C" w14:textId="77777777" w:rsidR="00296D36" w:rsidRPr="0033527D" w:rsidRDefault="00296D36" w:rsidP="00A95F90">
            <w:pPr>
              <w:pStyle w:val="a5"/>
              <w:spacing w:line="288" w:lineRule="auto"/>
              <w:ind w:left="141" w:hangingChars="67" w:hanging="141"/>
            </w:pPr>
            <w:r w:rsidRPr="0033527D">
              <w:t>T-S</w:t>
            </w:r>
          </w:p>
        </w:tc>
        <w:tc>
          <w:tcPr>
            <w:tcW w:w="988" w:type="pct"/>
            <w:tcBorders>
              <w:top w:val="nil"/>
              <w:bottom w:val="nil"/>
            </w:tcBorders>
            <w:vAlign w:val="center"/>
          </w:tcPr>
          <w:p w14:paraId="786CD897" w14:textId="77777777" w:rsidR="00296D36" w:rsidRPr="0033527D" w:rsidRDefault="00296D36" w:rsidP="00A95F90">
            <w:pPr>
              <w:pStyle w:val="a5"/>
              <w:spacing w:line="288" w:lineRule="auto"/>
            </w:pPr>
          </w:p>
        </w:tc>
        <w:tc>
          <w:tcPr>
            <w:tcW w:w="988" w:type="pct"/>
            <w:tcBorders>
              <w:top w:val="nil"/>
              <w:bottom w:val="nil"/>
            </w:tcBorders>
            <w:vAlign w:val="center"/>
          </w:tcPr>
          <w:p w14:paraId="02BE11A5" w14:textId="77777777" w:rsidR="00296D36" w:rsidRPr="0033527D" w:rsidRDefault="00296D36" w:rsidP="00A95F90">
            <w:pPr>
              <w:pStyle w:val="a5"/>
              <w:spacing w:line="288" w:lineRule="auto"/>
            </w:pPr>
            <w:r w:rsidRPr="0033527D">
              <w:t>√</w:t>
            </w:r>
          </w:p>
        </w:tc>
        <w:tc>
          <w:tcPr>
            <w:tcW w:w="988" w:type="pct"/>
            <w:tcBorders>
              <w:top w:val="nil"/>
              <w:bottom w:val="nil"/>
            </w:tcBorders>
            <w:vAlign w:val="center"/>
          </w:tcPr>
          <w:p w14:paraId="50B792EC" w14:textId="77777777" w:rsidR="00296D36" w:rsidRPr="0033527D" w:rsidRDefault="00296D36" w:rsidP="00A95F90">
            <w:pPr>
              <w:pStyle w:val="a5"/>
              <w:spacing w:line="288" w:lineRule="auto"/>
            </w:pPr>
            <w:r w:rsidRPr="0033527D">
              <w:t>√</w:t>
            </w:r>
          </w:p>
        </w:tc>
        <w:tc>
          <w:tcPr>
            <w:tcW w:w="989" w:type="pct"/>
            <w:tcBorders>
              <w:top w:val="nil"/>
              <w:bottom w:val="nil"/>
            </w:tcBorders>
            <w:vAlign w:val="center"/>
          </w:tcPr>
          <w:p w14:paraId="2D8C597B" w14:textId="77777777" w:rsidR="00296D36" w:rsidRPr="0033527D" w:rsidRDefault="00296D36" w:rsidP="00A95F90">
            <w:pPr>
              <w:pStyle w:val="a5"/>
              <w:spacing w:line="288" w:lineRule="auto"/>
            </w:pPr>
            <w:r w:rsidRPr="0033527D">
              <w:t>√</w:t>
            </w:r>
          </w:p>
        </w:tc>
      </w:tr>
      <w:tr w:rsidR="00296D36" w:rsidRPr="0033527D" w14:paraId="5C39ACB8" w14:textId="77777777" w:rsidTr="00A95F90">
        <w:trPr>
          <w:cantSplit/>
          <w:jc w:val="center"/>
        </w:trPr>
        <w:tc>
          <w:tcPr>
            <w:tcW w:w="1046" w:type="pct"/>
            <w:tcBorders>
              <w:top w:val="nil"/>
              <w:bottom w:val="single" w:sz="8" w:space="0" w:color="auto"/>
            </w:tcBorders>
            <w:vAlign w:val="center"/>
          </w:tcPr>
          <w:p w14:paraId="5E3AFBB5" w14:textId="77777777" w:rsidR="00296D36" w:rsidRPr="0033527D" w:rsidRDefault="00296D36" w:rsidP="00A95F90">
            <w:pPr>
              <w:pStyle w:val="a5"/>
              <w:spacing w:line="288" w:lineRule="auto"/>
              <w:ind w:left="141" w:hangingChars="67" w:hanging="141"/>
            </w:pPr>
            <w:r w:rsidRPr="0033527D">
              <w:t>T-Fe</w:t>
            </w:r>
          </w:p>
        </w:tc>
        <w:tc>
          <w:tcPr>
            <w:tcW w:w="988" w:type="pct"/>
            <w:tcBorders>
              <w:top w:val="nil"/>
              <w:bottom w:val="single" w:sz="8" w:space="0" w:color="auto"/>
            </w:tcBorders>
            <w:vAlign w:val="center"/>
          </w:tcPr>
          <w:p w14:paraId="17D748AA" w14:textId="77777777" w:rsidR="00296D36" w:rsidRPr="0033527D" w:rsidRDefault="00296D36" w:rsidP="00A95F90">
            <w:pPr>
              <w:pStyle w:val="a5"/>
              <w:spacing w:line="288" w:lineRule="auto"/>
            </w:pPr>
          </w:p>
        </w:tc>
        <w:tc>
          <w:tcPr>
            <w:tcW w:w="988" w:type="pct"/>
            <w:tcBorders>
              <w:top w:val="nil"/>
              <w:bottom w:val="single" w:sz="8" w:space="0" w:color="auto"/>
            </w:tcBorders>
            <w:vAlign w:val="center"/>
          </w:tcPr>
          <w:p w14:paraId="390B698A" w14:textId="77777777" w:rsidR="00296D36" w:rsidRPr="0033527D" w:rsidRDefault="00296D36" w:rsidP="00A95F90">
            <w:pPr>
              <w:pStyle w:val="a5"/>
              <w:spacing w:line="288" w:lineRule="auto"/>
            </w:pPr>
            <w:r w:rsidRPr="0033527D">
              <w:t>√</w:t>
            </w:r>
          </w:p>
        </w:tc>
        <w:tc>
          <w:tcPr>
            <w:tcW w:w="988" w:type="pct"/>
            <w:tcBorders>
              <w:top w:val="nil"/>
              <w:bottom w:val="single" w:sz="8" w:space="0" w:color="auto"/>
            </w:tcBorders>
            <w:vAlign w:val="center"/>
          </w:tcPr>
          <w:p w14:paraId="05DCAD6D" w14:textId="77777777" w:rsidR="00296D36" w:rsidRPr="0033527D" w:rsidRDefault="00296D36" w:rsidP="00A95F90">
            <w:pPr>
              <w:pStyle w:val="a5"/>
              <w:spacing w:line="288" w:lineRule="auto"/>
            </w:pPr>
            <w:r w:rsidRPr="0033527D">
              <w:t>√</w:t>
            </w:r>
          </w:p>
        </w:tc>
        <w:tc>
          <w:tcPr>
            <w:tcW w:w="989" w:type="pct"/>
            <w:tcBorders>
              <w:top w:val="nil"/>
              <w:bottom w:val="single" w:sz="8" w:space="0" w:color="auto"/>
            </w:tcBorders>
            <w:vAlign w:val="center"/>
          </w:tcPr>
          <w:p w14:paraId="7DF5DD59" w14:textId="77777777" w:rsidR="00296D36" w:rsidRPr="0033527D" w:rsidRDefault="00296D36" w:rsidP="00A95F90">
            <w:pPr>
              <w:pStyle w:val="a5"/>
              <w:spacing w:line="288" w:lineRule="auto"/>
            </w:pPr>
            <w:r w:rsidRPr="0033527D">
              <w:t>√</w:t>
            </w:r>
          </w:p>
        </w:tc>
      </w:tr>
    </w:tbl>
    <w:p w14:paraId="2BA405C2" w14:textId="77777777" w:rsidR="00296D36" w:rsidRPr="00C926C6" w:rsidRDefault="00296D36" w:rsidP="00A95F90">
      <w:pPr>
        <w:pStyle w:val="4"/>
        <w:adjustRightInd w:val="0"/>
        <w:spacing w:before="156" w:afterLines="0" w:line="300" w:lineRule="auto"/>
        <w:rPr>
          <w:szCs w:val="24"/>
        </w:rPr>
      </w:pPr>
      <w:bookmarkStart w:id="149" w:name="_Toc346463089"/>
      <w:r w:rsidRPr="00C926C6">
        <w:rPr>
          <w:rFonts w:hint="eastAsia"/>
          <w:szCs w:val="24"/>
        </w:rPr>
        <w:t xml:space="preserve">2.2.2 </w:t>
      </w:r>
      <w:r w:rsidRPr="00C926C6">
        <w:rPr>
          <w:rFonts w:hint="eastAsia"/>
          <w:szCs w:val="24"/>
        </w:rPr>
        <w:t>实验方法</w:t>
      </w:r>
      <w:bookmarkEnd w:id="149"/>
    </w:p>
    <w:p w14:paraId="4E7DA111" w14:textId="77777777" w:rsidR="00296D36" w:rsidRPr="006A3602" w:rsidRDefault="00296D36" w:rsidP="00A95F90">
      <w:pPr>
        <w:pStyle w:val="4"/>
        <w:adjustRightInd w:val="0"/>
        <w:spacing w:before="156" w:afterLines="0" w:line="300" w:lineRule="auto"/>
      </w:pPr>
      <w:bookmarkStart w:id="150" w:name="_Toc346463090"/>
      <w:r>
        <w:rPr>
          <w:rFonts w:hint="eastAsia"/>
        </w:rPr>
        <w:t>2</w:t>
      </w:r>
      <w:r>
        <w:t>.2.</w:t>
      </w:r>
      <w:r>
        <w:rPr>
          <w:rFonts w:hint="eastAsia"/>
        </w:rPr>
        <w:t xml:space="preserve">2.1 </w:t>
      </w:r>
      <w:r w:rsidRPr="006A3602">
        <w:t>DNA</w:t>
      </w:r>
      <w:r w:rsidRPr="006A3602">
        <w:t>提取</w:t>
      </w:r>
      <w:bookmarkEnd w:id="150"/>
    </w:p>
    <w:p w14:paraId="4498EEDB" w14:textId="77777777" w:rsidR="00296D36" w:rsidRPr="003A7B3F" w:rsidRDefault="00296D36" w:rsidP="00A95F90">
      <w:pPr>
        <w:snapToGrid w:val="0"/>
        <w:spacing w:line="300" w:lineRule="auto"/>
        <w:ind w:firstLine="482"/>
        <w:rPr>
          <w:szCs w:val="22"/>
        </w:rPr>
      </w:pPr>
      <w:r>
        <w:rPr>
          <w:rFonts w:hint="eastAsia"/>
          <w:szCs w:val="22"/>
        </w:rPr>
        <w:t>微环境</w:t>
      </w:r>
      <w:r>
        <w:rPr>
          <w:szCs w:val="22"/>
        </w:rPr>
        <w:t>底泥</w:t>
      </w:r>
      <w:r w:rsidRPr="003A7B3F">
        <w:rPr>
          <w:szCs w:val="22"/>
        </w:rPr>
        <w:t>DNA</w:t>
      </w:r>
      <w:r w:rsidRPr="003A7B3F">
        <w:rPr>
          <w:szCs w:val="22"/>
        </w:rPr>
        <w:t>的提取按</w:t>
      </w:r>
      <w:r w:rsidRPr="003A7B3F">
        <w:rPr>
          <w:szCs w:val="22"/>
        </w:rPr>
        <w:t>MOBIO</w:t>
      </w:r>
      <w:r w:rsidRPr="003A7B3F">
        <w:rPr>
          <w:szCs w:val="22"/>
        </w:rPr>
        <w:t>土壤</w:t>
      </w:r>
      <w:r w:rsidRPr="003A7B3F">
        <w:rPr>
          <w:szCs w:val="22"/>
        </w:rPr>
        <w:t>DNA</w:t>
      </w:r>
      <w:r w:rsidRPr="003A7B3F">
        <w:rPr>
          <w:szCs w:val="22"/>
        </w:rPr>
        <w:t>提取试剂盒说明书方法提取，具体操作步骤如下：</w:t>
      </w:r>
    </w:p>
    <w:p w14:paraId="3A100DB1" w14:textId="77777777" w:rsidR="00296D36" w:rsidRPr="00B919FD" w:rsidRDefault="00296D36" w:rsidP="00A95F90">
      <w:pPr>
        <w:snapToGrid w:val="0"/>
        <w:spacing w:line="300" w:lineRule="auto"/>
        <w:ind w:firstLine="482"/>
        <w:rPr>
          <w:szCs w:val="22"/>
        </w:rPr>
      </w:pPr>
      <w:r w:rsidRPr="003A7B3F">
        <w:rPr>
          <w:szCs w:val="22"/>
        </w:rPr>
        <w:t xml:space="preserve">1. </w:t>
      </w:r>
      <w:r w:rsidRPr="003A7B3F">
        <w:rPr>
          <w:szCs w:val="22"/>
        </w:rPr>
        <w:t>在离心管中</w:t>
      </w:r>
      <w:r w:rsidRPr="00B919FD">
        <w:rPr>
          <w:szCs w:val="22"/>
        </w:rPr>
        <w:t>加入底泥样品</w:t>
      </w:r>
    </w:p>
    <w:p w14:paraId="14EA19BE" w14:textId="77777777" w:rsidR="00296D36" w:rsidRPr="00B919FD" w:rsidRDefault="00296D36" w:rsidP="00A95F90">
      <w:pPr>
        <w:snapToGrid w:val="0"/>
        <w:spacing w:line="300" w:lineRule="auto"/>
        <w:ind w:firstLine="482"/>
        <w:rPr>
          <w:szCs w:val="22"/>
        </w:rPr>
      </w:pPr>
      <w:r w:rsidRPr="00B919FD">
        <w:rPr>
          <w:szCs w:val="22"/>
        </w:rPr>
        <w:t xml:space="preserve">2. </w:t>
      </w:r>
      <w:r w:rsidRPr="00B919FD">
        <w:rPr>
          <w:szCs w:val="22"/>
        </w:rPr>
        <w:t>轻轻涡旋混匀</w:t>
      </w:r>
    </w:p>
    <w:p w14:paraId="73EA4AB6" w14:textId="77777777" w:rsidR="00296D36" w:rsidRPr="00B919FD" w:rsidRDefault="00296D36" w:rsidP="00A95F90">
      <w:pPr>
        <w:snapToGrid w:val="0"/>
        <w:spacing w:line="300" w:lineRule="auto"/>
        <w:ind w:firstLine="482"/>
        <w:rPr>
          <w:szCs w:val="22"/>
        </w:rPr>
      </w:pPr>
      <w:r w:rsidRPr="00B919FD">
        <w:rPr>
          <w:szCs w:val="22"/>
        </w:rPr>
        <w:t xml:space="preserve">3. </w:t>
      </w:r>
      <w:r w:rsidRPr="00B919FD">
        <w:rPr>
          <w:szCs w:val="22"/>
        </w:rPr>
        <w:t>检查</w:t>
      </w:r>
      <w:r w:rsidRPr="00B919FD">
        <w:rPr>
          <w:szCs w:val="22"/>
        </w:rPr>
        <w:t>C1</w:t>
      </w:r>
      <w:r w:rsidRPr="00B919FD">
        <w:rPr>
          <w:szCs w:val="22"/>
        </w:rPr>
        <w:t>试剂，若出现沉淀，加热到</w:t>
      </w:r>
      <w:r w:rsidRPr="00B919FD">
        <w:rPr>
          <w:szCs w:val="22"/>
        </w:rPr>
        <w:t>60°C</w:t>
      </w:r>
      <w:r w:rsidRPr="00B919FD">
        <w:rPr>
          <w:szCs w:val="22"/>
        </w:rPr>
        <w:t>使其完全溶解</w:t>
      </w:r>
    </w:p>
    <w:p w14:paraId="7E412D43" w14:textId="77777777" w:rsidR="00296D36" w:rsidRPr="00B919FD" w:rsidRDefault="00296D36" w:rsidP="00A95F90">
      <w:pPr>
        <w:snapToGrid w:val="0"/>
        <w:spacing w:line="300" w:lineRule="auto"/>
        <w:ind w:firstLine="482"/>
        <w:rPr>
          <w:szCs w:val="22"/>
        </w:rPr>
      </w:pPr>
      <w:r w:rsidRPr="00B919FD">
        <w:rPr>
          <w:szCs w:val="22"/>
        </w:rPr>
        <w:t xml:space="preserve">4. </w:t>
      </w:r>
      <w:r w:rsidRPr="00B919FD">
        <w:rPr>
          <w:szCs w:val="22"/>
        </w:rPr>
        <w:t>加入</w:t>
      </w:r>
      <w:r w:rsidRPr="00B919FD">
        <w:rPr>
          <w:szCs w:val="22"/>
        </w:rPr>
        <w:t>60</w:t>
      </w:r>
      <w:r>
        <w:rPr>
          <w:szCs w:val="22"/>
        </w:rPr>
        <w:t>μL</w:t>
      </w:r>
      <w:r w:rsidRPr="00B919FD">
        <w:rPr>
          <w:szCs w:val="22"/>
        </w:rPr>
        <w:t xml:space="preserve"> C1</w:t>
      </w:r>
      <w:r w:rsidRPr="00B919FD">
        <w:rPr>
          <w:szCs w:val="22"/>
        </w:rPr>
        <w:t>试剂，上下颠倒数次或稍稍涡旋混匀</w:t>
      </w:r>
      <w:r w:rsidRPr="00B919FD">
        <w:rPr>
          <w:szCs w:val="22"/>
        </w:rPr>
        <w:t> </w:t>
      </w:r>
    </w:p>
    <w:p w14:paraId="25725B01" w14:textId="77777777" w:rsidR="00296D36" w:rsidRPr="00B919FD" w:rsidRDefault="00296D36" w:rsidP="00A95F90">
      <w:pPr>
        <w:snapToGrid w:val="0"/>
        <w:spacing w:line="300" w:lineRule="auto"/>
        <w:ind w:firstLine="482"/>
        <w:rPr>
          <w:szCs w:val="22"/>
        </w:rPr>
      </w:pPr>
      <w:r w:rsidRPr="00B919FD">
        <w:rPr>
          <w:szCs w:val="22"/>
        </w:rPr>
        <w:t xml:space="preserve">5. </w:t>
      </w:r>
      <w:r w:rsidRPr="00B919FD">
        <w:rPr>
          <w:szCs w:val="22"/>
        </w:rPr>
        <w:t>把离心管水平置于涡旋仪平板上，最大转速涡旋</w:t>
      </w:r>
      <w:r>
        <w:rPr>
          <w:szCs w:val="22"/>
        </w:rPr>
        <w:t>10min</w:t>
      </w:r>
    </w:p>
    <w:p w14:paraId="2F19EBFD" w14:textId="77777777" w:rsidR="00296D36" w:rsidRPr="00B919FD" w:rsidRDefault="00296D36" w:rsidP="00A95F90">
      <w:pPr>
        <w:snapToGrid w:val="0"/>
        <w:spacing w:line="300" w:lineRule="auto"/>
        <w:ind w:firstLine="482"/>
        <w:rPr>
          <w:szCs w:val="22"/>
        </w:rPr>
      </w:pPr>
      <w:r w:rsidRPr="00B919FD">
        <w:rPr>
          <w:szCs w:val="22"/>
        </w:rPr>
        <w:t xml:space="preserve">6. </w:t>
      </w:r>
      <w:r w:rsidRPr="00B919FD">
        <w:rPr>
          <w:szCs w:val="22"/>
        </w:rPr>
        <w:t>室温</w:t>
      </w:r>
      <w:r w:rsidRPr="00B919FD">
        <w:rPr>
          <w:szCs w:val="22"/>
        </w:rPr>
        <w:t>10000g</w:t>
      </w:r>
      <w:r w:rsidRPr="00B919FD">
        <w:rPr>
          <w:szCs w:val="22"/>
        </w:rPr>
        <w:t>离心</w:t>
      </w:r>
      <w:r>
        <w:rPr>
          <w:szCs w:val="22"/>
        </w:rPr>
        <w:t>30s</w:t>
      </w:r>
    </w:p>
    <w:p w14:paraId="107F0C59" w14:textId="77777777" w:rsidR="00296D36" w:rsidRPr="00B919FD" w:rsidRDefault="00296D36" w:rsidP="00A95F90">
      <w:pPr>
        <w:snapToGrid w:val="0"/>
        <w:spacing w:line="300" w:lineRule="auto"/>
        <w:ind w:firstLine="482"/>
        <w:rPr>
          <w:szCs w:val="22"/>
        </w:rPr>
      </w:pPr>
      <w:r w:rsidRPr="00B919FD">
        <w:rPr>
          <w:szCs w:val="22"/>
        </w:rPr>
        <w:t xml:space="preserve">7. </w:t>
      </w:r>
      <w:r w:rsidRPr="00B919FD">
        <w:rPr>
          <w:szCs w:val="22"/>
        </w:rPr>
        <w:t>转移上清液至</w:t>
      </w:r>
      <w:r w:rsidRPr="00B919FD">
        <w:rPr>
          <w:szCs w:val="22"/>
        </w:rPr>
        <w:t>2</w:t>
      </w:r>
      <w:r>
        <w:rPr>
          <w:szCs w:val="22"/>
        </w:rPr>
        <w:t>mL</w:t>
      </w:r>
      <w:r w:rsidRPr="00B919FD">
        <w:rPr>
          <w:szCs w:val="22"/>
        </w:rPr>
        <w:t>离心管中</w:t>
      </w:r>
    </w:p>
    <w:p w14:paraId="75097816" w14:textId="77777777" w:rsidR="00296D36" w:rsidRPr="00B919FD" w:rsidRDefault="00296D36" w:rsidP="00A95F90">
      <w:pPr>
        <w:snapToGrid w:val="0"/>
        <w:spacing w:line="300" w:lineRule="auto"/>
        <w:ind w:firstLine="482"/>
        <w:rPr>
          <w:szCs w:val="22"/>
        </w:rPr>
      </w:pPr>
      <w:r w:rsidRPr="00B919FD">
        <w:rPr>
          <w:szCs w:val="22"/>
        </w:rPr>
        <w:t xml:space="preserve">8. </w:t>
      </w:r>
      <w:r w:rsidRPr="00B919FD">
        <w:rPr>
          <w:szCs w:val="22"/>
        </w:rPr>
        <w:t>加入</w:t>
      </w:r>
      <w:r w:rsidRPr="00B919FD">
        <w:rPr>
          <w:szCs w:val="22"/>
        </w:rPr>
        <w:t>250</w:t>
      </w:r>
      <w:r>
        <w:rPr>
          <w:szCs w:val="22"/>
        </w:rPr>
        <w:t>μL</w:t>
      </w:r>
      <w:r w:rsidRPr="00B919FD">
        <w:rPr>
          <w:szCs w:val="22"/>
        </w:rPr>
        <w:t xml:space="preserve"> C2</w:t>
      </w:r>
      <w:r w:rsidRPr="00B919FD">
        <w:rPr>
          <w:szCs w:val="22"/>
        </w:rPr>
        <w:t>试剂，涡旋混匀</w:t>
      </w:r>
      <w:r w:rsidRPr="00B919FD">
        <w:rPr>
          <w:szCs w:val="22"/>
        </w:rPr>
        <w:t>5s</w:t>
      </w:r>
      <w:r w:rsidRPr="00B919FD">
        <w:rPr>
          <w:szCs w:val="22"/>
        </w:rPr>
        <w:t>，</w:t>
      </w:r>
      <w:r w:rsidRPr="00B919FD">
        <w:rPr>
          <w:szCs w:val="22"/>
        </w:rPr>
        <w:t>4°C</w:t>
      </w:r>
      <w:r w:rsidRPr="00B919FD">
        <w:rPr>
          <w:szCs w:val="22"/>
        </w:rPr>
        <w:t>孵育</w:t>
      </w:r>
      <w:r w:rsidRPr="00B919FD">
        <w:rPr>
          <w:szCs w:val="22"/>
        </w:rPr>
        <w:t>5min</w:t>
      </w:r>
    </w:p>
    <w:p w14:paraId="0750E852" w14:textId="77777777" w:rsidR="00296D36" w:rsidRPr="00B919FD" w:rsidRDefault="00296D36" w:rsidP="00A95F90">
      <w:pPr>
        <w:snapToGrid w:val="0"/>
        <w:spacing w:line="300" w:lineRule="auto"/>
        <w:ind w:firstLine="482"/>
        <w:rPr>
          <w:szCs w:val="22"/>
        </w:rPr>
      </w:pPr>
      <w:r w:rsidRPr="00B919FD">
        <w:rPr>
          <w:szCs w:val="22"/>
        </w:rPr>
        <w:t xml:space="preserve">9. </w:t>
      </w:r>
      <w:r w:rsidRPr="00B919FD">
        <w:rPr>
          <w:szCs w:val="22"/>
        </w:rPr>
        <w:t>室温</w:t>
      </w:r>
      <w:r w:rsidRPr="00B919FD">
        <w:rPr>
          <w:szCs w:val="22"/>
        </w:rPr>
        <w:t>10000g</w:t>
      </w:r>
      <w:r w:rsidRPr="00B919FD">
        <w:rPr>
          <w:szCs w:val="22"/>
        </w:rPr>
        <w:t>离心</w:t>
      </w:r>
      <w:r w:rsidRPr="00B919FD">
        <w:rPr>
          <w:szCs w:val="22"/>
        </w:rPr>
        <w:t xml:space="preserve">1min </w:t>
      </w:r>
    </w:p>
    <w:p w14:paraId="45ED3CDF" w14:textId="77777777" w:rsidR="00296D36" w:rsidRPr="00B919FD" w:rsidRDefault="00296D36" w:rsidP="00A95F90">
      <w:pPr>
        <w:snapToGrid w:val="0"/>
        <w:spacing w:line="300" w:lineRule="auto"/>
        <w:ind w:firstLine="482"/>
        <w:rPr>
          <w:szCs w:val="22"/>
        </w:rPr>
      </w:pPr>
      <w:r w:rsidRPr="00B919FD">
        <w:rPr>
          <w:szCs w:val="22"/>
        </w:rPr>
        <w:t xml:space="preserve">10. </w:t>
      </w:r>
      <w:r w:rsidRPr="00B919FD">
        <w:rPr>
          <w:szCs w:val="22"/>
        </w:rPr>
        <w:t>避开沉淀物，转移至多</w:t>
      </w:r>
      <w:r w:rsidRPr="00B919FD">
        <w:rPr>
          <w:szCs w:val="22"/>
        </w:rPr>
        <w:t>600</w:t>
      </w:r>
      <w:r>
        <w:rPr>
          <w:szCs w:val="22"/>
        </w:rPr>
        <w:t>μL</w:t>
      </w:r>
      <w:r w:rsidRPr="00B919FD">
        <w:rPr>
          <w:szCs w:val="22"/>
        </w:rPr>
        <w:t>上清液到</w:t>
      </w:r>
      <w:r w:rsidRPr="00B919FD">
        <w:rPr>
          <w:szCs w:val="22"/>
        </w:rPr>
        <w:t>2</w:t>
      </w:r>
      <w:r>
        <w:rPr>
          <w:szCs w:val="22"/>
        </w:rPr>
        <w:t>mL</w:t>
      </w:r>
      <w:r w:rsidRPr="00B919FD">
        <w:rPr>
          <w:szCs w:val="22"/>
        </w:rPr>
        <w:t>离心管中</w:t>
      </w:r>
    </w:p>
    <w:p w14:paraId="394521DC" w14:textId="77777777" w:rsidR="00296D36" w:rsidRPr="00B919FD" w:rsidRDefault="00296D36" w:rsidP="00A95F90">
      <w:pPr>
        <w:snapToGrid w:val="0"/>
        <w:spacing w:line="300" w:lineRule="auto"/>
        <w:ind w:firstLine="482"/>
        <w:rPr>
          <w:szCs w:val="22"/>
        </w:rPr>
      </w:pPr>
      <w:r w:rsidRPr="00B919FD">
        <w:rPr>
          <w:szCs w:val="22"/>
        </w:rPr>
        <w:t xml:space="preserve">11. </w:t>
      </w:r>
      <w:r w:rsidRPr="00B919FD">
        <w:rPr>
          <w:szCs w:val="22"/>
        </w:rPr>
        <w:t>加入</w:t>
      </w:r>
      <w:r w:rsidRPr="00B919FD">
        <w:rPr>
          <w:szCs w:val="22"/>
        </w:rPr>
        <w:t>200</w:t>
      </w:r>
      <w:r>
        <w:rPr>
          <w:szCs w:val="22"/>
        </w:rPr>
        <w:t>μL</w:t>
      </w:r>
      <w:r w:rsidRPr="00B919FD">
        <w:rPr>
          <w:szCs w:val="22"/>
        </w:rPr>
        <w:t xml:space="preserve"> C3</w:t>
      </w:r>
      <w:r w:rsidRPr="00B919FD">
        <w:rPr>
          <w:szCs w:val="22"/>
        </w:rPr>
        <w:t>试剂，轻轻涡旋混匀，</w:t>
      </w:r>
      <w:r w:rsidRPr="00B919FD">
        <w:rPr>
          <w:szCs w:val="22"/>
        </w:rPr>
        <w:t>4</w:t>
      </w:r>
      <w:r>
        <w:rPr>
          <w:rFonts w:hint="eastAsia"/>
          <w:szCs w:val="22"/>
        </w:rPr>
        <w:t xml:space="preserve"> </w:t>
      </w:r>
      <w:r w:rsidRPr="00B919FD">
        <w:rPr>
          <w:szCs w:val="22"/>
        </w:rPr>
        <w:t>°C</w:t>
      </w:r>
      <w:r w:rsidRPr="00B919FD">
        <w:rPr>
          <w:szCs w:val="22"/>
        </w:rPr>
        <w:t>孵育</w:t>
      </w:r>
      <w:r>
        <w:rPr>
          <w:szCs w:val="22"/>
        </w:rPr>
        <w:t>5min </w:t>
      </w:r>
    </w:p>
    <w:p w14:paraId="2C30CF83" w14:textId="77777777" w:rsidR="00296D36" w:rsidRPr="00B919FD" w:rsidRDefault="00296D36" w:rsidP="00A95F90">
      <w:pPr>
        <w:snapToGrid w:val="0"/>
        <w:spacing w:line="300" w:lineRule="auto"/>
        <w:ind w:firstLine="482"/>
        <w:rPr>
          <w:szCs w:val="22"/>
        </w:rPr>
      </w:pPr>
      <w:r w:rsidRPr="00B919FD">
        <w:rPr>
          <w:szCs w:val="22"/>
        </w:rPr>
        <w:t xml:space="preserve">12. </w:t>
      </w:r>
      <w:r w:rsidRPr="00B919FD">
        <w:rPr>
          <w:szCs w:val="22"/>
        </w:rPr>
        <w:t>室温</w:t>
      </w:r>
      <w:r w:rsidRPr="00B919FD">
        <w:rPr>
          <w:szCs w:val="22"/>
        </w:rPr>
        <w:t>10000</w:t>
      </w:r>
      <w:r>
        <w:rPr>
          <w:szCs w:val="22"/>
        </w:rPr>
        <w:t>g</w:t>
      </w:r>
      <w:r w:rsidRPr="00B919FD">
        <w:rPr>
          <w:szCs w:val="22"/>
        </w:rPr>
        <w:t>离心</w:t>
      </w:r>
      <w:r w:rsidRPr="00B919FD">
        <w:rPr>
          <w:szCs w:val="22"/>
        </w:rPr>
        <w:t>1min</w:t>
      </w:r>
    </w:p>
    <w:p w14:paraId="67959F37" w14:textId="77777777" w:rsidR="00296D36" w:rsidRPr="00B919FD" w:rsidRDefault="00296D36" w:rsidP="00A95F90">
      <w:pPr>
        <w:snapToGrid w:val="0"/>
        <w:spacing w:line="300" w:lineRule="auto"/>
        <w:ind w:firstLine="482"/>
        <w:rPr>
          <w:szCs w:val="22"/>
        </w:rPr>
      </w:pPr>
      <w:r w:rsidRPr="00B919FD">
        <w:rPr>
          <w:szCs w:val="22"/>
        </w:rPr>
        <w:t xml:space="preserve">13. </w:t>
      </w:r>
      <w:r w:rsidRPr="00B919FD">
        <w:rPr>
          <w:szCs w:val="22"/>
        </w:rPr>
        <w:t>避开沉淀物，转移至多</w:t>
      </w:r>
      <w:r w:rsidRPr="00B919FD">
        <w:rPr>
          <w:szCs w:val="22"/>
        </w:rPr>
        <w:t>750</w:t>
      </w:r>
      <w:r>
        <w:rPr>
          <w:szCs w:val="22"/>
        </w:rPr>
        <w:t>μL</w:t>
      </w:r>
      <w:r w:rsidRPr="00B919FD">
        <w:rPr>
          <w:szCs w:val="22"/>
        </w:rPr>
        <w:t>上清液到新的离心管</w:t>
      </w:r>
      <w:r>
        <w:rPr>
          <w:rFonts w:hint="eastAsia"/>
          <w:szCs w:val="22"/>
        </w:rPr>
        <w:t>中</w:t>
      </w:r>
    </w:p>
    <w:p w14:paraId="7209FDE2" w14:textId="77777777" w:rsidR="00296D36" w:rsidRPr="00B919FD" w:rsidRDefault="00296D36" w:rsidP="00A95F90">
      <w:pPr>
        <w:snapToGrid w:val="0"/>
        <w:spacing w:line="300" w:lineRule="auto"/>
        <w:ind w:firstLine="482"/>
        <w:rPr>
          <w:szCs w:val="22"/>
        </w:rPr>
      </w:pPr>
      <w:r w:rsidRPr="00B919FD">
        <w:rPr>
          <w:szCs w:val="22"/>
        </w:rPr>
        <w:t xml:space="preserve">14. </w:t>
      </w:r>
      <w:r w:rsidRPr="00B919FD">
        <w:rPr>
          <w:szCs w:val="22"/>
        </w:rPr>
        <w:t>使用前摇匀</w:t>
      </w:r>
      <w:r w:rsidRPr="00B919FD">
        <w:rPr>
          <w:szCs w:val="22"/>
        </w:rPr>
        <w:t>C4</w:t>
      </w:r>
      <w:r w:rsidRPr="00B919FD">
        <w:rPr>
          <w:szCs w:val="22"/>
        </w:rPr>
        <w:t>试剂，加入</w:t>
      </w:r>
      <w:r w:rsidRPr="00B919FD">
        <w:rPr>
          <w:szCs w:val="22"/>
        </w:rPr>
        <w:t>1. 2</w:t>
      </w:r>
      <w:r>
        <w:rPr>
          <w:rFonts w:hint="eastAsia"/>
          <w:szCs w:val="22"/>
        </w:rPr>
        <w:t xml:space="preserve"> </w:t>
      </w:r>
      <w:r>
        <w:rPr>
          <w:szCs w:val="22"/>
        </w:rPr>
        <w:t>mL</w:t>
      </w:r>
      <w:r w:rsidRPr="00B919FD">
        <w:rPr>
          <w:szCs w:val="22"/>
        </w:rPr>
        <w:t xml:space="preserve"> C4</w:t>
      </w:r>
      <w:r w:rsidRPr="00B919FD">
        <w:rPr>
          <w:szCs w:val="22"/>
        </w:rPr>
        <w:t>试剂，涡旋</w:t>
      </w:r>
      <w:r w:rsidRPr="00B919FD">
        <w:rPr>
          <w:szCs w:val="22"/>
        </w:rPr>
        <w:t>5s</w:t>
      </w:r>
      <w:r w:rsidRPr="00B919FD">
        <w:rPr>
          <w:szCs w:val="22"/>
        </w:rPr>
        <w:t>混匀</w:t>
      </w:r>
    </w:p>
    <w:p w14:paraId="045DBF71" w14:textId="77777777" w:rsidR="00296D36" w:rsidRPr="00254A30" w:rsidRDefault="00296D36" w:rsidP="00254A30">
      <w:pPr>
        <w:adjustRightInd w:val="0"/>
        <w:snapToGrid w:val="0"/>
        <w:spacing w:line="300" w:lineRule="auto"/>
        <w:ind w:leftChars="200" w:left="480"/>
        <w:rPr>
          <w:snapToGrid w:val="0"/>
          <w:spacing w:val="-3"/>
          <w:kern w:val="0"/>
        </w:rPr>
      </w:pPr>
      <w:r w:rsidRPr="003939B0">
        <w:rPr>
          <w:snapToGrid w:val="0"/>
          <w:spacing w:val="-3"/>
          <w:kern w:val="0"/>
        </w:rPr>
        <w:t xml:space="preserve">15. </w:t>
      </w:r>
      <w:r w:rsidRPr="00254A30">
        <w:rPr>
          <w:snapToGrid w:val="0"/>
          <w:spacing w:val="-3"/>
          <w:kern w:val="0"/>
        </w:rPr>
        <w:t>在</w:t>
      </w:r>
      <w:r w:rsidRPr="00254A30">
        <w:rPr>
          <w:rFonts w:hint="eastAsia"/>
          <w:snapToGrid w:val="0"/>
          <w:spacing w:val="-3"/>
          <w:kern w:val="0"/>
        </w:rPr>
        <w:t>带滤芯离心管</w:t>
      </w:r>
      <w:r w:rsidRPr="00254A30">
        <w:rPr>
          <w:snapToGrid w:val="0"/>
          <w:spacing w:val="-3"/>
          <w:kern w:val="0"/>
        </w:rPr>
        <w:t>中加</w:t>
      </w:r>
      <w:r w:rsidR="00254A30" w:rsidRPr="00254A30">
        <w:rPr>
          <w:snapToGrid w:val="0"/>
          <w:spacing w:val="-3"/>
          <w:kern w:val="0"/>
        </w:rPr>
        <w:t>入</w:t>
      </w:r>
      <w:r w:rsidRPr="00254A30">
        <w:rPr>
          <w:snapToGrid w:val="0"/>
          <w:spacing w:val="-3"/>
          <w:kern w:val="0"/>
        </w:rPr>
        <w:t>约</w:t>
      </w:r>
      <w:r w:rsidRPr="00254A30">
        <w:rPr>
          <w:snapToGrid w:val="0"/>
          <w:spacing w:val="-3"/>
          <w:kern w:val="0"/>
        </w:rPr>
        <w:t>675μL</w:t>
      </w:r>
      <w:r w:rsidRPr="00254A30">
        <w:rPr>
          <w:snapToGrid w:val="0"/>
          <w:spacing w:val="-3"/>
          <w:kern w:val="0"/>
        </w:rPr>
        <w:t>上清液，室温</w:t>
      </w:r>
      <w:r w:rsidRPr="00254A30">
        <w:rPr>
          <w:snapToGrid w:val="0"/>
          <w:spacing w:val="-3"/>
          <w:kern w:val="0"/>
        </w:rPr>
        <w:t>10000g</w:t>
      </w:r>
      <w:r w:rsidRPr="00254A30">
        <w:rPr>
          <w:snapToGrid w:val="0"/>
          <w:spacing w:val="-3"/>
          <w:kern w:val="0"/>
        </w:rPr>
        <w:t>离心</w:t>
      </w:r>
      <w:r w:rsidRPr="00254A30">
        <w:rPr>
          <w:snapToGrid w:val="0"/>
          <w:spacing w:val="-3"/>
          <w:kern w:val="0"/>
        </w:rPr>
        <w:t>1min</w:t>
      </w:r>
      <w:r w:rsidRPr="00254A30">
        <w:rPr>
          <w:snapToGrid w:val="0"/>
          <w:spacing w:val="-3"/>
          <w:kern w:val="0"/>
        </w:rPr>
        <w:t>；弃去滤液，继续加入</w:t>
      </w:r>
      <w:r w:rsidRPr="00254A30">
        <w:rPr>
          <w:snapToGrid w:val="0"/>
          <w:spacing w:val="-3"/>
          <w:kern w:val="0"/>
        </w:rPr>
        <w:t>675μL</w:t>
      </w:r>
      <w:r w:rsidRPr="00254A30">
        <w:rPr>
          <w:snapToGrid w:val="0"/>
          <w:spacing w:val="-3"/>
          <w:kern w:val="0"/>
        </w:rPr>
        <w:t>上清液，室温</w:t>
      </w:r>
      <w:r w:rsidRPr="00254A30">
        <w:rPr>
          <w:snapToGrid w:val="0"/>
          <w:spacing w:val="-3"/>
          <w:kern w:val="0"/>
        </w:rPr>
        <w:t>10000g</w:t>
      </w:r>
      <w:r w:rsidRPr="00254A30">
        <w:rPr>
          <w:snapToGrid w:val="0"/>
          <w:spacing w:val="-3"/>
          <w:kern w:val="0"/>
        </w:rPr>
        <w:t>离心</w:t>
      </w:r>
      <w:r w:rsidRPr="00254A30">
        <w:rPr>
          <w:snapToGrid w:val="0"/>
          <w:spacing w:val="-3"/>
          <w:kern w:val="0"/>
        </w:rPr>
        <w:t>1min</w:t>
      </w:r>
      <w:r w:rsidRPr="00254A30">
        <w:rPr>
          <w:snapToGrid w:val="0"/>
          <w:spacing w:val="-3"/>
          <w:kern w:val="0"/>
        </w:rPr>
        <w:t>；重复</w:t>
      </w:r>
      <w:r w:rsidR="00254A30">
        <w:rPr>
          <w:rFonts w:hint="eastAsia"/>
          <w:snapToGrid w:val="0"/>
          <w:spacing w:val="-3"/>
          <w:kern w:val="0"/>
        </w:rPr>
        <w:t>上述过程，</w:t>
      </w:r>
      <w:r w:rsidRPr="00254A30">
        <w:rPr>
          <w:snapToGrid w:val="0"/>
          <w:spacing w:val="-3"/>
          <w:kern w:val="0"/>
        </w:rPr>
        <w:t>直至过滤完</w:t>
      </w:r>
      <w:r w:rsidRPr="00254A30">
        <w:rPr>
          <w:rFonts w:hint="eastAsia"/>
          <w:snapToGrid w:val="0"/>
          <w:spacing w:val="-3"/>
          <w:kern w:val="0"/>
        </w:rPr>
        <w:t>所有</w:t>
      </w:r>
      <w:r w:rsidR="00254A30" w:rsidRPr="00254A30">
        <w:rPr>
          <w:snapToGrid w:val="0"/>
          <w:spacing w:val="-3"/>
          <w:kern w:val="0"/>
        </w:rPr>
        <w:t>上清液</w:t>
      </w:r>
    </w:p>
    <w:p w14:paraId="1B85FABD" w14:textId="77777777" w:rsidR="00296D36" w:rsidRPr="00B919FD" w:rsidRDefault="00296D36" w:rsidP="00A95F90">
      <w:pPr>
        <w:snapToGrid w:val="0"/>
        <w:spacing w:line="300" w:lineRule="auto"/>
        <w:ind w:firstLine="482"/>
        <w:rPr>
          <w:szCs w:val="22"/>
        </w:rPr>
      </w:pPr>
      <w:r w:rsidRPr="00B919FD">
        <w:rPr>
          <w:szCs w:val="22"/>
        </w:rPr>
        <w:t xml:space="preserve">16. </w:t>
      </w:r>
      <w:r>
        <w:rPr>
          <w:rFonts w:hint="eastAsia"/>
          <w:szCs w:val="22"/>
        </w:rPr>
        <w:t>向</w:t>
      </w:r>
      <w:r w:rsidRPr="00B919FD">
        <w:rPr>
          <w:rFonts w:hint="eastAsia"/>
          <w:szCs w:val="22"/>
        </w:rPr>
        <w:t>带滤芯离心管</w:t>
      </w:r>
      <w:r w:rsidRPr="00B919FD">
        <w:rPr>
          <w:szCs w:val="22"/>
        </w:rPr>
        <w:t>中加入</w:t>
      </w:r>
      <w:r w:rsidRPr="00B919FD">
        <w:rPr>
          <w:szCs w:val="22"/>
        </w:rPr>
        <w:t>500</w:t>
      </w:r>
      <w:r>
        <w:rPr>
          <w:szCs w:val="22"/>
        </w:rPr>
        <w:t>μL</w:t>
      </w:r>
      <w:r w:rsidRPr="00B919FD">
        <w:rPr>
          <w:szCs w:val="22"/>
        </w:rPr>
        <w:t xml:space="preserve"> C5</w:t>
      </w:r>
      <w:r w:rsidRPr="00B919FD">
        <w:rPr>
          <w:szCs w:val="22"/>
        </w:rPr>
        <w:t>试剂，室温</w:t>
      </w:r>
      <w:r w:rsidRPr="00B919FD">
        <w:rPr>
          <w:szCs w:val="22"/>
        </w:rPr>
        <w:t>10000g</w:t>
      </w:r>
      <w:r w:rsidRPr="00B919FD">
        <w:rPr>
          <w:szCs w:val="22"/>
        </w:rPr>
        <w:t>离心</w:t>
      </w:r>
      <w:r w:rsidRPr="00B919FD">
        <w:rPr>
          <w:szCs w:val="22"/>
        </w:rPr>
        <w:t>30s </w:t>
      </w:r>
    </w:p>
    <w:p w14:paraId="7DF0F056" w14:textId="77777777" w:rsidR="00296D36" w:rsidRPr="00B919FD" w:rsidRDefault="00296D36" w:rsidP="00A95F90">
      <w:pPr>
        <w:snapToGrid w:val="0"/>
        <w:spacing w:line="300" w:lineRule="auto"/>
        <w:ind w:firstLine="482"/>
        <w:rPr>
          <w:szCs w:val="22"/>
        </w:rPr>
      </w:pPr>
      <w:r w:rsidRPr="00B919FD">
        <w:rPr>
          <w:szCs w:val="22"/>
        </w:rPr>
        <w:t xml:space="preserve">17. </w:t>
      </w:r>
      <w:r w:rsidRPr="00B919FD">
        <w:rPr>
          <w:szCs w:val="22"/>
        </w:rPr>
        <w:t>弃去滤液</w:t>
      </w:r>
    </w:p>
    <w:p w14:paraId="1F40FE9E" w14:textId="77777777" w:rsidR="00296D36" w:rsidRPr="00B919FD" w:rsidRDefault="00296D36" w:rsidP="00A95F90">
      <w:pPr>
        <w:snapToGrid w:val="0"/>
        <w:spacing w:line="300" w:lineRule="auto"/>
        <w:ind w:firstLine="482"/>
        <w:rPr>
          <w:szCs w:val="22"/>
        </w:rPr>
      </w:pPr>
      <w:r w:rsidRPr="00B919FD">
        <w:rPr>
          <w:szCs w:val="22"/>
        </w:rPr>
        <w:t xml:space="preserve">18. </w:t>
      </w:r>
      <w:r w:rsidRPr="00B919FD">
        <w:rPr>
          <w:szCs w:val="22"/>
        </w:rPr>
        <w:t>室温</w:t>
      </w:r>
      <w:r w:rsidRPr="00B919FD">
        <w:rPr>
          <w:szCs w:val="22"/>
        </w:rPr>
        <w:t>10000g</w:t>
      </w:r>
      <w:r w:rsidRPr="00B919FD">
        <w:rPr>
          <w:szCs w:val="22"/>
        </w:rPr>
        <w:t>离心</w:t>
      </w:r>
      <w:r w:rsidRPr="00B919FD">
        <w:rPr>
          <w:szCs w:val="22"/>
        </w:rPr>
        <w:t>1min</w:t>
      </w:r>
    </w:p>
    <w:p w14:paraId="1B74B21E" w14:textId="77777777" w:rsidR="00296D36" w:rsidRPr="00B919FD" w:rsidRDefault="00296D36" w:rsidP="00A95F90">
      <w:pPr>
        <w:snapToGrid w:val="0"/>
        <w:spacing w:line="300" w:lineRule="auto"/>
        <w:ind w:firstLine="482"/>
        <w:rPr>
          <w:szCs w:val="22"/>
        </w:rPr>
      </w:pPr>
      <w:r w:rsidRPr="00B919FD">
        <w:rPr>
          <w:szCs w:val="22"/>
        </w:rPr>
        <w:t xml:space="preserve">19. </w:t>
      </w:r>
      <w:r w:rsidRPr="00B919FD">
        <w:rPr>
          <w:szCs w:val="22"/>
        </w:rPr>
        <w:t>小心转移</w:t>
      </w:r>
      <w:r>
        <w:rPr>
          <w:rFonts w:hint="eastAsia"/>
          <w:szCs w:val="22"/>
        </w:rPr>
        <w:t>滤芯</w:t>
      </w:r>
      <w:r w:rsidRPr="00B919FD">
        <w:rPr>
          <w:szCs w:val="22"/>
        </w:rPr>
        <w:t>到</w:t>
      </w:r>
      <w:r>
        <w:rPr>
          <w:rFonts w:hint="eastAsia"/>
          <w:szCs w:val="22"/>
        </w:rPr>
        <w:t>新</w:t>
      </w:r>
      <w:r w:rsidRPr="00B919FD">
        <w:rPr>
          <w:szCs w:val="22"/>
        </w:rPr>
        <w:t>离心管中，尽量避免</w:t>
      </w:r>
      <w:r w:rsidRPr="00B919FD">
        <w:rPr>
          <w:szCs w:val="22"/>
        </w:rPr>
        <w:t xml:space="preserve">C5 </w:t>
      </w:r>
      <w:r>
        <w:rPr>
          <w:rFonts w:hint="eastAsia"/>
          <w:szCs w:val="22"/>
        </w:rPr>
        <w:t>试剂</w:t>
      </w:r>
      <w:r w:rsidRPr="00B919FD">
        <w:rPr>
          <w:szCs w:val="22"/>
        </w:rPr>
        <w:t>污染</w:t>
      </w:r>
    </w:p>
    <w:p w14:paraId="66E1DDA5" w14:textId="77777777" w:rsidR="00296D36" w:rsidRPr="00B919FD" w:rsidRDefault="00296D36" w:rsidP="00A95F90">
      <w:pPr>
        <w:snapToGrid w:val="0"/>
        <w:spacing w:line="300" w:lineRule="auto"/>
        <w:ind w:firstLine="482"/>
        <w:rPr>
          <w:szCs w:val="22"/>
        </w:rPr>
      </w:pPr>
      <w:r w:rsidRPr="00B919FD">
        <w:rPr>
          <w:szCs w:val="22"/>
        </w:rPr>
        <w:t xml:space="preserve">20. </w:t>
      </w:r>
      <w:r w:rsidRPr="00B919FD">
        <w:rPr>
          <w:szCs w:val="22"/>
        </w:rPr>
        <w:t>向滤膜中加入</w:t>
      </w:r>
      <w:r w:rsidRPr="00B919FD">
        <w:rPr>
          <w:szCs w:val="22"/>
        </w:rPr>
        <w:t>100</w:t>
      </w:r>
      <w:r>
        <w:rPr>
          <w:szCs w:val="22"/>
        </w:rPr>
        <w:t>μL</w:t>
      </w:r>
      <w:r w:rsidRPr="00B919FD">
        <w:rPr>
          <w:szCs w:val="22"/>
        </w:rPr>
        <w:t xml:space="preserve"> C6</w:t>
      </w:r>
      <w:r w:rsidRPr="00B919FD">
        <w:rPr>
          <w:szCs w:val="22"/>
        </w:rPr>
        <w:t>试剂</w:t>
      </w:r>
    </w:p>
    <w:p w14:paraId="0200FE5A" w14:textId="77777777" w:rsidR="00296D36" w:rsidRPr="00B919FD" w:rsidRDefault="00296D36" w:rsidP="00A95F90">
      <w:pPr>
        <w:snapToGrid w:val="0"/>
        <w:spacing w:line="300" w:lineRule="auto"/>
        <w:ind w:firstLine="482"/>
        <w:rPr>
          <w:szCs w:val="22"/>
        </w:rPr>
      </w:pPr>
      <w:r w:rsidRPr="00B919FD">
        <w:rPr>
          <w:szCs w:val="22"/>
        </w:rPr>
        <w:t xml:space="preserve">21. </w:t>
      </w:r>
      <w:r w:rsidRPr="00B919FD">
        <w:rPr>
          <w:szCs w:val="22"/>
        </w:rPr>
        <w:t>室温</w:t>
      </w:r>
      <w:r w:rsidRPr="00B919FD">
        <w:rPr>
          <w:szCs w:val="22"/>
        </w:rPr>
        <w:t>10000g</w:t>
      </w:r>
      <w:r w:rsidRPr="00B919FD">
        <w:rPr>
          <w:szCs w:val="22"/>
        </w:rPr>
        <w:t>离心</w:t>
      </w:r>
      <w:r w:rsidRPr="00B919FD">
        <w:rPr>
          <w:szCs w:val="22"/>
        </w:rPr>
        <w:t>30s </w:t>
      </w:r>
    </w:p>
    <w:p w14:paraId="7B2A7C63" w14:textId="77777777" w:rsidR="00296D36" w:rsidRPr="00B919FD" w:rsidRDefault="00296D36" w:rsidP="00A95F90">
      <w:pPr>
        <w:snapToGrid w:val="0"/>
        <w:spacing w:line="300" w:lineRule="auto"/>
        <w:ind w:firstLine="482"/>
        <w:rPr>
          <w:szCs w:val="22"/>
        </w:rPr>
      </w:pPr>
      <w:r w:rsidRPr="00B919FD">
        <w:rPr>
          <w:szCs w:val="22"/>
        </w:rPr>
        <w:t xml:space="preserve">22. </w:t>
      </w:r>
      <w:r w:rsidRPr="00B919FD">
        <w:rPr>
          <w:szCs w:val="22"/>
        </w:rPr>
        <w:t>弃去</w:t>
      </w:r>
      <w:r>
        <w:rPr>
          <w:rFonts w:hint="eastAsia"/>
          <w:szCs w:val="22"/>
        </w:rPr>
        <w:t>滤芯</w:t>
      </w:r>
    </w:p>
    <w:p w14:paraId="27F2DCED" w14:textId="77777777" w:rsidR="00296D36" w:rsidRPr="002C4C7F" w:rsidRDefault="00296D36" w:rsidP="00A95F90">
      <w:pPr>
        <w:adjustRightInd w:val="0"/>
        <w:snapToGrid w:val="0"/>
        <w:spacing w:line="300" w:lineRule="auto"/>
        <w:ind w:firstLine="482"/>
        <w:rPr>
          <w:szCs w:val="22"/>
        </w:rPr>
      </w:pPr>
      <w:r w:rsidRPr="00B919FD">
        <w:rPr>
          <w:szCs w:val="22"/>
        </w:rPr>
        <w:t>将</w:t>
      </w:r>
      <w:r w:rsidRPr="00B919FD">
        <w:rPr>
          <w:szCs w:val="22"/>
        </w:rPr>
        <w:t>DNA</w:t>
      </w:r>
      <w:r w:rsidRPr="00B919FD">
        <w:rPr>
          <w:szCs w:val="22"/>
        </w:rPr>
        <w:t>在</w:t>
      </w:r>
      <w:r w:rsidRPr="00B919FD">
        <w:rPr>
          <w:szCs w:val="22"/>
        </w:rPr>
        <w:t>-40</w:t>
      </w:r>
      <w:r>
        <w:rPr>
          <w:rFonts w:hint="eastAsia"/>
          <w:szCs w:val="22"/>
        </w:rPr>
        <w:t xml:space="preserve"> </w:t>
      </w:r>
      <w:r w:rsidRPr="00B919FD">
        <w:rPr>
          <w:szCs w:val="22"/>
        </w:rPr>
        <w:t>°C</w:t>
      </w:r>
      <w:r w:rsidRPr="00B919FD">
        <w:rPr>
          <w:szCs w:val="22"/>
        </w:rPr>
        <w:t>冷冻保存</w:t>
      </w:r>
      <w:r w:rsidRPr="00B919FD">
        <w:rPr>
          <w:rFonts w:hint="eastAsia"/>
          <w:szCs w:val="22"/>
        </w:rPr>
        <w:t>。</w:t>
      </w:r>
    </w:p>
    <w:p w14:paraId="2B123D5A" w14:textId="77777777" w:rsidR="00296D36" w:rsidRPr="00C926C6" w:rsidRDefault="00296D36" w:rsidP="00A95F90">
      <w:pPr>
        <w:pStyle w:val="4"/>
        <w:adjustRightInd w:val="0"/>
        <w:spacing w:before="156" w:afterLines="0" w:line="300" w:lineRule="auto"/>
        <w:rPr>
          <w:szCs w:val="24"/>
        </w:rPr>
      </w:pPr>
      <w:bookmarkStart w:id="151" w:name="_Toc346463091"/>
      <w:r>
        <w:rPr>
          <w:szCs w:val="24"/>
        </w:rPr>
        <w:br w:type="page"/>
      </w:r>
      <w:r w:rsidRPr="00C926C6">
        <w:rPr>
          <w:rFonts w:hint="eastAsia"/>
          <w:szCs w:val="24"/>
        </w:rPr>
        <w:lastRenderedPageBreak/>
        <w:t>2</w:t>
      </w:r>
      <w:r w:rsidRPr="00C926C6">
        <w:rPr>
          <w:szCs w:val="24"/>
        </w:rPr>
        <w:t>.2.</w:t>
      </w:r>
      <w:r w:rsidRPr="00C926C6">
        <w:rPr>
          <w:rFonts w:hint="eastAsia"/>
          <w:szCs w:val="24"/>
        </w:rPr>
        <w:t>2.2 PCR</w:t>
      </w:r>
      <w:r w:rsidRPr="00C926C6">
        <w:rPr>
          <w:rFonts w:hint="eastAsia"/>
          <w:szCs w:val="24"/>
        </w:rPr>
        <w:t>扩增</w:t>
      </w:r>
      <w:bookmarkEnd w:id="151"/>
    </w:p>
    <w:p w14:paraId="75C86395" w14:textId="77777777" w:rsidR="00296D36" w:rsidRPr="00D45A47" w:rsidRDefault="00296D36" w:rsidP="00A95F90">
      <w:pPr>
        <w:adjustRightInd w:val="0"/>
        <w:snapToGrid w:val="0"/>
        <w:spacing w:line="300" w:lineRule="auto"/>
        <w:ind w:firstLineChars="200" w:firstLine="480"/>
        <w:rPr>
          <w:szCs w:val="22"/>
        </w:rPr>
      </w:pPr>
      <w:r w:rsidRPr="00D45A47">
        <w:rPr>
          <w:rFonts w:hint="eastAsia"/>
          <w:szCs w:val="22"/>
        </w:rPr>
        <w:t>采用引物</w:t>
      </w:r>
      <w:r w:rsidRPr="00D45A47">
        <w:rPr>
          <w:rFonts w:hint="eastAsia"/>
          <w:szCs w:val="22"/>
        </w:rPr>
        <w:t>357F</w:t>
      </w:r>
      <w:r w:rsidRPr="00D45A47">
        <w:rPr>
          <w:rFonts w:hint="eastAsia"/>
          <w:szCs w:val="22"/>
        </w:rPr>
        <w:t>（</w:t>
      </w:r>
      <w:r w:rsidRPr="00D45A47">
        <w:rPr>
          <w:szCs w:val="22"/>
        </w:rPr>
        <w:t>5"-CCTACGGGAGGCAGCAG-3"</w:t>
      </w:r>
      <w:r w:rsidRPr="00D45A47">
        <w:rPr>
          <w:rFonts w:hint="eastAsia"/>
          <w:szCs w:val="22"/>
        </w:rPr>
        <w:t>）、</w:t>
      </w:r>
      <w:r w:rsidRPr="00D45A47">
        <w:rPr>
          <w:rFonts w:hint="eastAsia"/>
          <w:szCs w:val="22"/>
        </w:rPr>
        <w:t>806R</w:t>
      </w:r>
      <w:r w:rsidRPr="00D45A47">
        <w:rPr>
          <w:rFonts w:hint="eastAsia"/>
          <w:szCs w:val="22"/>
        </w:rPr>
        <w:t>（</w:t>
      </w:r>
      <w:r w:rsidRPr="00D45A47">
        <w:rPr>
          <w:szCs w:val="22"/>
        </w:rPr>
        <w:t>5"-</w:t>
      </w:r>
      <w:r w:rsidRPr="00D45A47">
        <w:rPr>
          <w:rFonts w:hint="eastAsia"/>
          <w:szCs w:val="22"/>
        </w:rPr>
        <w:t>GGACTACHVGGGTWTCTAAT</w:t>
      </w:r>
      <w:r w:rsidRPr="00D45A47">
        <w:rPr>
          <w:szCs w:val="22"/>
        </w:rPr>
        <w:t>-3"</w:t>
      </w:r>
      <w:r>
        <w:rPr>
          <w:rFonts w:hint="eastAsia"/>
          <w:szCs w:val="22"/>
        </w:rPr>
        <w:t>）</w:t>
      </w:r>
      <w:r w:rsidRPr="00D45A47">
        <w:rPr>
          <w:rFonts w:hint="eastAsia"/>
          <w:szCs w:val="22"/>
        </w:rPr>
        <w:t>对基因组</w:t>
      </w:r>
      <w:r w:rsidRPr="00D45A47">
        <w:rPr>
          <w:rFonts w:hint="eastAsia"/>
          <w:szCs w:val="22"/>
        </w:rPr>
        <w:t>DNA</w:t>
      </w:r>
      <w:r w:rsidRPr="00D45A47">
        <w:rPr>
          <w:rFonts w:hint="eastAsia"/>
          <w:szCs w:val="22"/>
        </w:rPr>
        <w:t>的</w:t>
      </w:r>
      <w:r>
        <w:rPr>
          <w:rFonts w:hint="eastAsia"/>
          <w:szCs w:val="22"/>
        </w:rPr>
        <w:t>16S rRNA</w:t>
      </w:r>
      <w:r w:rsidRPr="00D45A47">
        <w:rPr>
          <w:rFonts w:hint="eastAsia"/>
          <w:szCs w:val="22"/>
        </w:rPr>
        <w:t>基因</w:t>
      </w:r>
      <w:r w:rsidRPr="00D45A47">
        <w:rPr>
          <w:rFonts w:hint="eastAsia"/>
          <w:szCs w:val="22"/>
        </w:rPr>
        <w:t>V3</w:t>
      </w:r>
      <w:r>
        <w:rPr>
          <w:szCs w:val="22"/>
        </w:rPr>
        <w:t>–</w:t>
      </w:r>
      <w:r w:rsidRPr="00D45A47">
        <w:rPr>
          <w:rFonts w:hint="eastAsia"/>
          <w:szCs w:val="22"/>
        </w:rPr>
        <w:t>V4</w:t>
      </w:r>
      <w:r w:rsidRPr="00D45A47">
        <w:rPr>
          <w:rFonts w:hint="eastAsia"/>
          <w:szCs w:val="22"/>
        </w:rPr>
        <w:t>可变区扩增。</w:t>
      </w:r>
    </w:p>
    <w:p w14:paraId="23A14CAF" w14:textId="77777777" w:rsidR="00296D36" w:rsidRPr="00D45A47" w:rsidRDefault="00296D36" w:rsidP="00A95F90">
      <w:pPr>
        <w:adjustRightInd w:val="0"/>
        <w:snapToGrid w:val="0"/>
        <w:spacing w:line="300" w:lineRule="auto"/>
        <w:ind w:firstLineChars="200" w:firstLine="480"/>
        <w:rPr>
          <w:szCs w:val="22"/>
        </w:rPr>
      </w:pPr>
      <w:r w:rsidRPr="00D45A47">
        <w:rPr>
          <w:rFonts w:hint="eastAsia"/>
          <w:szCs w:val="22"/>
        </w:rPr>
        <w:t>PCR</w:t>
      </w:r>
      <w:r w:rsidRPr="00D45A47">
        <w:rPr>
          <w:rFonts w:hint="eastAsia"/>
          <w:szCs w:val="22"/>
        </w:rPr>
        <w:t>反应体系为</w:t>
      </w:r>
      <w:r w:rsidRPr="00D45A47">
        <w:rPr>
          <w:rFonts w:hint="eastAsia"/>
          <w:szCs w:val="22"/>
        </w:rPr>
        <w:t>:10</w:t>
      </w:r>
      <w:r w:rsidRPr="006B413D">
        <w:rPr>
          <w:snapToGrid w:val="0"/>
          <w:spacing w:val="-3"/>
          <w:kern w:val="0"/>
        </w:rPr>
        <w:t>×</w:t>
      </w:r>
      <w:r w:rsidRPr="00D45A47">
        <w:rPr>
          <w:rFonts w:hint="eastAsia"/>
          <w:szCs w:val="22"/>
        </w:rPr>
        <w:t>Ex Taq Buffer 6</w:t>
      </w:r>
      <w:r>
        <w:rPr>
          <w:szCs w:val="22"/>
        </w:rPr>
        <w:t>μL</w:t>
      </w:r>
      <w:r w:rsidRPr="00D45A47">
        <w:rPr>
          <w:rFonts w:hint="eastAsia"/>
          <w:szCs w:val="22"/>
        </w:rPr>
        <w:t>，</w:t>
      </w:r>
      <w:r w:rsidRPr="00D45A47">
        <w:rPr>
          <w:rFonts w:hint="eastAsia"/>
          <w:szCs w:val="22"/>
        </w:rPr>
        <w:t>dNTP 6</w:t>
      </w:r>
      <w:r>
        <w:rPr>
          <w:szCs w:val="22"/>
        </w:rPr>
        <w:t>μL</w:t>
      </w:r>
      <w:r w:rsidRPr="00D45A47">
        <w:rPr>
          <w:rFonts w:hint="eastAsia"/>
          <w:szCs w:val="22"/>
        </w:rPr>
        <w:t>，</w:t>
      </w:r>
      <w:r w:rsidRPr="00D45A47">
        <w:rPr>
          <w:rFonts w:hint="eastAsia"/>
          <w:szCs w:val="22"/>
        </w:rPr>
        <w:t>BSA 0.6</w:t>
      </w:r>
      <w:r>
        <w:rPr>
          <w:szCs w:val="22"/>
        </w:rPr>
        <w:t>μL</w:t>
      </w:r>
      <w:r w:rsidRPr="00D45A47">
        <w:rPr>
          <w:rFonts w:hint="eastAsia"/>
          <w:szCs w:val="22"/>
        </w:rPr>
        <w:t>，上下游引物各</w:t>
      </w:r>
      <w:r w:rsidRPr="00D45A47">
        <w:rPr>
          <w:rFonts w:hint="eastAsia"/>
          <w:szCs w:val="22"/>
        </w:rPr>
        <w:t>1.2</w:t>
      </w:r>
      <w:r>
        <w:rPr>
          <w:szCs w:val="22"/>
        </w:rPr>
        <w:t>μL</w:t>
      </w:r>
      <w:r w:rsidRPr="00D45A47">
        <w:rPr>
          <w:rFonts w:hint="eastAsia"/>
          <w:szCs w:val="22"/>
        </w:rPr>
        <w:t>，</w:t>
      </w:r>
      <w:r w:rsidRPr="00D45A47">
        <w:rPr>
          <w:rFonts w:hint="eastAsia"/>
          <w:szCs w:val="22"/>
        </w:rPr>
        <w:t>DNA 1</w:t>
      </w:r>
      <w:r>
        <w:rPr>
          <w:szCs w:val="22"/>
        </w:rPr>
        <w:t>μL</w:t>
      </w:r>
      <w:r w:rsidRPr="00D45A47">
        <w:rPr>
          <w:rFonts w:hint="eastAsia"/>
          <w:szCs w:val="22"/>
        </w:rPr>
        <w:t>，</w:t>
      </w:r>
      <w:r w:rsidRPr="00D45A47">
        <w:rPr>
          <w:rFonts w:hint="eastAsia"/>
          <w:szCs w:val="22"/>
        </w:rPr>
        <w:t>ddH2O 43.7</w:t>
      </w:r>
      <w:r>
        <w:rPr>
          <w:szCs w:val="22"/>
        </w:rPr>
        <w:t>μL</w:t>
      </w:r>
      <w:r w:rsidRPr="00D45A47">
        <w:rPr>
          <w:rFonts w:hint="eastAsia"/>
          <w:szCs w:val="22"/>
        </w:rPr>
        <w:t>，总体积</w:t>
      </w:r>
      <w:r w:rsidRPr="00D45A47">
        <w:rPr>
          <w:rFonts w:hint="eastAsia"/>
          <w:szCs w:val="22"/>
        </w:rPr>
        <w:t>60</w:t>
      </w:r>
      <w:r>
        <w:rPr>
          <w:szCs w:val="22"/>
        </w:rPr>
        <w:t>μL</w:t>
      </w:r>
      <w:r w:rsidRPr="00D45A47">
        <w:rPr>
          <w:rFonts w:hint="eastAsia"/>
          <w:szCs w:val="22"/>
        </w:rPr>
        <w:t>。</w:t>
      </w:r>
    </w:p>
    <w:p w14:paraId="7E078B4B" w14:textId="77777777" w:rsidR="00296D36" w:rsidRPr="00D45A47" w:rsidRDefault="00296D36" w:rsidP="00A95F90">
      <w:pPr>
        <w:adjustRightInd w:val="0"/>
        <w:snapToGrid w:val="0"/>
        <w:spacing w:line="300" w:lineRule="auto"/>
        <w:ind w:firstLineChars="200" w:firstLine="480"/>
        <w:rPr>
          <w:szCs w:val="22"/>
        </w:rPr>
      </w:pPr>
      <w:r w:rsidRPr="00D45A47">
        <w:rPr>
          <w:rFonts w:hint="eastAsia"/>
          <w:szCs w:val="22"/>
        </w:rPr>
        <w:t>PCR</w:t>
      </w:r>
      <w:r>
        <w:rPr>
          <w:rFonts w:hint="eastAsia"/>
          <w:szCs w:val="22"/>
        </w:rPr>
        <w:t>循环</w:t>
      </w:r>
      <w:r w:rsidRPr="00D45A47">
        <w:rPr>
          <w:rFonts w:hint="eastAsia"/>
          <w:szCs w:val="22"/>
        </w:rPr>
        <w:t>条件如下：</w:t>
      </w:r>
      <w:r w:rsidRPr="00D45A47">
        <w:rPr>
          <w:szCs w:val="22"/>
        </w:rPr>
        <w:t>94°C</w:t>
      </w:r>
      <w:r w:rsidRPr="00D45A47">
        <w:rPr>
          <w:rFonts w:hint="eastAsia"/>
          <w:szCs w:val="22"/>
        </w:rPr>
        <w:t>预变性</w:t>
      </w:r>
      <w:r w:rsidRPr="00D45A47">
        <w:rPr>
          <w:szCs w:val="22"/>
        </w:rPr>
        <w:t>5min</w:t>
      </w:r>
      <w:r w:rsidRPr="00D45A47">
        <w:rPr>
          <w:rFonts w:hint="eastAsia"/>
          <w:szCs w:val="22"/>
        </w:rPr>
        <w:t>，</w:t>
      </w:r>
      <w:r w:rsidRPr="00D45A47">
        <w:rPr>
          <w:szCs w:val="22"/>
        </w:rPr>
        <w:t>94°C</w:t>
      </w:r>
      <w:r w:rsidRPr="00D45A47">
        <w:rPr>
          <w:rFonts w:hint="eastAsia"/>
          <w:szCs w:val="22"/>
        </w:rPr>
        <w:t>变性</w:t>
      </w:r>
      <w:r w:rsidRPr="00D45A47">
        <w:rPr>
          <w:szCs w:val="22"/>
        </w:rPr>
        <w:t>30s</w:t>
      </w:r>
      <w:r w:rsidRPr="00D45A47">
        <w:rPr>
          <w:rFonts w:hint="eastAsia"/>
          <w:szCs w:val="22"/>
        </w:rPr>
        <w:t>，</w:t>
      </w:r>
      <w:r w:rsidRPr="00D45A47">
        <w:rPr>
          <w:szCs w:val="22"/>
        </w:rPr>
        <w:t>52°C</w:t>
      </w:r>
      <w:r w:rsidRPr="00D45A47">
        <w:rPr>
          <w:rFonts w:hint="eastAsia"/>
          <w:szCs w:val="22"/>
        </w:rPr>
        <w:t>退火</w:t>
      </w:r>
      <w:r w:rsidRPr="00D45A47">
        <w:rPr>
          <w:szCs w:val="22"/>
        </w:rPr>
        <w:t>30s</w:t>
      </w:r>
      <w:r w:rsidRPr="00D45A47">
        <w:rPr>
          <w:rFonts w:hint="eastAsia"/>
          <w:szCs w:val="22"/>
        </w:rPr>
        <w:t>，</w:t>
      </w:r>
      <w:r w:rsidRPr="00D45A47">
        <w:rPr>
          <w:szCs w:val="22"/>
        </w:rPr>
        <w:t>72°C</w:t>
      </w:r>
      <w:r w:rsidRPr="00D45A47">
        <w:rPr>
          <w:rFonts w:hint="eastAsia"/>
          <w:szCs w:val="22"/>
        </w:rPr>
        <w:t>延伸</w:t>
      </w:r>
      <w:r w:rsidRPr="00D45A47">
        <w:rPr>
          <w:szCs w:val="22"/>
        </w:rPr>
        <w:t>45s</w:t>
      </w:r>
      <w:r w:rsidRPr="00D45A47">
        <w:rPr>
          <w:rFonts w:hint="eastAsia"/>
          <w:szCs w:val="22"/>
        </w:rPr>
        <w:t>，共</w:t>
      </w:r>
      <w:r w:rsidRPr="00D45A47">
        <w:rPr>
          <w:rFonts w:hint="eastAsia"/>
          <w:szCs w:val="22"/>
        </w:rPr>
        <w:t>31</w:t>
      </w:r>
      <w:r w:rsidRPr="00D45A47">
        <w:rPr>
          <w:rFonts w:hint="eastAsia"/>
          <w:szCs w:val="22"/>
        </w:rPr>
        <w:t>个循环；</w:t>
      </w:r>
      <w:r w:rsidRPr="00D45A47">
        <w:rPr>
          <w:szCs w:val="22"/>
        </w:rPr>
        <w:t>72°C</w:t>
      </w:r>
      <w:r w:rsidRPr="00D45A47">
        <w:rPr>
          <w:rFonts w:hint="eastAsia"/>
          <w:szCs w:val="22"/>
        </w:rPr>
        <w:t>延伸</w:t>
      </w:r>
      <w:r w:rsidRPr="00D45A47">
        <w:rPr>
          <w:szCs w:val="22"/>
        </w:rPr>
        <w:t>10min</w:t>
      </w:r>
      <w:r w:rsidRPr="00D45A47">
        <w:rPr>
          <w:rFonts w:hint="eastAsia"/>
          <w:szCs w:val="22"/>
        </w:rPr>
        <w:t>。用琼脂糖凝胶电泳检测扩增产物。</w:t>
      </w:r>
    </w:p>
    <w:p w14:paraId="0277C585" w14:textId="77777777" w:rsidR="00296D36" w:rsidRPr="00D45A47" w:rsidRDefault="00296D36" w:rsidP="00A95F90">
      <w:pPr>
        <w:adjustRightInd w:val="0"/>
        <w:snapToGrid w:val="0"/>
        <w:spacing w:line="300" w:lineRule="auto"/>
        <w:ind w:firstLineChars="200" w:firstLine="480"/>
        <w:rPr>
          <w:szCs w:val="22"/>
        </w:rPr>
      </w:pPr>
      <w:r w:rsidRPr="00D45A47">
        <w:rPr>
          <w:rFonts w:hint="eastAsia"/>
          <w:szCs w:val="22"/>
        </w:rPr>
        <w:t>根据</w:t>
      </w:r>
      <w:r>
        <w:rPr>
          <w:szCs w:val="22"/>
        </w:rPr>
        <w:t>PCR</w:t>
      </w:r>
      <w:r w:rsidRPr="00D45A47">
        <w:rPr>
          <w:rFonts w:hint="eastAsia"/>
          <w:szCs w:val="22"/>
        </w:rPr>
        <w:t>产物浓度</w:t>
      </w:r>
      <w:r>
        <w:rPr>
          <w:rFonts w:hint="eastAsia"/>
          <w:szCs w:val="22"/>
        </w:rPr>
        <w:t>，</w:t>
      </w:r>
      <w:r w:rsidRPr="00D45A47">
        <w:rPr>
          <w:rFonts w:hint="eastAsia"/>
          <w:szCs w:val="22"/>
        </w:rPr>
        <w:t>将各样品进行等浓度混样。采用</w:t>
      </w:r>
      <w:r w:rsidRPr="00D45A47">
        <w:rPr>
          <w:szCs w:val="22"/>
        </w:rPr>
        <w:t>Illumina Miseq</w:t>
      </w:r>
      <w:r w:rsidRPr="00D45A47">
        <w:rPr>
          <w:rFonts w:hint="eastAsia"/>
          <w:szCs w:val="22"/>
        </w:rPr>
        <w:t>-PE250</w:t>
      </w:r>
      <w:r w:rsidRPr="00D45A47">
        <w:rPr>
          <w:rFonts w:hint="eastAsia"/>
          <w:szCs w:val="22"/>
        </w:rPr>
        <w:t>测序平台进行测序。</w:t>
      </w:r>
    </w:p>
    <w:p w14:paraId="47E129CD" w14:textId="77777777" w:rsidR="00296D36" w:rsidRDefault="00296D36" w:rsidP="00A95F90">
      <w:pPr>
        <w:pStyle w:val="4"/>
        <w:adjustRightInd w:val="0"/>
        <w:spacing w:before="156" w:afterLines="0" w:line="300" w:lineRule="auto"/>
      </w:pPr>
      <w:bookmarkStart w:id="152" w:name="_Toc346463092"/>
      <w:r>
        <w:rPr>
          <w:rFonts w:hint="eastAsia"/>
        </w:rPr>
        <w:t xml:space="preserve">2.2.2.3 </w:t>
      </w:r>
      <w:r>
        <w:rPr>
          <w:rFonts w:hint="eastAsia"/>
        </w:rPr>
        <w:t>高通量测序分析方法</w:t>
      </w:r>
      <w:bookmarkEnd w:id="152"/>
    </w:p>
    <w:p w14:paraId="240D76F1" w14:textId="77777777" w:rsidR="00296D36" w:rsidRPr="00710D63" w:rsidRDefault="00296D36" w:rsidP="00A95F90">
      <w:pPr>
        <w:adjustRightInd w:val="0"/>
        <w:snapToGrid w:val="0"/>
        <w:spacing w:line="300" w:lineRule="auto"/>
        <w:ind w:firstLine="482"/>
        <w:rPr>
          <w:szCs w:val="22"/>
        </w:rPr>
      </w:pPr>
      <w:r w:rsidRPr="002723F0">
        <w:rPr>
          <w:rFonts w:hint="eastAsia"/>
          <w:snapToGrid w:val="0"/>
          <w:spacing w:val="2"/>
          <w:kern w:val="0"/>
        </w:rPr>
        <w:t>用</w:t>
      </w:r>
      <w:r w:rsidRPr="002723F0">
        <w:rPr>
          <w:snapToGrid w:val="0"/>
          <w:spacing w:val="2"/>
          <w:kern w:val="0"/>
        </w:rPr>
        <w:t>Trimmomatic</w:t>
      </w:r>
      <w:r w:rsidRPr="002723F0">
        <w:rPr>
          <w:noProof/>
          <w:snapToGrid w:val="0"/>
          <w:spacing w:val="2"/>
          <w:kern w:val="0"/>
          <w:vertAlign w:val="superscript"/>
        </w:rPr>
        <w:t>[60]</w:t>
      </w:r>
      <w:r w:rsidRPr="002723F0">
        <w:rPr>
          <w:rFonts w:hint="eastAsia"/>
          <w:snapToGrid w:val="0"/>
          <w:spacing w:val="2"/>
          <w:kern w:val="0"/>
        </w:rPr>
        <w:t>软件（版本：</w:t>
      </w:r>
      <w:r w:rsidRPr="002723F0">
        <w:rPr>
          <w:snapToGrid w:val="0"/>
          <w:spacing w:val="2"/>
          <w:kern w:val="0"/>
        </w:rPr>
        <w:t>0.33</w:t>
      </w:r>
      <w:r w:rsidRPr="002723F0">
        <w:rPr>
          <w:rFonts w:hint="eastAsia"/>
          <w:snapToGrid w:val="0"/>
          <w:spacing w:val="2"/>
          <w:kern w:val="0"/>
        </w:rPr>
        <w:t>）对原始数据进行质量过滤，使用</w:t>
      </w:r>
      <w:r w:rsidRPr="002723F0">
        <w:rPr>
          <w:snapToGrid w:val="0"/>
          <w:spacing w:val="2"/>
          <w:kern w:val="0"/>
        </w:rPr>
        <w:t>Mothur</w:t>
      </w:r>
      <w:r w:rsidRPr="002723F0">
        <w:rPr>
          <w:noProof/>
          <w:snapToGrid w:val="0"/>
          <w:spacing w:val="2"/>
          <w:kern w:val="0"/>
          <w:vertAlign w:val="superscript"/>
        </w:rPr>
        <w:t>[61]</w:t>
      </w:r>
      <w:r>
        <w:rPr>
          <w:rFonts w:hint="eastAsia"/>
          <w:szCs w:val="22"/>
        </w:rPr>
        <w:t>（版本：</w:t>
      </w:r>
      <w:r w:rsidRPr="00710D63">
        <w:rPr>
          <w:szCs w:val="22"/>
        </w:rPr>
        <w:t>1.35.1</w:t>
      </w:r>
      <w:r w:rsidRPr="00710D63">
        <w:rPr>
          <w:rFonts w:hint="eastAsia"/>
          <w:szCs w:val="22"/>
        </w:rPr>
        <w:t>）</w:t>
      </w:r>
      <w:r w:rsidRPr="00710D63">
        <w:rPr>
          <w:szCs w:val="22"/>
        </w:rPr>
        <w:t>（</w:t>
      </w:r>
      <w:r w:rsidRPr="00710D63">
        <w:rPr>
          <w:szCs w:val="22"/>
        </w:rPr>
        <w:t>http://www.mothur.org</w:t>
      </w:r>
      <w:r>
        <w:rPr>
          <w:rFonts w:hint="eastAsia"/>
          <w:szCs w:val="22"/>
        </w:rPr>
        <w:t>）</w:t>
      </w:r>
      <w:r w:rsidRPr="00710D63">
        <w:rPr>
          <w:rFonts w:hint="eastAsia"/>
          <w:szCs w:val="22"/>
        </w:rPr>
        <w:t>及</w:t>
      </w:r>
      <w:r w:rsidRPr="00710D63">
        <w:rPr>
          <w:szCs w:val="22"/>
        </w:rPr>
        <w:t xml:space="preserve"> Flash</w:t>
      </w:r>
      <w:r w:rsidRPr="002723F0">
        <w:rPr>
          <w:noProof/>
          <w:szCs w:val="22"/>
          <w:vertAlign w:val="superscript"/>
        </w:rPr>
        <w:t>[62]</w:t>
      </w:r>
      <w:r w:rsidRPr="00710D63">
        <w:rPr>
          <w:szCs w:val="22"/>
        </w:rPr>
        <w:t xml:space="preserve"> </w:t>
      </w:r>
      <w:r>
        <w:rPr>
          <w:rFonts w:hint="eastAsia"/>
          <w:szCs w:val="22"/>
        </w:rPr>
        <w:t>（版本</w:t>
      </w:r>
      <w:r w:rsidRPr="00710D63">
        <w:rPr>
          <w:rFonts w:hint="eastAsia"/>
          <w:szCs w:val="22"/>
        </w:rPr>
        <w:t>：</w:t>
      </w:r>
      <w:r w:rsidRPr="00710D63">
        <w:rPr>
          <w:szCs w:val="22"/>
        </w:rPr>
        <w:t>1.2.11</w:t>
      </w:r>
      <w:r w:rsidRPr="00710D63">
        <w:rPr>
          <w:rFonts w:hint="eastAsia"/>
          <w:szCs w:val="22"/>
        </w:rPr>
        <w:t>）</w:t>
      </w:r>
      <w:r>
        <w:rPr>
          <w:rFonts w:hint="eastAsia"/>
          <w:szCs w:val="22"/>
        </w:rPr>
        <w:t>（</w:t>
      </w:r>
      <w:r w:rsidRPr="00710D63">
        <w:rPr>
          <w:szCs w:val="22"/>
        </w:rPr>
        <w:t>https://ccb.jhu.edu/software/FLASH/</w:t>
      </w:r>
      <w:r>
        <w:rPr>
          <w:rFonts w:hint="eastAsia"/>
          <w:szCs w:val="22"/>
        </w:rPr>
        <w:t>）</w:t>
      </w:r>
      <w:r w:rsidRPr="00710D63">
        <w:rPr>
          <w:rFonts w:hint="eastAsia"/>
          <w:szCs w:val="22"/>
        </w:rPr>
        <w:t>获得原始的拼接序列</w:t>
      </w:r>
      <w:r w:rsidRPr="00710D63">
        <w:rPr>
          <w:szCs w:val="22"/>
        </w:rPr>
        <w:t>（</w:t>
      </w:r>
      <w:r w:rsidRPr="00710D63">
        <w:rPr>
          <w:szCs w:val="22"/>
        </w:rPr>
        <w:t>Raw contigs</w:t>
      </w:r>
      <w:r>
        <w:rPr>
          <w:rFonts w:hint="eastAsia"/>
          <w:szCs w:val="22"/>
        </w:rPr>
        <w:t>）。</w:t>
      </w:r>
      <w:r w:rsidRPr="00710D63">
        <w:rPr>
          <w:rFonts w:hint="eastAsia"/>
          <w:szCs w:val="22"/>
        </w:rPr>
        <w:t>用</w:t>
      </w:r>
      <w:r>
        <w:rPr>
          <w:szCs w:val="22"/>
        </w:rPr>
        <w:t>Mothu</w:t>
      </w:r>
      <w:r>
        <w:rPr>
          <w:rFonts w:hint="eastAsia"/>
          <w:szCs w:val="22"/>
        </w:rPr>
        <w:t>r</w:t>
      </w:r>
      <w:r w:rsidRPr="00710D63">
        <w:rPr>
          <w:rFonts w:hint="eastAsia"/>
          <w:szCs w:val="22"/>
        </w:rPr>
        <w:t>对拼接后的序列进行质量控制</w:t>
      </w:r>
      <w:r>
        <w:rPr>
          <w:rFonts w:hint="eastAsia"/>
          <w:szCs w:val="22"/>
        </w:rPr>
        <w:t>，得到</w:t>
      </w:r>
      <w:r w:rsidRPr="00710D63">
        <w:rPr>
          <w:rFonts w:hint="eastAsia"/>
          <w:szCs w:val="22"/>
        </w:rPr>
        <w:t>有效的拼接片段</w:t>
      </w:r>
      <w:r w:rsidRPr="00710D63">
        <w:rPr>
          <w:szCs w:val="22"/>
        </w:rPr>
        <w:t>（</w:t>
      </w:r>
      <w:r w:rsidRPr="00710D63">
        <w:rPr>
          <w:szCs w:val="22"/>
        </w:rPr>
        <w:t>Clean</w:t>
      </w:r>
      <w:r>
        <w:rPr>
          <w:rFonts w:hint="eastAsia"/>
          <w:szCs w:val="22"/>
        </w:rPr>
        <w:t xml:space="preserve"> </w:t>
      </w:r>
      <w:r w:rsidRPr="00710D63">
        <w:rPr>
          <w:szCs w:val="22"/>
        </w:rPr>
        <w:t>contigs</w:t>
      </w:r>
      <w:r>
        <w:rPr>
          <w:rFonts w:hint="eastAsia"/>
          <w:szCs w:val="22"/>
        </w:rPr>
        <w:t>），并</w:t>
      </w:r>
      <w:r w:rsidRPr="00710D63">
        <w:rPr>
          <w:rFonts w:hint="eastAsia"/>
          <w:szCs w:val="22"/>
        </w:rPr>
        <w:t>用</w:t>
      </w:r>
      <w:r w:rsidRPr="00710D63">
        <w:rPr>
          <w:szCs w:val="22"/>
        </w:rPr>
        <w:t>Qiime</w:t>
      </w:r>
      <w:r w:rsidRPr="002723F0">
        <w:rPr>
          <w:noProof/>
          <w:szCs w:val="22"/>
          <w:vertAlign w:val="superscript"/>
        </w:rPr>
        <w:t>[63]</w:t>
      </w:r>
      <w:r w:rsidRPr="00710D63">
        <w:rPr>
          <w:rFonts w:hint="eastAsia"/>
          <w:szCs w:val="22"/>
        </w:rPr>
        <w:t>（版本：</w:t>
      </w:r>
      <w:r w:rsidRPr="00710D63">
        <w:rPr>
          <w:rFonts w:hint="eastAsia"/>
          <w:szCs w:val="22"/>
        </w:rPr>
        <w:t>1.9.1</w:t>
      </w:r>
      <w:r w:rsidRPr="00710D63">
        <w:rPr>
          <w:rFonts w:hint="eastAsia"/>
          <w:szCs w:val="22"/>
        </w:rPr>
        <w:t>）</w:t>
      </w:r>
      <w:r w:rsidRPr="00710D63">
        <w:rPr>
          <w:szCs w:val="22"/>
        </w:rPr>
        <w:t>（</w:t>
      </w:r>
      <w:r w:rsidRPr="00710D63">
        <w:rPr>
          <w:szCs w:val="22"/>
        </w:rPr>
        <w:t>http://qiime.org/index.html</w:t>
      </w:r>
      <w:r>
        <w:rPr>
          <w:rFonts w:hint="eastAsia"/>
          <w:szCs w:val="22"/>
        </w:rPr>
        <w:t>）</w:t>
      </w:r>
      <w:r w:rsidRPr="00710D63">
        <w:rPr>
          <w:rFonts w:hint="eastAsia"/>
          <w:szCs w:val="22"/>
        </w:rPr>
        <w:t>将拼接后序列分配至相应的样品中</w:t>
      </w:r>
      <w:r>
        <w:rPr>
          <w:rFonts w:hint="eastAsia"/>
          <w:szCs w:val="22"/>
        </w:rPr>
        <w:t>。</w:t>
      </w:r>
      <w:r w:rsidRPr="00A42B2F">
        <w:rPr>
          <w:rFonts w:hint="eastAsia"/>
          <w:szCs w:val="22"/>
        </w:rPr>
        <w:t>将所有序列按</w:t>
      </w:r>
      <w:r w:rsidRPr="00A42B2F">
        <w:rPr>
          <w:rFonts w:hint="eastAsia"/>
          <w:szCs w:val="22"/>
        </w:rPr>
        <w:t>97%</w:t>
      </w:r>
      <w:r w:rsidRPr="00A42B2F">
        <w:rPr>
          <w:rFonts w:hint="eastAsia"/>
          <w:szCs w:val="22"/>
        </w:rPr>
        <w:t>的相似度进行</w:t>
      </w:r>
      <w:r w:rsidRPr="00A42B2F">
        <w:rPr>
          <w:rFonts w:hint="eastAsia"/>
          <w:szCs w:val="22"/>
        </w:rPr>
        <w:t>OTUs</w:t>
      </w:r>
      <w:r w:rsidRPr="00A42B2F">
        <w:rPr>
          <w:rFonts w:hint="eastAsia"/>
          <w:szCs w:val="22"/>
        </w:rPr>
        <w:t>（</w:t>
      </w:r>
      <w:r w:rsidRPr="00A42B2F">
        <w:rPr>
          <w:rFonts w:hint="eastAsia"/>
          <w:szCs w:val="22"/>
        </w:rPr>
        <w:t>operational taxonomic units</w:t>
      </w:r>
      <w:r w:rsidRPr="00A42B2F">
        <w:rPr>
          <w:rFonts w:hint="eastAsia"/>
          <w:szCs w:val="22"/>
        </w:rPr>
        <w:t>）挑选</w:t>
      </w:r>
      <w:r>
        <w:rPr>
          <w:rFonts w:hint="eastAsia"/>
          <w:szCs w:val="22"/>
        </w:rPr>
        <w:t>，</w:t>
      </w:r>
      <w:r w:rsidRPr="00A42B2F">
        <w:rPr>
          <w:rFonts w:hint="eastAsia"/>
          <w:szCs w:val="22"/>
        </w:rPr>
        <w:t>去除只有一条代表序列的</w:t>
      </w:r>
      <w:r w:rsidRPr="00A42B2F">
        <w:rPr>
          <w:rFonts w:hint="eastAsia"/>
          <w:szCs w:val="22"/>
        </w:rPr>
        <w:t>OTUs</w:t>
      </w:r>
      <w:r>
        <w:rPr>
          <w:rFonts w:hint="eastAsia"/>
          <w:szCs w:val="22"/>
        </w:rPr>
        <w:t>，</w:t>
      </w:r>
      <w:r w:rsidRPr="00A42B2F">
        <w:rPr>
          <w:rFonts w:hint="eastAsia"/>
          <w:szCs w:val="22"/>
        </w:rPr>
        <w:t>认为</w:t>
      </w:r>
      <w:r>
        <w:rPr>
          <w:rFonts w:hint="eastAsia"/>
          <w:szCs w:val="22"/>
        </w:rPr>
        <w:t>它们</w:t>
      </w:r>
      <w:r w:rsidRPr="00A42B2F">
        <w:rPr>
          <w:rFonts w:hint="eastAsia"/>
          <w:szCs w:val="22"/>
        </w:rPr>
        <w:t>是测序错误或是</w:t>
      </w:r>
      <w:r w:rsidRPr="00A42B2F">
        <w:rPr>
          <w:rFonts w:hint="eastAsia"/>
          <w:szCs w:val="22"/>
        </w:rPr>
        <w:t>PCR</w:t>
      </w:r>
      <w:r w:rsidRPr="00A42B2F">
        <w:rPr>
          <w:rFonts w:hint="eastAsia"/>
          <w:szCs w:val="22"/>
        </w:rPr>
        <w:t>过程中产生的嵌合体</w:t>
      </w:r>
      <w:r>
        <w:rPr>
          <w:rFonts w:hint="eastAsia"/>
          <w:szCs w:val="22"/>
        </w:rPr>
        <w:t>。</w:t>
      </w:r>
      <w:r w:rsidRPr="00A42B2F">
        <w:rPr>
          <w:rFonts w:hint="eastAsia"/>
          <w:szCs w:val="22"/>
        </w:rPr>
        <w:t>从每个</w:t>
      </w:r>
      <w:r w:rsidRPr="00A42B2F">
        <w:rPr>
          <w:rFonts w:hint="eastAsia"/>
          <w:szCs w:val="22"/>
        </w:rPr>
        <w:t>OTU</w:t>
      </w:r>
      <w:r w:rsidRPr="00A42B2F">
        <w:rPr>
          <w:rFonts w:hint="eastAsia"/>
          <w:szCs w:val="22"/>
        </w:rPr>
        <w:t>所属的序列中选取</w:t>
      </w:r>
      <w:r w:rsidRPr="00A42B2F">
        <w:rPr>
          <w:rFonts w:hint="eastAsia"/>
          <w:szCs w:val="22"/>
        </w:rPr>
        <w:t xml:space="preserve"> OTUs</w:t>
      </w:r>
      <w:r w:rsidRPr="00A42B2F">
        <w:rPr>
          <w:rFonts w:hint="eastAsia"/>
          <w:szCs w:val="22"/>
        </w:rPr>
        <w:t>序列中排在第一位的序列来代表相应的</w:t>
      </w:r>
      <w:r w:rsidRPr="00A42B2F">
        <w:rPr>
          <w:rFonts w:hint="eastAsia"/>
          <w:szCs w:val="22"/>
        </w:rPr>
        <w:t>OTU</w:t>
      </w:r>
      <w:r>
        <w:rPr>
          <w:rFonts w:hint="eastAsia"/>
          <w:szCs w:val="22"/>
        </w:rPr>
        <w:t>，并</w:t>
      </w:r>
      <w:r w:rsidRPr="00A42B2F">
        <w:rPr>
          <w:rFonts w:hint="eastAsia"/>
          <w:szCs w:val="22"/>
        </w:rPr>
        <w:t>对每个</w:t>
      </w:r>
      <w:r w:rsidRPr="00A42B2F">
        <w:rPr>
          <w:rFonts w:hint="eastAsia"/>
          <w:szCs w:val="22"/>
        </w:rPr>
        <w:t>OTU</w:t>
      </w:r>
      <w:r w:rsidRPr="00A42B2F">
        <w:rPr>
          <w:rFonts w:hint="eastAsia"/>
          <w:szCs w:val="22"/>
        </w:rPr>
        <w:t>的代表序列进行物种分类，</w:t>
      </w:r>
      <w:r>
        <w:rPr>
          <w:rFonts w:hint="eastAsia"/>
          <w:szCs w:val="22"/>
        </w:rPr>
        <w:t>物种分类时采用</w:t>
      </w:r>
      <w:r w:rsidRPr="00A42B2F">
        <w:rPr>
          <w:rFonts w:hint="eastAsia"/>
          <w:szCs w:val="22"/>
        </w:rPr>
        <w:t>Greengenes</w:t>
      </w:r>
      <w:r w:rsidRPr="00A42B2F">
        <w:rPr>
          <w:rFonts w:hint="eastAsia"/>
          <w:szCs w:val="22"/>
        </w:rPr>
        <w:t>数据库</w:t>
      </w:r>
      <w:r>
        <w:rPr>
          <w:rFonts w:hint="eastAsia"/>
          <w:szCs w:val="22"/>
        </w:rPr>
        <w:t>作为参照。使用</w:t>
      </w:r>
      <w:r w:rsidRPr="00787C07">
        <w:rPr>
          <w:rFonts w:hint="eastAsia"/>
          <w:szCs w:val="22"/>
        </w:rPr>
        <w:t>MEGA</w:t>
      </w:r>
      <w:r w:rsidRPr="00710D63">
        <w:rPr>
          <w:rFonts w:hint="eastAsia"/>
          <w:szCs w:val="22"/>
        </w:rPr>
        <w:t>（版本：</w:t>
      </w:r>
      <w:r w:rsidRPr="00787C07">
        <w:rPr>
          <w:rFonts w:hint="eastAsia"/>
          <w:szCs w:val="22"/>
        </w:rPr>
        <w:t>7.0.20</w:t>
      </w:r>
      <w:r w:rsidRPr="00710D63">
        <w:rPr>
          <w:rFonts w:hint="eastAsia"/>
          <w:szCs w:val="22"/>
        </w:rPr>
        <w:t>）</w:t>
      </w:r>
      <w:r w:rsidRPr="00787C07">
        <w:rPr>
          <w:rFonts w:hint="eastAsia"/>
          <w:szCs w:val="22"/>
        </w:rPr>
        <w:t>软件</w:t>
      </w:r>
      <w:r>
        <w:rPr>
          <w:rFonts w:hint="eastAsia"/>
          <w:szCs w:val="22"/>
        </w:rPr>
        <w:t>对</w:t>
      </w:r>
      <w:r w:rsidRPr="00A42B2F">
        <w:rPr>
          <w:rFonts w:hint="eastAsia"/>
          <w:szCs w:val="22"/>
        </w:rPr>
        <w:t>OTU</w:t>
      </w:r>
      <w:r w:rsidRPr="00A42B2F">
        <w:rPr>
          <w:rFonts w:hint="eastAsia"/>
          <w:szCs w:val="22"/>
        </w:rPr>
        <w:t>的代表序列</w:t>
      </w:r>
      <w:r>
        <w:rPr>
          <w:rFonts w:hint="eastAsia"/>
          <w:szCs w:val="22"/>
        </w:rPr>
        <w:t>构建系统发育树进行分析。</w:t>
      </w:r>
    </w:p>
    <w:p w14:paraId="3398C163" w14:textId="77777777" w:rsidR="00296D36" w:rsidRDefault="00296D36" w:rsidP="003A4A6B">
      <w:pPr>
        <w:pStyle w:val="11"/>
        <w:snapToGrid w:val="0"/>
        <w:spacing w:beforeLines="100" w:before="312" w:line="300" w:lineRule="auto"/>
      </w:pPr>
      <w:bookmarkStart w:id="153" w:name="_Toc346463093"/>
      <w:r>
        <w:rPr>
          <w:rFonts w:hint="eastAsia"/>
        </w:rPr>
        <w:t xml:space="preserve">2.3 </w:t>
      </w:r>
      <w:r>
        <w:rPr>
          <w:rFonts w:hint="eastAsia"/>
        </w:rPr>
        <w:t>底泥微环境微生物</w:t>
      </w:r>
      <w:r w:rsidRPr="001B53DE">
        <w:rPr>
          <w:rFonts w:hint="eastAsia"/>
        </w:rPr>
        <w:t>实时荧光定量</w:t>
      </w:r>
      <w:r w:rsidRPr="001B53DE">
        <w:rPr>
          <w:rFonts w:hint="eastAsia"/>
        </w:rPr>
        <w:t>PCR</w:t>
      </w:r>
      <w:bookmarkEnd w:id="153"/>
    </w:p>
    <w:p w14:paraId="063FB189" w14:textId="77777777" w:rsidR="00296D36" w:rsidRPr="00C926C6" w:rsidRDefault="00296D36" w:rsidP="00A95F90">
      <w:pPr>
        <w:pStyle w:val="4"/>
        <w:adjustRightInd w:val="0"/>
        <w:spacing w:before="156" w:afterLines="0" w:line="300" w:lineRule="auto"/>
        <w:rPr>
          <w:szCs w:val="24"/>
        </w:rPr>
      </w:pPr>
      <w:bookmarkStart w:id="154" w:name="_Toc346463094"/>
      <w:r w:rsidRPr="00C926C6">
        <w:rPr>
          <w:rFonts w:hint="eastAsia"/>
          <w:szCs w:val="24"/>
        </w:rPr>
        <w:t xml:space="preserve">2.3.1 </w:t>
      </w:r>
      <w:r w:rsidRPr="00C926C6">
        <w:rPr>
          <w:rFonts w:hint="eastAsia"/>
          <w:szCs w:val="24"/>
        </w:rPr>
        <w:t>实验材料</w:t>
      </w:r>
      <w:bookmarkEnd w:id="154"/>
    </w:p>
    <w:p w14:paraId="548A7B95" w14:textId="77777777" w:rsidR="00296D36" w:rsidRPr="00C926C6" w:rsidRDefault="00296D36" w:rsidP="00A95F90">
      <w:pPr>
        <w:pStyle w:val="4"/>
        <w:adjustRightInd w:val="0"/>
        <w:spacing w:before="156" w:afterLines="0" w:line="300" w:lineRule="auto"/>
        <w:rPr>
          <w:szCs w:val="24"/>
        </w:rPr>
      </w:pPr>
      <w:bookmarkStart w:id="155" w:name="_Toc346463095"/>
      <w:r w:rsidRPr="00C926C6">
        <w:rPr>
          <w:rFonts w:hint="eastAsia"/>
          <w:szCs w:val="24"/>
        </w:rPr>
        <w:t xml:space="preserve">2.3.1.1 </w:t>
      </w:r>
      <w:r w:rsidRPr="00C926C6">
        <w:rPr>
          <w:rFonts w:hint="eastAsia"/>
          <w:szCs w:val="24"/>
        </w:rPr>
        <w:t>样品</w:t>
      </w:r>
      <w:bookmarkEnd w:id="155"/>
    </w:p>
    <w:p w14:paraId="5FB3E06A" w14:textId="77777777" w:rsidR="00296D36" w:rsidRPr="004A603E" w:rsidRDefault="00296D36" w:rsidP="00A95F90">
      <w:pPr>
        <w:adjustRightInd w:val="0"/>
        <w:snapToGrid w:val="0"/>
        <w:spacing w:line="300" w:lineRule="auto"/>
        <w:ind w:firstLine="482"/>
      </w:pPr>
      <w:r>
        <w:rPr>
          <w:rFonts w:hint="eastAsia"/>
          <w:szCs w:val="22"/>
        </w:rPr>
        <w:t>将底泥样品提取总</w:t>
      </w:r>
      <w:r>
        <w:rPr>
          <w:rFonts w:hint="eastAsia"/>
          <w:szCs w:val="22"/>
        </w:rPr>
        <w:t>DNA</w:t>
      </w:r>
      <w:r>
        <w:rPr>
          <w:rFonts w:hint="eastAsia"/>
        </w:rPr>
        <w:t>，</w:t>
      </w:r>
      <w:r w:rsidRPr="004A603E">
        <w:rPr>
          <w:rFonts w:hint="eastAsia"/>
        </w:rPr>
        <w:t>各组</w:t>
      </w:r>
      <w:r>
        <w:rPr>
          <w:rFonts w:hint="eastAsia"/>
        </w:rPr>
        <w:t>样品的</w:t>
      </w:r>
      <w:r w:rsidRPr="004A603E">
        <w:rPr>
          <w:rFonts w:hint="eastAsia"/>
        </w:rPr>
        <w:t>取样时间见下表。</w:t>
      </w:r>
    </w:p>
    <w:p w14:paraId="12B521D2" w14:textId="77777777" w:rsidR="00296D36" w:rsidRPr="00FB363E" w:rsidRDefault="00296D36" w:rsidP="003A4A6B">
      <w:pPr>
        <w:pStyle w:val="a5"/>
        <w:spacing w:beforeLines="50" w:before="156" w:line="300" w:lineRule="auto"/>
        <w:jc w:val="center"/>
      </w:pPr>
      <w:r w:rsidRPr="00FB363E">
        <w:rPr>
          <w:rFonts w:hint="eastAsia"/>
        </w:rPr>
        <w:t>表</w:t>
      </w:r>
      <w:r w:rsidRPr="00FB363E">
        <w:rPr>
          <w:rFonts w:hint="eastAsia"/>
        </w:rPr>
        <w:t xml:space="preserve"> </w:t>
      </w:r>
      <w:r>
        <w:rPr>
          <w:rFonts w:hint="eastAsia"/>
        </w:rPr>
        <w:t>2-5</w:t>
      </w:r>
      <w:r w:rsidRPr="00FB363E">
        <w:rPr>
          <w:rFonts w:hint="eastAsia"/>
        </w:rPr>
        <w:t xml:space="preserve"> </w:t>
      </w:r>
      <w:r w:rsidRPr="001B53DE">
        <w:rPr>
          <w:rFonts w:hint="eastAsia"/>
        </w:rPr>
        <w:t>实时荧光定量</w:t>
      </w:r>
      <w:r w:rsidRPr="001B53DE">
        <w:rPr>
          <w:rFonts w:hint="eastAsia"/>
        </w:rPr>
        <w:t>PCR</w:t>
      </w:r>
      <w:r>
        <w:rPr>
          <w:rFonts w:hint="eastAsia"/>
        </w:rPr>
        <w:t>样品</w:t>
      </w:r>
      <w:r w:rsidRPr="00FB363E">
        <w:rPr>
          <w:rFonts w:hint="eastAsia"/>
        </w:rPr>
        <w:t>取样时间</w:t>
      </w:r>
    </w:p>
    <w:tbl>
      <w:tblPr>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908"/>
        <w:gridCol w:w="586"/>
        <w:gridCol w:w="586"/>
        <w:gridCol w:w="584"/>
        <w:gridCol w:w="586"/>
        <w:gridCol w:w="586"/>
        <w:gridCol w:w="584"/>
        <w:gridCol w:w="586"/>
        <w:gridCol w:w="586"/>
        <w:gridCol w:w="584"/>
        <w:gridCol w:w="586"/>
        <w:gridCol w:w="584"/>
        <w:gridCol w:w="586"/>
        <w:gridCol w:w="584"/>
      </w:tblGrid>
      <w:tr w:rsidR="001D014C" w:rsidRPr="0033527D" w14:paraId="6AC7DE14" w14:textId="77777777" w:rsidTr="001D014C">
        <w:tc>
          <w:tcPr>
            <w:tcW w:w="533" w:type="pct"/>
            <w:tcBorders>
              <w:top w:val="single" w:sz="8" w:space="0" w:color="auto"/>
              <w:bottom w:val="single" w:sz="4" w:space="0" w:color="auto"/>
            </w:tcBorders>
            <w:vAlign w:val="center"/>
          </w:tcPr>
          <w:p w14:paraId="49DF2A90" w14:textId="77777777" w:rsidR="001D014C" w:rsidRPr="0033527D" w:rsidRDefault="001D014C" w:rsidP="00A95F90">
            <w:pPr>
              <w:pStyle w:val="a5"/>
              <w:spacing w:line="288" w:lineRule="auto"/>
              <w:jc w:val="center"/>
            </w:pPr>
            <w:r w:rsidRPr="0033527D">
              <w:t>时间</w:t>
            </w:r>
            <w:r w:rsidRPr="0033527D">
              <w:t>/(</w:t>
            </w:r>
            <w:r w:rsidRPr="0033527D">
              <w:t>周</w:t>
            </w:r>
            <w:r w:rsidRPr="0033527D">
              <w:t>)</w:t>
            </w:r>
          </w:p>
        </w:tc>
        <w:tc>
          <w:tcPr>
            <w:tcW w:w="344" w:type="pct"/>
            <w:tcBorders>
              <w:top w:val="single" w:sz="8" w:space="0" w:color="auto"/>
              <w:bottom w:val="single" w:sz="4" w:space="0" w:color="auto"/>
            </w:tcBorders>
            <w:vAlign w:val="center"/>
          </w:tcPr>
          <w:p w14:paraId="1170B5C6"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0</w:t>
            </w:r>
          </w:p>
        </w:tc>
        <w:tc>
          <w:tcPr>
            <w:tcW w:w="344" w:type="pct"/>
            <w:tcBorders>
              <w:top w:val="single" w:sz="8" w:space="0" w:color="auto"/>
              <w:bottom w:val="single" w:sz="4" w:space="0" w:color="auto"/>
            </w:tcBorders>
            <w:vAlign w:val="center"/>
          </w:tcPr>
          <w:p w14:paraId="2BFA3024"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3</w:t>
            </w:r>
          </w:p>
        </w:tc>
        <w:tc>
          <w:tcPr>
            <w:tcW w:w="343" w:type="pct"/>
            <w:tcBorders>
              <w:top w:val="single" w:sz="8" w:space="0" w:color="auto"/>
              <w:bottom w:val="single" w:sz="4" w:space="0" w:color="auto"/>
            </w:tcBorders>
            <w:vAlign w:val="center"/>
          </w:tcPr>
          <w:p w14:paraId="3815AC4C"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6</w:t>
            </w:r>
          </w:p>
        </w:tc>
        <w:tc>
          <w:tcPr>
            <w:tcW w:w="344" w:type="pct"/>
            <w:tcBorders>
              <w:top w:val="single" w:sz="8" w:space="0" w:color="auto"/>
              <w:bottom w:val="single" w:sz="4" w:space="0" w:color="auto"/>
            </w:tcBorders>
            <w:vAlign w:val="center"/>
          </w:tcPr>
          <w:p w14:paraId="327FA392"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9</w:t>
            </w:r>
          </w:p>
        </w:tc>
        <w:tc>
          <w:tcPr>
            <w:tcW w:w="344" w:type="pct"/>
            <w:tcBorders>
              <w:top w:val="single" w:sz="8" w:space="0" w:color="auto"/>
              <w:bottom w:val="single" w:sz="4" w:space="0" w:color="auto"/>
            </w:tcBorders>
            <w:vAlign w:val="center"/>
          </w:tcPr>
          <w:p w14:paraId="65B2E836"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12</w:t>
            </w:r>
          </w:p>
        </w:tc>
        <w:tc>
          <w:tcPr>
            <w:tcW w:w="343" w:type="pct"/>
            <w:tcBorders>
              <w:top w:val="single" w:sz="8" w:space="0" w:color="auto"/>
              <w:bottom w:val="single" w:sz="4" w:space="0" w:color="auto"/>
            </w:tcBorders>
            <w:vAlign w:val="center"/>
          </w:tcPr>
          <w:p w14:paraId="1B834719"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15</w:t>
            </w:r>
          </w:p>
        </w:tc>
        <w:tc>
          <w:tcPr>
            <w:tcW w:w="344" w:type="pct"/>
            <w:tcBorders>
              <w:top w:val="single" w:sz="8" w:space="0" w:color="auto"/>
              <w:bottom w:val="single" w:sz="4" w:space="0" w:color="auto"/>
            </w:tcBorders>
            <w:vAlign w:val="center"/>
          </w:tcPr>
          <w:p w14:paraId="164B37A4"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18</w:t>
            </w:r>
          </w:p>
        </w:tc>
        <w:tc>
          <w:tcPr>
            <w:tcW w:w="344" w:type="pct"/>
            <w:tcBorders>
              <w:top w:val="single" w:sz="8" w:space="0" w:color="auto"/>
              <w:bottom w:val="single" w:sz="4" w:space="0" w:color="auto"/>
            </w:tcBorders>
            <w:vAlign w:val="center"/>
          </w:tcPr>
          <w:p w14:paraId="5EA252D6"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21</w:t>
            </w:r>
          </w:p>
        </w:tc>
        <w:tc>
          <w:tcPr>
            <w:tcW w:w="343" w:type="pct"/>
            <w:tcBorders>
              <w:top w:val="single" w:sz="8" w:space="0" w:color="auto"/>
              <w:bottom w:val="single" w:sz="4" w:space="0" w:color="auto"/>
            </w:tcBorders>
            <w:vAlign w:val="center"/>
          </w:tcPr>
          <w:p w14:paraId="1450C7CB"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24</w:t>
            </w:r>
          </w:p>
        </w:tc>
        <w:tc>
          <w:tcPr>
            <w:tcW w:w="344" w:type="pct"/>
            <w:tcBorders>
              <w:top w:val="single" w:sz="8" w:space="0" w:color="auto"/>
              <w:bottom w:val="single" w:sz="4" w:space="0" w:color="auto"/>
            </w:tcBorders>
            <w:vAlign w:val="center"/>
          </w:tcPr>
          <w:p w14:paraId="7A0D675F"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30</w:t>
            </w:r>
          </w:p>
        </w:tc>
        <w:tc>
          <w:tcPr>
            <w:tcW w:w="343" w:type="pct"/>
            <w:tcBorders>
              <w:top w:val="single" w:sz="8" w:space="0" w:color="auto"/>
              <w:bottom w:val="single" w:sz="4" w:space="0" w:color="auto"/>
            </w:tcBorders>
            <w:vAlign w:val="center"/>
          </w:tcPr>
          <w:p w14:paraId="6F43A34A"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36</w:t>
            </w:r>
          </w:p>
        </w:tc>
        <w:tc>
          <w:tcPr>
            <w:tcW w:w="344" w:type="pct"/>
            <w:tcBorders>
              <w:top w:val="single" w:sz="8" w:space="0" w:color="auto"/>
              <w:bottom w:val="single" w:sz="4" w:space="0" w:color="auto"/>
            </w:tcBorders>
            <w:vAlign w:val="center"/>
          </w:tcPr>
          <w:p w14:paraId="10DC50C9"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51</w:t>
            </w:r>
          </w:p>
        </w:tc>
        <w:tc>
          <w:tcPr>
            <w:tcW w:w="343" w:type="pct"/>
            <w:tcBorders>
              <w:top w:val="single" w:sz="8" w:space="0" w:color="auto"/>
              <w:bottom w:val="single" w:sz="4" w:space="0" w:color="auto"/>
            </w:tcBorders>
            <w:vAlign w:val="center"/>
          </w:tcPr>
          <w:p w14:paraId="6F13EF15" w14:textId="77777777" w:rsidR="001D014C" w:rsidRPr="0033527D" w:rsidRDefault="001D014C" w:rsidP="00A95F90">
            <w:pPr>
              <w:snapToGrid w:val="0"/>
              <w:spacing w:line="288" w:lineRule="auto"/>
              <w:jc w:val="center"/>
              <w:rPr>
                <w:color w:val="000000"/>
                <w:sz w:val="21"/>
                <w:szCs w:val="22"/>
              </w:rPr>
            </w:pPr>
            <w:r w:rsidRPr="0033527D">
              <w:rPr>
                <w:color w:val="000000"/>
                <w:sz w:val="21"/>
                <w:szCs w:val="22"/>
              </w:rPr>
              <w:t>66</w:t>
            </w:r>
          </w:p>
        </w:tc>
      </w:tr>
      <w:tr w:rsidR="001D014C" w:rsidRPr="0033527D" w14:paraId="4F82E8F4" w14:textId="77777777" w:rsidTr="001D014C">
        <w:tc>
          <w:tcPr>
            <w:tcW w:w="533" w:type="pct"/>
            <w:tcBorders>
              <w:top w:val="single" w:sz="4" w:space="0" w:color="auto"/>
              <w:bottom w:val="nil"/>
            </w:tcBorders>
            <w:vAlign w:val="center"/>
          </w:tcPr>
          <w:p w14:paraId="109FA360" w14:textId="77777777" w:rsidR="001D014C" w:rsidRPr="0033527D" w:rsidRDefault="001D014C" w:rsidP="00A95F90">
            <w:pPr>
              <w:pStyle w:val="a5"/>
              <w:spacing w:line="288" w:lineRule="auto"/>
              <w:jc w:val="center"/>
            </w:pPr>
            <w:r w:rsidRPr="0033527D">
              <w:t>T-1</w:t>
            </w:r>
          </w:p>
        </w:tc>
        <w:tc>
          <w:tcPr>
            <w:tcW w:w="344" w:type="pct"/>
            <w:tcBorders>
              <w:top w:val="single" w:sz="4" w:space="0" w:color="auto"/>
              <w:bottom w:val="nil"/>
            </w:tcBorders>
            <w:vAlign w:val="center"/>
          </w:tcPr>
          <w:p w14:paraId="574B41F6" w14:textId="77777777" w:rsidR="001D014C" w:rsidRPr="0033527D" w:rsidRDefault="001D014C" w:rsidP="00A95F90">
            <w:pPr>
              <w:pStyle w:val="a5"/>
              <w:spacing w:line="288" w:lineRule="auto"/>
              <w:jc w:val="center"/>
            </w:pPr>
            <w:r w:rsidRPr="0033527D">
              <w:t>√</w:t>
            </w:r>
          </w:p>
        </w:tc>
        <w:tc>
          <w:tcPr>
            <w:tcW w:w="344" w:type="pct"/>
            <w:tcBorders>
              <w:top w:val="single" w:sz="4" w:space="0" w:color="auto"/>
              <w:bottom w:val="nil"/>
            </w:tcBorders>
            <w:vAlign w:val="center"/>
          </w:tcPr>
          <w:p w14:paraId="7D2E5B05" w14:textId="77777777" w:rsidR="001D014C" w:rsidRPr="0033527D" w:rsidRDefault="001D014C" w:rsidP="00A95F90">
            <w:pPr>
              <w:pStyle w:val="a5"/>
              <w:spacing w:line="288" w:lineRule="auto"/>
              <w:jc w:val="center"/>
            </w:pPr>
            <w:r w:rsidRPr="0033527D">
              <w:t>√</w:t>
            </w:r>
          </w:p>
        </w:tc>
        <w:tc>
          <w:tcPr>
            <w:tcW w:w="343" w:type="pct"/>
            <w:tcBorders>
              <w:top w:val="single" w:sz="4" w:space="0" w:color="auto"/>
              <w:bottom w:val="nil"/>
            </w:tcBorders>
            <w:vAlign w:val="center"/>
          </w:tcPr>
          <w:p w14:paraId="7666DB27" w14:textId="77777777" w:rsidR="001D014C" w:rsidRPr="0033527D" w:rsidRDefault="001D014C" w:rsidP="00A95F90">
            <w:pPr>
              <w:pStyle w:val="a5"/>
              <w:spacing w:line="288" w:lineRule="auto"/>
              <w:jc w:val="center"/>
            </w:pPr>
            <w:r w:rsidRPr="0033527D">
              <w:t>√</w:t>
            </w:r>
          </w:p>
        </w:tc>
        <w:tc>
          <w:tcPr>
            <w:tcW w:w="344" w:type="pct"/>
            <w:tcBorders>
              <w:top w:val="single" w:sz="4" w:space="0" w:color="auto"/>
              <w:bottom w:val="nil"/>
            </w:tcBorders>
            <w:vAlign w:val="center"/>
          </w:tcPr>
          <w:p w14:paraId="62F26F9C" w14:textId="77777777" w:rsidR="001D014C" w:rsidRPr="0033527D" w:rsidRDefault="001D014C" w:rsidP="00A95F90">
            <w:pPr>
              <w:pStyle w:val="a5"/>
              <w:spacing w:line="288" w:lineRule="auto"/>
              <w:jc w:val="center"/>
            </w:pPr>
            <w:r w:rsidRPr="0033527D">
              <w:t>√</w:t>
            </w:r>
          </w:p>
        </w:tc>
        <w:tc>
          <w:tcPr>
            <w:tcW w:w="344" w:type="pct"/>
            <w:tcBorders>
              <w:top w:val="single" w:sz="4" w:space="0" w:color="auto"/>
              <w:bottom w:val="nil"/>
            </w:tcBorders>
            <w:vAlign w:val="center"/>
          </w:tcPr>
          <w:p w14:paraId="09B0AB09" w14:textId="77777777" w:rsidR="001D014C" w:rsidRPr="0033527D" w:rsidRDefault="001D014C" w:rsidP="00A95F90">
            <w:pPr>
              <w:pStyle w:val="a5"/>
              <w:spacing w:line="288" w:lineRule="auto"/>
              <w:jc w:val="center"/>
            </w:pPr>
            <w:r w:rsidRPr="0033527D">
              <w:t>√</w:t>
            </w:r>
          </w:p>
        </w:tc>
        <w:tc>
          <w:tcPr>
            <w:tcW w:w="343" w:type="pct"/>
            <w:tcBorders>
              <w:top w:val="single" w:sz="4" w:space="0" w:color="auto"/>
              <w:bottom w:val="nil"/>
            </w:tcBorders>
            <w:vAlign w:val="center"/>
          </w:tcPr>
          <w:p w14:paraId="599E394E" w14:textId="77777777" w:rsidR="001D014C" w:rsidRPr="0033527D" w:rsidRDefault="001D014C" w:rsidP="00A95F90">
            <w:pPr>
              <w:pStyle w:val="a5"/>
              <w:spacing w:line="288" w:lineRule="auto"/>
              <w:jc w:val="center"/>
            </w:pPr>
            <w:r w:rsidRPr="0033527D">
              <w:t>√</w:t>
            </w:r>
          </w:p>
        </w:tc>
        <w:tc>
          <w:tcPr>
            <w:tcW w:w="344" w:type="pct"/>
            <w:tcBorders>
              <w:top w:val="single" w:sz="4" w:space="0" w:color="auto"/>
              <w:bottom w:val="nil"/>
            </w:tcBorders>
            <w:vAlign w:val="center"/>
          </w:tcPr>
          <w:p w14:paraId="260958A7" w14:textId="77777777" w:rsidR="001D014C" w:rsidRPr="0033527D" w:rsidRDefault="001D014C" w:rsidP="00A95F90">
            <w:pPr>
              <w:pStyle w:val="a5"/>
              <w:spacing w:line="288" w:lineRule="auto"/>
              <w:jc w:val="center"/>
            </w:pPr>
            <w:r w:rsidRPr="0033527D">
              <w:t>√</w:t>
            </w:r>
          </w:p>
        </w:tc>
        <w:tc>
          <w:tcPr>
            <w:tcW w:w="344" w:type="pct"/>
            <w:tcBorders>
              <w:top w:val="single" w:sz="4" w:space="0" w:color="auto"/>
              <w:bottom w:val="nil"/>
            </w:tcBorders>
            <w:vAlign w:val="center"/>
          </w:tcPr>
          <w:p w14:paraId="4F9AC70C" w14:textId="77777777" w:rsidR="001D014C" w:rsidRPr="0033527D" w:rsidRDefault="001D014C" w:rsidP="00A95F90">
            <w:pPr>
              <w:pStyle w:val="a5"/>
              <w:spacing w:line="288" w:lineRule="auto"/>
              <w:jc w:val="center"/>
            </w:pPr>
            <w:r w:rsidRPr="0033527D">
              <w:t>√</w:t>
            </w:r>
          </w:p>
        </w:tc>
        <w:tc>
          <w:tcPr>
            <w:tcW w:w="343" w:type="pct"/>
            <w:tcBorders>
              <w:top w:val="single" w:sz="4" w:space="0" w:color="auto"/>
              <w:bottom w:val="nil"/>
            </w:tcBorders>
            <w:vAlign w:val="center"/>
          </w:tcPr>
          <w:p w14:paraId="7FD30307" w14:textId="77777777" w:rsidR="001D014C" w:rsidRPr="0033527D" w:rsidRDefault="001D014C" w:rsidP="00A95F90">
            <w:pPr>
              <w:pStyle w:val="a5"/>
              <w:spacing w:line="288" w:lineRule="auto"/>
              <w:jc w:val="center"/>
            </w:pPr>
            <w:r w:rsidRPr="0033527D">
              <w:t>√</w:t>
            </w:r>
          </w:p>
        </w:tc>
        <w:tc>
          <w:tcPr>
            <w:tcW w:w="344" w:type="pct"/>
            <w:tcBorders>
              <w:top w:val="single" w:sz="4" w:space="0" w:color="auto"/>
              <w:bottom w:val="nil"/>
            </w:tcBorders>
            <w:vAlign w:val="center"/>
          </w:tcPr>
          <w:p w14:paraId="5D28246B" w14:textId="77777777" w:rsidR="001D014C" w:rsidRPr="0033527D" w:rsidRDefault="001D014C" w:rsidP="00A95F90">
            <w:pPr>
              <w:pStyle w:val="a5"/>
              <w:spacing w:line="288" w:lineRule="auto"/>
              <w:jc w:val="center"/>
            </w:pPr>
            <w:r w:rsidRPr="0033527D">
              <w:t>√</w:t>
            </w:r>
          </w:p>
        </w:tc>
        <w:tc>
          <w:tcPr>
            <w:tcW w:w="343" w:type="pct"/>
            <w:tcBorders>
              <w:top w:val="single" w:sz="4" w:space="0" w:color="auto"/>
              <w:bottom w:val="nil"/>
            </w:tcBorders>
            <w:vAlign w:val="center"/>
          </w:tcPr>
          <w:p w14:paraId="680A06E4" w14:textId="77777777" w:rsidR="001D014C" w:rsidRPr="0033527D" w:rsidRDefault="001D014C" w:rsidP="00A95F90">
            <w:pPr>
              <w:pStyle w:val="a5"/>
              <w:spacing w:line="288" w:lineRule="auto"/>
              <w:jc w:val="center"/>
            </w:pPr>
            <w:r w:rsidRPr="0033527D">
              <w:t>√</w:t>
            </w:r>
          </w:p>
        </w:tc>
        <w:tc>
          <w:tcPr>
            <w:tcW w:w="344" w:type="pct"/>
            <w:tcBorders>
              <w:top w:val="single" w:sz="4" w:space="0" w:color="auto"/>
              <w:bottom w:val="nil"/>
            </w:tcBorders>
            <w:vAlign w:val="center"/>
          </w:tcPr>
          <w:p w14:paraId="63B759DA" w14:textId="77777777" w:rsidR="001D014C" w:rsidRPr="0033527D" w:rsidRDefault="001D014C" w:rsidP="00A95F90">
            <w:pPr>
              <w:pStyle w:val="a5"/>
              <w:spacing w:line="288" w:lineRule="auto"/>
              <w:jc w:val="center"/>
            </w:pPr>
            <w:r w:rsidRPr="0033527D">
              <w:t>√</w:t>
            </w:r>
          </w:p>
        </w:tc>
        <w:tc>
          <w:tcPr>
            <w:tcW w:w="343" w:type="pct"/>
            <w:tcBorders>
              <w:top w:val="single" w:sz="4" w:space="0" w:color="auto"/>
              <w:bottom w:val="nil"/>
            </w:tcBorders>
            <w:vAlign w:val="center"/>
          </w:tcPr>
          <w:p w14:paraId="0BFEF829" w14:textId="77777777" w:rsidR="001D014C" w:rsidRPr="0033527D" w:rsidRDefault="001D014C" w:rsidP="00A95F90">
            <w:pPr>
              <w:pStyle w:val="a5"/>
              <w:spacing w:line="288" w:lineRule="auto"/>
              <w:jc w:val="center"/>
            </w:pPr>
            <w:r w:rsidRPr="0033527D">
              <w:t>√</w:t>
            </w:r>
          </w:p>
        </w:tc>
      </w:tr>
      <w:tr w:rsidR="001D014C" w:rsidRPr="0033527D" w14:paraId="6E0AD004" w14:textId="77777777" w:rsidTr="001D014C">
        <w:tc>
          <w:tcPr>
            <w:tcW w:w="533" w:type="pct"/>
            <w:tcBorders>
              <w:top w:val="nil"/>
              <w:bottom w:val="nil"/>
            </w:tcBorders>
            <w:vAlign w:val="center"/>
          </w:tcPr>
          <w:p w14:paraId="6C2FAAFC" w14:textId="77777777" w:rsidR="001D014C" w:rsidRPr="0033527D" w:rsidRDefault="001D014C" w:rsidP="00A95F90">
            <w:pPr>
              <w:pStyle w:val="a5"/>
              <w:spacing w:line="288" w:lineRule="auto"/>
              <w:jc w:val="center"/>
            </w:pPr>
            <w:r w:rsidRPr="0033527D">
              <w:t>T-S</w:t>
            </w:r>
          </w:p>
        </w:tc>
        <w:tc>
          <w:tcPr>
            <w:tcW w:w="344" w:type="pct"/>
            <w:tcBorders>
              <w:top w:val="nil"/>
              <w:bottom w:val="nil"/>
            </w:tcBorders>
            <w:vAlign w:val="center"/>
          </w:tcPr>
          <w:p w14:paraId="7BBF7749" w14:textId="77777777" w:rsidR="001D014C" w:rsidRPr="0033527D" w:rsidRDefault="001D014C" w:rsidP="00A95F90">
            <w:pPr>
              <w:pStyle w:val="a5"/>
              <w:spacing w:line="288" w:lineRule="auto"/>
              <w:jc w:val="center"/>
            </w:pPr>
          </w:p>
        </w:tc>
        <w:tc>
          <w:tcPr>
            <w:tcW w:w="344" w:type="pct"/>
            <w:tcBorders>
              <w:top w:val="nil"/>
              <w:bottom w:val="nil"/>
            </w:tcBorders>
            <w:vAlign w:val="center"/>
          </w:tcPr>
          <w:p w14:paraId="7B502187" w14:textId="77777777" w:rsidR="001D014C" w:rsidRPr="0033527D" w:rsidRDefault="001D014C" w:rsidP="00A95F90">
            <w:pPr>
              <w:pStyle w:val="a5"/>
              <w:spacing w:line="288" w:lineRule="auto"/>
              <w:jc w:val="center"/>
            </w:pPr>
          </w:p>
        </w:tc>
        <w:tc>
          <w:tcPr>
            <w:tcW w:w="343" w:type="pct"/>
            <w:tcBorders>
              <w:top w:val="nil"/>
              <w:bottom w:val="nil"/>
            </w:tcBorders>
            <w:vAlign w:val="center"/>
          </w:tcPr>
          <w:p w14:paraId="4C233B8B" w14:textId="77777777" w:rsidR="001D014C" w:rsidRPr="0033527D" w:rsidRDefault="001D014C" w:rsidP="00A95F90">
            <w:pPr>
              <w:pStyle w:val="a5"/>
              <w:spacing w:line="288" w:lineRule="auto"/>
              <w:jc w:val="center"/>
            </w:pPr>
            <w:r w:rsidRPr="0033527D">
              <w:t>√</w:t>
            </w:r>
          </w:p>
        </w:tc>
        <w:tc>
          <w:tcPr>
            <w:tcW w:w="344" w:type="pct"/>
            <w:tcBorders>
              <w:top w:val="nil"/>
              <w:bottom w:val="nil"/>
            </w:tcBorders>
            <w:vAlign w:val="center"/>
          </w:tcPr>
          <w:p w14:paraId="7EB014F1" w14:textId="77777777" w:rsidR="001D014C" w:rsidRPr="0033527D" w:rsidRDefault="001D014C" w:rsidP="00A95F90">
            <w:pPr>
              <w:pStyle w:val="a5"/>
              <w:spacing w:line="288" w:lineRule="auto"/>
              <w:jc w:val="center"/>
            </w:pPr>
            <w:r w:rsidRPr="0033527D">
              <w:t>√</w:t>
            </w:r>
          </w:p>
        </w:tc>
        <w:tc>
          <w:tcPr>
            <w:tcW w:w="344" w:type="pct"/>
            <w:tcBorders>
              <w:top w:val="nil"/>
              <w:bottom w:val="nil"/>
            </w:tcBorders>
            <w:vAlign w:val="center"/>
          </w:tcPr>
          <w:p w14:paraId="44204C66" w14:textId="77777777" w:rsidR="001D014C" w:rsidRPr="0033527D" w:rsidRDefault="001D014C" w:rsidP="00A95F90">
            <w:pPr>
              <w:pStyle w:val="a5"/>
              <w:spacing w:line="288" w:lineRule="auto"/>
              <w:jc w:val="center"/>
            </w:pPr>
            <w:r w:rsidRPr="0033527D">
              <w:t>√</w:t>
            </w:r>
          </w:p>
        </w:tc>
        <w:tc>
          <w:tcPr>
            <w:tcW w:w="343" w:type="pct"/>
            <w:tcBorders>
              <w:top w:val="nil"/>
              <w:bottom w:val="nil"/>
            </w:tcBorders>
            <w:vAlign w:val="center"/>
          </w:tcPr>
          <w:p w14:paraId="261FBFCB" w14:textId="77777777" w:rsidR="001D014C" w:rsidRPr="0033527D" w:rsidRDefault="001D014C" w:rsidP="00A95F90">
            <w:pPr>
              <w:pStyle w:val="a5"/>
              <w:spacing w:line="288" w:lineRule="auto"/>
              <w:jc w:val="center"/>
            </w:pPr>
            <w:r w:rsidRPr="0033527D">
              <w:t>√</w:t>
            </w:r>
          </w:p>
        </w:tc>
        <w:tc>
          <w:tcPr>
            <w:tcW w:w="344" w:type="pct"/>
            <w:tcBorders>
              <w:top w:val="nil"/>
              <w:bottom w:val="nil"/>
            </w:tcBorders>
            <w:vAlign w:val="center"/>
          </w:tcPr>
          <w:p w14:paraId="2B0DA750" w14:textId="77777777" w:rsidR="001D014C" w:rsidRPr="0033527D" w:rsidRDefault="001D014C" w:rsidP="00A95F90">
            <w:pPr>
              <w:pStyle w:val="a5"/>
              <w:spacing w:line="288" w:lineRule="auto"/>
              <w:jc w:val="center"/>
            </w:pPr>
            <w:r w:rsidRPr="0033527D">
              <w:t>√</w:t>
            </w:r>
          </w:p>
        </w:tc>
        <w:tc>
          <w:tcPr>
            <w:tcW w:w="344" w:type="pct"/>
            <w:tcBorders>
              <w:top w:val="nil"/>
              <w:bottom w:val="nil"/>
            </w:tcBorders>
            <w:vAlign w:val="center"/>
          </w:tcPr>
          <w:p w14:paraId="45D8765D" w14:textId="77777777" w:rsidR="001D014C" w:rsidRPr="0033527D" w:rsidRDefault="001D014C" w:rsidP="00A95F90">
            <w:pPr>
              <w:pStyle w:val="a5"/>
              <w:spacing w:line="288" w:lineRule="auto"/>
              <w:jc w:val="center"/>
            </w:pPr>
            <w:r w:rsidRPr="0033527D">
              <w:t>√</w:t>
            </w:r>
          </w:p>
        </w:tc>
        <w:tc>
          <w:tcPr>
            <w:tcW w:w="343" w:type="pct"/>
            <w:tcBorders>
              <w:top w:val="nil"/>
              <w:bottom w:val="nil"/>
            </w:tcBorders>
            <w:vAlign w:val="center"/>
          </w:tcPr>
          <w:p w14:paraId="1C41A082" w14:textId="77777777" w:rsidR="001D014C" w:rsidRPr="0033527D" w:rsidRDefault="001D014C" w:rsidP="00A95F90">
            <w:pPr>
              <w:pStyle w:val="a5"/>
              <w:spacing w:line="288" w:lineRule="auto"/>
              <w:jc w:val="center"/>
            </w:pPr>
            <w:r w:rsidRPr="0033527D">
              <w:t>√</w:t>
            </w:r>
          </w:p>
        </w:tc>
        <w:tc>
          <w:tcPr>
            <w:tcW w:w="344" w:type="pct"/>
            <w:tcBorders>
              <w:top w:val="nil"/>
              <w:bottom w:val="nil"/>
            </w:tcBorders>
            <w:vAlign w:val="center"/>
          </w:tcPr>
          <w:p w14:paraId="1CB76316" w14:textId="77777777" w:rsidR="001D014C" w:rsidRPr="0033527D" w:rsidRDefault="001D014C" w:rsidP="00A95F90">
            <w:pPr>
              <w:pStyle w:val="a5"/>
              <w:spacing w:line="288" w:lineRule="auto"/>
              <w:jc w:val="center"/>
            </w:pPr>
            <w:r w:rsidRPr="0033527D">
              <w:t>√</w:t>
            </w:r>
          </w:p>
        </w:tc>
        <w:tc>
          <w:tcPr>
            <w:tcW w:w="343" w:type="pct"/>
            <w:tcBorders>
              <w:top w:val="nil"/>
              <w:bottom w:val="nil"/>
            </w:tcBorders>
            <w:vAlign w:val="center"/>
          </w:tcPr>
          <w:p w14:paraId="4260FDE3" w14:textId="77777777" w:rsidR="001D014C" w:rsidRPr="0033527D" w:rsidRDefault="001D014C" w:rsidP="00A95F90">
            <w:pPr>
              <w:pStyle w:val="a5"/>
              <w:spacing w:line="288" w:lineRule="auto"/>
              <w:jc w:val="center"/>
            </w:pPr>
            <w:r w:rsidRPr="0033527D">
              <w:t>√</w:t>
            </w:r>
          </w:p>
        </w:tc>
        <w:tc>
          <w:tcPr>
            <w:tcW w:w="344" w:type="pct"/>
            <w:tcBorders>
              <w:top w:val="nil"/>
              <w:bottom w:val="nil"/>
            </w:tcBorders>
            <w:vAlign w:val="center"/>
          </w:tcPr>
          <w:p w14:paraId="1DF8BE77" w14:textId="77777777" w:rsidR="001D014C" w:rsidRPr="0033527D" w:rsidRDefault="001D014C" w:rsidP="00A95F90">
            <w:pPr>
              <w:pStyle w:val="a5"/>
              <w:spacing w:line="288" w:lineRule="auto"/>
              <w:jc w:val="center"/>
            </w:pPr>
            <w:r w:rsidRPr="0033527D">
              <w:t>√</w:t>
            </w:r>
          </w:p>
        </w:tc>
        <w:tc>
          <w:tcPr>
            <w:tcW w:w="343" w:type="pct"/>
            <w:tcBorders>
              <w:top w:val="nil"/>
              <w:bottom w:val="nil"/>
            </w:tcBorders>
            <w:vAlign w:val="center"/>
          </w:tcPr>
          <w:p w14:paraId="6AAF9C44" w14:textId="77777777" w:rsidR="001D014C" w:rsidRPr="0033527D" w:rsidRDefault="001D014C" w:rsidP="00A95F90">
            <w:pPr>
              <w:pStyle w:val="a5"/>
              <w:spacing w:line="288" w:lineRule="auto"/>
              <w:jc w:val="center"/>
            </w:pPr>
            <w:r w:rsidRPr="0033527D">
              <w:t>√</w:t>
            </w:r>
          </w:p>
        </w:tc>
      </w:tr>
      <w:tr w:rsidR="001D014C" w:rsidRPr="0033527D" w14:paraId="0A0A03C8" w14:textId="77777777" w:rsidTr="001D014C">
        <w:tc>
          <w:tcPr>
            <w:tcW w:w="533" w:type="pct"/>
            <w:tcBorders>
              <w:top w:val="nil"/>
              <w:bottom w:val="single" w:sz="8" w:space="0" w:color="auto"/>
            </w:tcBorders>
            <w:vAlign w:val="center"/>
          </w:tcPr>
          <w:p w14:paraId="2FDB1833" w14:textId="77777777" w:rsidR="001D014C" w:rsidRPr="0033527D" w:rsidRDefault="001D014C" w:rsidP="00A95F90">
            <w:pPr>
              <w:pStyle w:val="a5"/>
              <w:spacing w:line="288" w:lineRule="auto"/>
              <w:jc w:val="center"/>
            </w:pPr>
            <w:r w:rsidRPr="0033527D">
              <w:t>T-Fe</w:t>
            </w:r>
          </w:p>
        </w:tc>
        <w:tc>
          <w:tcPr>
            <w:tcW w:w="344" w:type="pct"/>
            <w:tcBorders>
              <w:top w:val="nil"/>
              <w:bottom w:val="single" w:sz="8" w:space="0" w:color="auto"/>
            </w:tcBorders>
            <w:vAlign w:val="center"/>
          </w:tcPr>
          <w:p w14:paraId="033C21FD" w14:textId="77777777" w:rsidR="001D014C" w:rsidRPr="0033527D" w:rsidRDefault="001D014C" w:rsidP="00A95F90">
            <w:pPr>
              <w:pStyle w:val="a5"/>
              <w:spacing w:line="288" w:lineRule="auto"/>
              <w:jc w:val="center"/>
            </w:pPr>
          </w:p>
        </w:tc>
        <w:tc>
          <w:tcPr>
            <w:tcW w:w="344" w:type="pct"/>
            <w:tcBorders>
              <w:top w:val="nil"/>
              <w:bottom w:val="single" w:sz="8" w:space="0" w:color="auto"/>
            </w:tcBorders>
            <w:vAlign w:val="center"/>
          </w:tcPr>
          <w:p w14:paraId="34F0A8FF" w14:textId="77777777" w:rsidR="001D014C" w:rsidRPr="0033527D" w:rsidRDefault="001D014C" w:rsidP="00A95F90">
            <w:pPr>
              <w:pStyle w:val="a5"/>
              <w:spacing w:line="288" w:lineRule="auto"/>
              <w:jc w:val="center"/>
            </w:pPr>
          </w:p>
        </w:tc>
        <w:tc>
          <w:tcPr>
            <w:tcW w:w="343" w:type="pct"/>
            <w:tcBorders>
              <w:top w:val="nil"/>
              <w:bottom w:val="single" w:sz="8" w:space="0" w:color="auto"/>
            </w:tcBorders>
            <w:vAlign w:val="center"/>
          </w:tcPr>
          <w:p w14:paraId="0F90206C" w14:textId="77777777" w:rsidR="001D014C" w:rsidRPr="0033527D" w:rsidRDefault="001D014C" w:rsidP="00A95F90">
            <w:pPr>
              <w:pStyle w:val="a5"/>
              <w:spacing w:line="288" w:lineRule="auto"/>
              <w:jc w:val="center"/>
            </w:pPr>
            <w:r w:rsidRPr="0033527D">
              <w:t>√</w:t>
            </w:r>
          </w:p>
        </w:tc>
        <w:tc>
          <w:tcPr>
            <w:tcW w:w="344" w:type="pct"/>
            <w:tcBorders>
              <w:top w:val="nil"/>
              <w:bottom w:val="single" w:sz="8" w:space="0" w:color="auto"/>
            </w:tcBorders>
            <w:vAlign w:val="center"/>
          </w:tcPr>
          <w:p w14:paraId="27389B4A" w14:textId="77777777" w:rsidR="001D014C" w:rsidRPr="0033527D" w:rsidRDefault="001D014C" w:rsidP="00A95F90">
            <w:pPr>
              <w:pStyle w:val="a5"/>
              <w:spacing w:line="288" w:lineRule="auto"/>
              <w:jc w:val="center"/>
            </w:pPr>
            <w:r w:rsidRPr="0033527D">
              <w:t>√</w:t>
            </w:r>
          </w:p>
        </w:tc>
        <w:tc>
          <w:tcPr>
            <w:tcW w:w="344" w:type="pct"/>
            <w:tcBorders>
              <w:top w:val="nil"/>
              <w:bottom w:val="single" w:sz="8" w:space="0" w:color="auto"/>
            </w:tcBorders>
            <w:vAlign w:val="center"/>
          </w:tcPr>
          <w:p w14:paraId="41AA275F" w14:textId="77777777" w:rsidR="001D014C" w:rsidRPr="0033527D" w:rsidRDefault="001D014C" w:rsidP="00A95F90">
            <w:pPr>
              <w:pStyle w:val="a5"/>
              <w:spacing w:line="288" w:lineRule="auto"/>
              <w:jc w:val="center"/>
            </w:pPr>
            <w:r w:rsidRPr="0033527D">
              <w:t>√</w:t>
            </w:r>
          </w:p>
        </w:tc>
        <w:tc>
          <w:tcPr>
            <w:tcW w:w="343" w:type="pct"/>
            <w:tcBorders>
              <w:top w:val="nil"/>
              <w:bottom w:val="single" w:sz="8" w:space="0" w:color="auto"/>
            </w:tcBorders>
            <w:vAlign w:val="center"/>
          </w:tcPr>
          <w:p w14:paraId="37B537E9" w14:textId="77777777" w:rsidR="001D014C" w:rsidRPr="0033527D" w:rsidRDefault="001D014C" w:rsidP="00A95F90">
            <w:pPr>
              <w:pStyle w:val="a5"/>
              <w:spacing w:line="288" w:lineRule="auto"/>
              <w:jc w:val="center"/>
            </w:pPr>
            <w:r w:rsidRPr="0033527D">
              <w:t>√</w:t>
            </w:r>
          </w:p>
        </w:tc>
        <w:tc>
          <w:tcPr>
            <w:tcW w:w="344" w:type="pct"/>
            <w:tcBorders>
              <w:top w:val="nil"/>
              <w:bottom w:val="single" w:sz="8" w:space="0" w:color="auto"/>
            </w:tcBorders>
            <w:vAlign w:val="center"/>
          </w:tcPr>
          <w:p w14:paraId="3E2EBBAA" w14:textId="77777777" w:rsidR="001D014C" w:rsidRPr="0033527D" w:rsidRDefault="001D014C" w:rsidP="00A95F90">
            <w:pPr>
              <w:pStyle w:val="a5"/>
              <w:spacing w:line="288" w:lineRule="auto"/>
              <w:jc w:val="center"/>
            </w:pPr>
            <w:r w:rsidRPr="0033527D">
              <w:t>√</w:t>
            </w:r>
          </w:p>
        </w:tc>
        <w:tc>
          <w:tcPr>
            <w:tcW w:w="344" w:type="pct"/>
            <w:tcBorders>
              <w:top w:val="nil"/>
              <w:bottom w:val="single" w:sz="8" w:space="0" w:color="auto"/>
            </w:tcBorders>
            <w:vAlign w:val="center"/>
          </w:tcPr>
          <w:p w14:paraId="21E23051" w14:textId="77777777" w:rsidR="001D014C" w:rsidRPr="0033527D" w:rsidRDefault="001D014C" w:rsidP="00A95F90">
            <w:pPr>
              <w:pStyle w:val="a5"/>
              <w:spacing w:line="288" w:lineRule="auto"/>
              <w:jc w:val="center"/>
            </w:pPr>
            <w:r w:rsidRPr="0033527D">
              <w:t>√</w:t>
            </w:r>
          </w:p>
        </w:tc>
        <w:tc>
          <w:tcPr>
            <w:tcW w:w="343" w:type="pct"/>
            <w:tcBorders>
              <w:top w:val="nil"/>
              <w:bottom w:val="single" w:sz="8" w:space="0" w:color="auto"/>
            </w:tcBorders>
            <w:vAlign w:val="center"/>
          </w:tcPr>
          <w:p w14:paraId="7D6458CE" w14:textId="77777777" w:rsidR="001D014C" w:rsidRPr="0033527D" w:rsidRDefault="001D014C" w:rsidP="00A95F90">
            <w:pPr>
              <w:pStyle w:val="a5"/>
              <w:spacing w:line="288" w:lineRule="auto"/>
              <w:jc w:val="center"/>
            </w:pPr>
            <w:r w:rsidRPr="0033527D">
              <w:t>√</w:t>
            </w:r>
          </w:p>
        </w:tc>
        <w:tc>
          <w:tcPr>
            <w:tcW w:w="344" w:type="pct"/>
            <w:tcBorders>
              <w:top w:val="nil"/>
              <w:bottom w:val="single" w:sz="8" w:space="0" w:color="auto"/>
            </w:tcBorders>
            <w:vAlign w:val="center"/>
          </w:tcPr>
          <w:p w14:paraId="0DAFDEAF" w14:textId="77777777" w:rsidR="001D014C" w:rsidRPr="0033527D" w:rsidRDefault="001D014C" w:rsidP="00A95F90">
            <w:pPr>
              <w:pStyle w:val="a5"/>
              <w:spacing w:line="288" w:lineRule="auto"/>
              <w:jc w:val="center"/>
            </w:pPr>
            <w:r w:rsidRPr="0033527D">
              <w:t>√</w:t>
            </w:r>
          </w:p>
        </w:tc>
        <w:tc>
          <w:tcPr>
            <w:tcW w:w="343" w:type="pct"/>
            <w:tcBorders>
              <w:top w:val="nil"/>
              <w:bottom w:val="single" w:sz="8" w:space="0" w:color="auto"/>
            </w:tcBorders>
            <w:vAlign w:val="center"/>
          </w:tcPr>
          <w:p w14:paraId="2EFE9F31" w14:textId="77777777" w:rsidR="001D014C" w:rsidRPr="0033527D" w:rsidRDefault="001D014C" w:rsidP="00A95F90">
            <w:pPr>
              <w:pStyle w:val="a5"/>
              <w:spacing w:line="288" w:lineRule="auto"/>
              <w:jc w:val="center"/>
            </w:pPr>
            <w:r w:rsidRPr="0033527D">
              <w:t>√</w:t>
            </w:r>
          </w:p>
        </w:tc>
        <w:tc>
          <w:tcPr>
            <w:tcW w:w="344" w:type="pct"/>
            <w:tcBorders>
              <w:top w:val="nil"/>
              <w:bottom w:val="single" w:sz="8" w:space="0" w:color="auto"/>
            </w:tcBorders>
            <w:vAlign w:val="center"/>
          </w:tcPr>
          <w:p w14:paraId="792DD671" w14:textId="77777777" w:rsidR="001D014C" w:rsidRPr="0033527D" w:rsidRDefault="001D014C" w:rsidP="00A95F90">
            <w:pPr>
              <w:pStyle w:val="a5"/>
              <w:spacing w:line="288" w:lineRule="auto"/>
              <w:jc w:val="center"/>
            </w:pPr>
            <w:r w:rsidRPr="0033527D">
              <w:t>√</w:t>
            </w:r>
          </w:p>
        </w:tc>
        <w:tc>
          <w:tcPr>
            <w:tcW w:w="343" w:type="pct"/>
            <w:tcBorders>
              <w:top w:val="nil"/>
              <w:bottom w:val="single" w:sz="8" w:space="0" w:color="auto"/>
            </w:tcBorders>
            <w:vAlign w:val="center"/>
          </w:tcPr>
          <w:p w14:paraId="6E889D5E" w14:textId="77777777" w:rsidR="001D014C" w:rsidRPr="0033527D" w:rsidRDefault="001D014C" w:rsidP="00A95F90">
            <w:pPr>
              <w:pStyle w:val="a5"/>
              <w:spacing w:line="288" w:lineRule="auto"/>
              <w:jc w:val="center"/>
            </w:pPr>
            <w:r w:rsidRPr="0033527D">
              <w:t>√</w:t>
            </w:r>
          </w:p>
        </w:tc>
      </w:tr>
    </w:tbl>
    <w:p w14:paraId="3D3FC109" w14:textId="77777777" w:rsidR="00296D36" w:rsidRDefault="00296D36" w:rsidP="003A4A6B">
      <w:pPr>
        <w:pStyle w:val="4"/>
        <w:adjustRightInd w:val="0"/>
        <w:spacing w:beforeLines="100" w:before="312" w:afterLines="0" w:line="300" w:lineRule="auto"/>
      </w:pPr>
      <w:bookmarkStart w:id="156" w:name="_Toc346463096"/>
      <w:r>
        <w:rPr>
          <w:rFonts w:hint="eastAsia"/>
        </w:rPr>
        <w:lastRenderedPageBreak/>
        <w:t xml:space="preserve">2.3.1.2 </w:t>
      </w:r>
      <w:r>
        <w:rPr>
          <w:rFonts w:hint="eastAsia"/>
        </w:rPr>
        <w:t>主要仪器与试剂</w:t>
      </w:r>
      <w:bookmarkEnd w:id="156"/>
    </w:p>
    <w:p w14:paraId="51DD44A5" w14:textId="77777777" w:rsidR="00296D36" w:rsidRPr="003A7B3F" w:rsidRDefault="00296D36" w:rsidP="00A95F90">
      <w:pPr>
        <w:snapToGrid w:val="0"/>
        <w:spacing w:line="300" w:lineRule="auto"/>
        <w:ind w:firstLine="482"/>
        <w:rPr>
          <w:szCs w:val="22"/>
        </w:rPr>
      </w:pPr>
      <w:r w:rsidRPr="003A7B3F">
        <w:rPr>
          <w:rFonts w:hint="eastAsia"/>
          <w:szCs w:val="22"/>
        </w:rPr>
        <w:t xml:space="preserve">Nanodrop 2000 </w:t>
      </w:r>
      <w:r w:rsidRPr="003A7B3F">
        <w:rPr>
          <w:rFonts w:hint="eastAsia"/>
          <w:szCs w:val="22"/>
        </w:rPr>
        <w:t>分光光度计</w:t>
      </w:r>
      <w:r w:rsidRPr="003A7B3F">
        <w:rPr>
          <w:szCs w:val="22"/>
        </w:rPr>
        <w:t>：</w:t>
      </w:r>
      <w:r>
        <w:rPr>
          <w:rFonts w:hint="eastAsia"/>
          <w:szCs w:val="22"/>
        </w:rPr>
        <w:t>美国</w:t>
      </w:r>
      <w:r w:rsidRPr="003A7B3F">
        <w:rPr>
          <w:rFonts w:hint="eastAsia"/>
          <w:szCs w:val="22"/>
        </w:rPr>
        <w:t>赛默飞世尔科技</w:t>
      </w:r>
    </w:p>
    <w:p w14:paraId="309F47A2" w14:textId="77777777" w:rsidR="00296D36" w:rsidRDefault="00296D36" w:rsidP="00A95F90">
      <w:pPr>
        <w:snapToGrid w:val="0"/>
        <w:spacing w:line="300" w:lineRule="auto"/>
        <w:ind w:firstLine="482"/>
        <w:rPr>
          <w:szCs w:val="22"/>
        </w:rPr>
      </w:pPr>
      <w:r w:rsidRPr="003A7B3F">
        <w:rPr>
          <w:szCs w:val="22"/>
        </w:rPr>
        <w:t>qPCR</w:t>
      </w:r>
      <w:r w:rsidRPr="003A7B3F">
        <w:rPr>
          <w:szCs w:val="22"/>
        </w:rPr>
        <w:t>扩增仪：</w:t>
      </w:r>
      <w:r>
        <w:rPr>
          <w:rFonts w:hint="eastAsia"/>
          <w:szCs w:val="22"/>
        </w:rPr>
        <w:t>美国</w:t>
      </w:r>
      <w:r w:rsidRPr="003A7B3F">
        <w:rPr>
          <w:rFonts w:hint="eastAsia"/>
          <w:szCs w:val="22"/>
        </w:rPr>
        <w:t xml:space="preserve">Applied Biosystems </w:t>
      </w:r>
      <w:r w:rsidRPr="00D129C7">
        <w:rPr>
          <w:szCs w:val="22"/>
        </w:rPr>
        <w:t>公司</w:t>
      </w:r>
      <w:r w:rsidRPr="003A7B3F">
        <w:rPr>
          <w:szCs w:val="22"/>
        </w:rPr>
        <w:t>Stepone Plus Real-time PCR</w:t>
      </w:r>
    </w:p>
    <w:p w14:paraId="698BD596" w14:textId="77777777" w:rsidR="00296D36" w:rsidRPr="003A7B3F" w:rsidRDefault="00296D36" w:rsidP="00A95F90">
      <w:pPr>
        <w:snapToGrid w:val="0"/>
        <w:spacing w:line="300" w:lineRule="auto"/>
        <w:ind w:firstLine="482"/>
        <w:rPr>
          <w:szCs w:val="22"/>
        </w:rPr>
      </w:pPr>
      <w:r w:rsidRPr="003A7B3F">
        <w:rPr>
          <w:szCs w:val="22"/>
        </w:rPr>
        <w:t>土壤</w:t>
      </w:r>
      <w:r>
        <w:rPr>
          <w:szCs w:val="22"/>
        </w:rPr>
        <w:t>DNA</w:t>
      </w:r>
      <w:r w:rsidRPr="003A7B3F">
        <w:rPr>
          <w:szCs w:val="22"/>
        </w:rPr>
        <w:t>提取试剂盒：</w:t>
      </w:r>
      <w:r>
        <w:rPr>
          <w:rFonts w:hint="eastAsia"/>
          <w:szCs w:val="22"/>
        </w:rPr>
        <w:t>美国</w:t>
      </w:r>
      <w:r w:rsidRPr="003A7B3F">
        <w:rPr>
          <w:szCs w:val="22"/>
        </w:rPr>
        <w:t>MOBIO PowerSoil DNA Isolation Kit</w:t>
      </w:r>
    </w:p>
    <w:p w14:paraId="348DBD20" w14:textId="77777777" w:rsidR="00296D36" w:rsidRPr="003A7B3F" w:rsidRDefault="00296D36" w:rsidP="00A95F90">
      <w:pPr>
        <w:snapToGrid w:val="0"/>
        <w:spacing w:line="300" w:lineRule="auto"/>
        <w:ind w:firstLine="482"/>
        <w:rPr>
          <w:szCs w:val="22"/>
        </w:rPr>
      </w:pPr>
      <w:r w:rsidRPr="003A7B3F">
        <w:rPr>
          <w:szCs w:val="22"/>
        </w:rPr>
        <w:t>荧光定量</w:t>
      </w:r>
      <w:r>
        <w:rPr>
          <w:szCs w:val="22"/>
        </w:rPr>
        <w:t>PCR</w:t>
      </w:r>
      <w:r w:rsidRPr="003A7B3F">
        <w:rPr>
          <w:szCs w:val="22"/>
        </w:rPr>
        <w:t>预混液：</w:t>
      </w:r>
      <w:r>
        <w:rPr>
          <w:rFonts w:hint="eastAsia"/>
          <w:szCs w:val="22"/>
        </w:rPr>
        <w:t>日本</w:t>
      </w:r>
      <w:r w:rsidRPr="003A7B3F">
        <w:rPr>
          <w:szCs w:val="22"/>
        </w:rPr>
        <w:t>东洋纺</w:t>
      </w:r>
      <w:r w:rsidRPr="003A7B3F">
        <w:rPr>
          <w:szCs w:val="22"/>
        </w:rPr>
        <w:t>SYBR Green PCR Master Mix Plus</w:t>
      </w:r>
    </w:p>
    <w:p w14:paraId="3C9D421A" w14:textId="77777777" w:rsidR="00296D36" w:rsidRPr="003A7B3F" w:rsidRDefault="00296D36" w:rsidP="00A95F90">
      <w:pPr>
        <w:snapToGrid w:val="0"/>
        <w:spacing w:line="300" w:lineRule="auto"/>
        <w:ind w:firstLine="482"/>
        <w:rPr>
          <w:szCs w:val="22"/>
        </w:rPr>
      </w:pPr>
      <w:r>
        <w:rPr>
          <w:szCs w:val="22"/>
        </w:rPr>
        <w:t>引物</w:t>
      </w:r>
      <w:r>
        <w:rPr>
          <w:rFonts w:hint="eastAsia"/>
          <w:szCs w:val="22"/>
        </w:rPr>
        <w:t>购于</w:t>
      </w:r>
      <w:r w:rsidRPr="003A7B3F">
        <w:rPr>
          <w:szCs w:val="22"/>
        </w:rPr>
        <w:t>上海生工</w:t>
      </w:r>
      <w:r>
        <w:rPr>
          <w:rFonts w:hint="eastAsia"/>
          <w:szCs w:val="22"/>
        </w:rPr>
        <w:t>生物工程公司</w:t>
      </w:r>
    </w:p>
    <w:p w14:paraId="77FDB23D" w14:textId="77777777" w:rsidR="00296D36" w:rsidRPr="00C926C6" w:rsidRDefault="00296D36" w:rsidP="00A95F90">
      <w:pPr>
        <w:pStyle w:val="4"/>
        <w:adjustRightInd w:val="0"/>
        <w:spacing w:before="156" w:afterLines="0" w:line="300" w:lineRule="auto"/>
        <w:rPr>
          <w:szCs w:val="24"/>
        </w:rPr>
      </w:pPr>
      <w:bookmarkStart w:id="157" w:name="_Toc346463097"/>
      <w:r w:rsidRPr="00C926C6">
        <w:rPr>
          <w:rFonts w:hint="eastAsia"/>
          <w:szCs w:val="24"/>
        </w:rPr>
        <w:t>2</w:t>
      </w:r>
      <w:r w:rsidRPr="00C926C6">
        <w:rPr>
          <w:szCs w:val="24"/>
        </w:rPr>
        <w:t>.</w:t>
      </w:r>
      <w:r w:rsidRPr="00C926C6">
        <w:rPr>
          <w:rFonts w:hint="eastAsia"/>
          <w:szCs w:val="24"/>
        </w:rPr>
        <w:t xml:space="preserve">3.2 </w:t>
      </w:r>
      <w:r w:rsidRPr="00C926C6">
        <w:rPr>
          <w:szCs w:val="24"/>
        </w:rPr>
        <w:t>基本方法</w:t>
      </w:r>
      <w:bookmarkEnd w:id="157"/>
    </w:p>
    <w:p w14:paraId="5AABC359" w14:textId="77777777" w:rsidR="00296D36" w:rsidRPr="00C926C6" w:rsidRDefault="00296D36" w:rsidP="00A95F90">
      <w:pPr>
        <w:pStyle w:val="4"/>
        <w:adjustRightInd w:val="0"/>
        <w:spacing w:before="156" w:afterLines="0" w:line="300" w:lineRule="auto"/>
        <w:rPr>
          <w:szCs w:val="24"/>
        </w:rPr>
      </w:pPr>
      <w:bookmarkStart w:id="158" w:name="_Toc346463098"/>
      <w:r w:rsidRPr="00C926C6">
        <w:rPr>
          <w:szCs w:val="24"/>
        </w:rPr>
        <w:t>2.</w:t>
      </w:r>
      <w:r w:rsidRPr="00C926C6">
        <w:rPr>
          <w:rFonts w:hint="eastAsia"/>
          <w:szCs w:val="24"/>
        </w:rPr>
        <w:t xml:space="preserve">3.2.1  </w:t>
      </w:r>
      <w:r w:rsidRPr="00C926C6">
        <w:rPr>
          <w:szCs w:val="24"/>
        </w:rPr>
        <w:t>DNA</w:t>
      </w:r>
      <w:r w:rsidRPr="00C926C6">
        <w:rPr>
          <w:szCs w:val="24"/>
        </w:rPr>
        <w:t>提取</w:t>
      </w:r>
      <w:bookmarkEnd w:id="158"/>
    </w:p>
    <w:p w14:paraId="0A720A79" w14:textId="77777777" w:rsidR="00296D36" w:rsidRDefault="00296D36" w:rsidP="00A95F90">
      <w:pPr>
        <w:snapToGrid w:val="0"/>
        <w:spacing w:line="300" w:lineRule="auto"/>
        <w:ind w:firstLine="480"/>
      </w:pPr>
      <w:r w:rsidRPr="003A7B3F">
        <w:rPr>
          <w:szCs w:val="22"/>
        </w:rPr>
        <w:t>DNA</w:t>
      </w:r>
      <w:r w:rsidRPr="003A7B3F">
        <w:rPr>
          <w:szCs w:val="22"/>
        </w:rPr>
        <w:t>的提取</w:t>
      </w:r>
      <w:r>
        <w:rPr>
          <w:rFonts w:hint="eastAsia"/>
          <w:szCs w:val="22"/>
        </w:rPr>
        <w:t>步骤同</w:t>
      </w:r>
      <w:r>
        <w:rPr>
          <w:rFonts w:hint="eastAsia"/>
        </w:rPr>
        <w:t>2</w:t>
      </w:r>
      <w:r>
        <w:t>.2.</w:t>
      </w:r>
      <w:r>
        <w:rPr>
          <w:rFonts w:hint="eastAsia"/>
        </w:rPr>
        <w:t>2.1</w:t>
      </w:r>
      <w:r>
        <w:rPr>
          <w:rFonts w:hint="eastAsia"/>
        </w:rPr>
        <w:t>。</w:t>
      </w:r>
    </w:p>
    <w:p w14:paraId="54086EF7" w14:textId="77777777" w:rsidR="00296D36" w:rsidRDefault="00296D36" w:rsidP="00A95F90">
      <w:pPr>
        <w:pStyle w:val="4"/>
        <w:adjustRightInd w:val="0"/>
        <w:spacing w:before="156" w:afterLines="0" w:line="300" w:lineRule="auto"/>
      </w:pPr>
      <w:bookmarkStart w:id="159" w:name="_Toc346463099"/>
      <w:r w:rsidRPr="0057267E">
        <w:rPr>
          <w:rFonts w:hint="eastAsia"/>
          <w:bCs w:val="0"/>
        </w:rPr>
        <w:t>2</w:t>
      </w:r>
      <w:r>
        <w:rPr>
          <w:rFonts w:hint="eastAsia"/>
          <w:bCs w:val="0"/>
        </w:rPr>
        <w:t>.</w:t>
      </w:r>
      <w:r w:rsidRPr="0057267E">
        <w:rPr>
          <w:rFonts w:hint="eastAsia"/>
          <w:bCs w:val="0"/>
        </w:rPr>
        <w:t>3.</w:t>
      </w:r>
      <w:r>
        <w:rPr>
          <w:rFonts w:hint="eastAsia"/>
          <w:bCs w:val="0"/>
        </w:rPr>
        <w:t>2</w:t>
      </w:r>
      <w:r w:rsidRPr="0057267E">
        <w:rPr>
          <w:rFonts w:hint="eastAsia"/>
          <w:bCs w:val="0"/>
        </w:rPr>
        <w:t xml:space="preserve">.2 </w:t>
      </w:r>
      <w:r w:rsidRPr="0057267E">
        <w:rPr>
          <w:rFonts w:hint="eastAsia"/>
          <w:bCs w:val="0"/>
        </w:rPr>
        <w:t>目标菌群</w:t>
      </w:r>
      <w:r w:rsidRPr="0057267E">
        <w:rPr>
          <w:rFonts w:hint="eastAsia"/>
          <w:bCs w:val="0"/>
        </w:rPr>
        <w:t>/</w:t>
      </w:r>
      <w:r w:rsidRPr="0057267E">
        <w:rPr>
          <w:rFonts w:hint="eastAsia"/>
          <w:bCs w:val="0"/>
        </w:rPr>
        <w:t>基因及质粒制备</w:t>
      </w:r>
      <w:bookmarkEnd w:id="159"/>
    </w:p>
    <w:p w14:paraId="6295DD9C" w14:textId="77777777" w:rsidR="00296D36" w:rsidRPr="00A10908" w:rsidRDefault="00296D36" w:rsidP="00A95F90">
      <w:pPr>
        <w:adjustRightInd w:val="0"/>
        <w:snapToGrid w:val="0"/>
        <w:spacing w:line="300" w:lineRule="auto"/>
        <w:ind w:firstLineChars="200" w:firstLine="480"/>
        <w:rPr>
          <w:szCs w:val="22"/>
        </w:rPr>
      </w:pPr>
      <w:r w:rsidRPr="00B919FD">
        <w:rPr>
          <w:rFonts w:hint="eastAsia"/>
          <w:szCs w:val="22"/>
        </w:rPr>
        <w:t>为定量描述太湖底泥微环境</w:t>
      </w:r>
      <w:r w:rsidRPr="00B919FD">
        <w:rPr>
          <w:rFonts w:hint="eastAsia"/>
          <w:szCs w:val="22"/>
        </w:rPr>
        <w:t>PCBs</w:t>
      </w:r>
      <w:r w:rsidRPr="00B919FD">
        <w:rPr>
          <w:rFonts w:hint="eastAsia"/>
          <w:szCs w:val="22"/>
        </w:rPr>
        <w:t>脱氯过程中微生物群落变化，实验研究了</w:t>
      </w:r>
      <w:r>
        <w:rPr>
          <w:rFonts w:hint="eastAsia"/>
          <w:szCs w:val="22"/>
        </w:rPr>
        <w:t>总细菌</w:t>
      </w:r>
      <w:r w:rsidRPr="00B919FD">
        <w:rPr>
          <w:szCs w:val="22"/>
        </w:rPr>
        <w:t>（</w:t>
      </w:r>
      <w:r w:rsidRPr="00CA76DF">
        <w:rPr>
          <w:i/>
          <w:szCs w:val="22"/>
        </w:rPr>
        <w:t>Bacteria</w:t>
      </w:r>
      <w:r w:rsidRPr="00B919FD">
        <w:rPr>
          <w:szCs w:val="22"/>
        </w:rPr>
        <w:t>）的</w:t>
      </w:r>
      <w:r w:rsidRPr="00B919FD">
        <w:rPr>
          <w:szCs w:val="22"/>
        </w:rPr>
        <w:t>16S rRNA</w:t>
      </w:r>
      <w:r w:rsidRPr="00B919FD">
        <w:rPr>
          <w:szCs w:val="22"/>
        </w:rPr>
        <w:t>基因、</w:t>
      </w:r>
      <w:r w:rsidRPr="00B919FD">
        <w:rPr>
          <w:szCs w:val="22"/>
        </w:rPr>
        <w:t>3</w:t>
      </w:r>
      <w:r w:rsidRPr="00B919FD">
        <w:rPr>
          <w:szCs w:val="22"/>
        </w:rPr>
        <w:t>种脱氯相关细菌（</w:t>
      </w:r>
      <w:r w:rsidRPr="00CA76DF">
        <w:rPr>
          <w:i/>
          <w:szCs w:val="22"/>
        </w:rPr>
        <w:t>Chloroflexi</w:t>
      </w:r>
      <w:r w:rsidRPr="00B919FD">
        <w:rPr>
          <w:szCs w:val="22"/>
        </w:rPr>
        <w:t>、</w:t>
      </w:r>
      <w:r w:rsidRPr="007A7D27">
        <w:rPr>
          <w:i/>
          <w:szCs w:val="22"/>
        </w:rPr>
        <w:t>o</w:t>
      </w:r>
      <w:r w:rsidRPr="00B919FD">
        <w:rPr>
          <w:szCs w:val="22"/>
        </w:rPr>
        <w:t>-17/DF-1</w:t>
      </w:r>
      <w:r w:rsidRPr="00B919FD">
        <w:rPr>
          <w:szCs w:val="22"/>
        </w:rPr>
        <w:t>、</w:t>
      </w:r>
      <w:r w:rsidRPr="007A7D27">
        <w:rPr>
          <w:i/>
          <w:szCs w:val="22"/>
        </w:rPr>
        <w:t>Dehalococcoides</w:t>
      </w:r>
      <w:r w:rsidRPr="00B919FD">
        <w:rPr>
          <w:szCs w:val="22"/>
        </w:rPr>
        <w:t>）的</w:t>
      </w:r>
      <w:r w:rsidRPr="00B919FD">
        <w:rPr>
          <w:szCs w:val="22"/>
        </w:rPr>
        <w:t>16S rRNA</w:t>
      </w:r>
      <w:r w:rsidRPr="00B919FD">
        <w:rPr>
          <w:szCs w:val="22"/>
        </w:rPr>
        <w:t>基因以及</w:t>
      </w:r>
      <w:r>
        <w:rPr>
          <w:rFonts w:hint="eastAsia"/>
          <w:szCs w:val="22"/>
        </w:rPr>
        <w:t>3</w:t>
      </w:r>
      <w:r w:rsidRPr="00B919FD">
        <w:rPr>
          <w:szCs w:val="22"/>
        </w:rPr>
        <w:t>种</w:t>
      </w:r>
      <w:r w:rsidRPr="00B919FD">
        <w:rPr>
          <w:rFonts w:hint="eastAsia"/>
          <w:szCs w:val="22"/>
        </w:rPr>
        <w:t>脱卤酶基因（</w:t>
      </w:r>
      <w:r w:rsidRPr="00361256">
        <w:rPr>
          <w:rFonts w:hint="eastAsia"/>
          <w:i/>
          <w:szCs w:val="22"/>
        </w:rPr>
        <w:t>a</w:t>
      </w:r>
      <w:r w:rsidRPr="00361256">
        <w:rPr>
          <w:i/>
          <w:szCs w:val="22"/>
        </w:rPr>
        <w:t>rdA</w:t>
      </w:r>
      <w:r w:rsidRPr="00B919FD">
        <w:rPr>
          <w:rFonts w:hint="eastAsia"/>
          <w:szCs w:val="22"/>
        </w:rPr>
        <w:t>、</w:t>
      </w:r>
      <w:r w:rsidRPr="00361256">
        <w:rPr>
          <w:rFonts w:hint="eastAsia"/>
          <w:i/>
          <w:szCs w:val="22"/>
        </w:rPr>
        <w:t>rdh</w:t>
      </w:r>
      <w:r w:rsidRPr="00B919FD">
        <w:rPr>
          <w:rFonts w:hint="eastAsia"/>
          <w:szCs w:val="22"/>
        </w:rPr>
        <w:t>12</w:t>
      </w:r>
      <w:r>
        <w:rPr>
          <w:rFonts w:hint="eastAsia"/>
          <w:szCs w:val="22"/>
        </w:rPr>
        <w:t>、</w:t>
      </w:r>
      <w:r w:rsidRPr="00361256">
        <w:rPr>
          <w:rFonts w:hint="eastAsia"/>
          <w:i/>
          <w:szCs w:val="22"/>
        </w:rPr>
        <w:t>tceA</w:t>
      </w:r>
      <w:r w:rsidRPr="00B919FD">
        <w:rPr>
          <w:rFonts w:hint="eastAsia"/>
          <w:szCs w:val="22"/>
        </w:rPr>
        <w:t>）数量随时间的变化情况。表</w:t>
      </w:r>
      <w:r>
        <w:rPr>
          <w:rFonts w:hint="eastAsia"/>
          <w:szCs w:val="22"/>
        </w:rPr>
        <w:t>2-6</w:t>
      </w:r>
      <w:r w:rsidRPr="00B919FD">
        <w:rPr>
          <w:rFonts w:hint="eastAsia"/>
          <w:szCs w:val="22"/>
        </w:rPr>
        <w:t>为目标菌群</w:t>
      </w:r>
      <w:r w:rsidRPr="00B919FD">
        <w:rPr>
          <w:rFonts w:hint="eastAsia"/>
          <w:szCs w:val="22"/>
        </w:rPr>
        <w:t>/</w:t>
      </w:r>
      <w:r w:rsidRPr="00B919FD">
        <w:rPr>
          <w:rFonts w:hint="eastAsia"/>
          <w:szCs w:val="22"/>
        </w:rPr>
        <w:t>基因研究使用的引物。</w:t>
      </w:r>
    </w:p>
    <w:p w14:paraId="2A638862" w14:textId="77777777" w:rsidR="00296D36" w:rsidRPr="006C31FF" w:rsidRDefault="00296D36" w:rsidP="003A4A6B">
      <w:pPr>
        <w:pStyle w:val="a7"/>
        <w:adjustRightInd w:val="0"/>
        <w:snapToGrid w:val="0"/>
        <w:spacing w:beforeLines="50" w:before="156" w:line="300" w:lineRule="auto"/>
        <w:ind w:firstLineChars="0" w:firstLine="420"/>
        <w:jc w:val="center"/>
      </w:pPr>
      <w:r w:rsidRPr="00E658C9">
        <w:rPr>
          <w:rFonts w:hint="eastAsia"/>
          <w:sz w:val="21"/>
          <w:szCs w:val="21"/>
        </w:rPr>
        <w:t>表</w:t>
      </w:r>
      <w:r w:rsidRPr="00E658C9">
        <w:rPr>
          <w:rFonts w:hint="eastAsia"/>
          <w:sz w:val="21"/>
          <w:szCs w:val="21"/>
        </w:rPr>
        <w:t xml:space="preserve">2-6 </w:t>
      </w:r>
      <w:r w:rsidRPr="00E658C9">
        <w:rPr>
          <w:rFonts w:hint="eastAsia"/>
          <w:sz w:val="21"/>
          <w:szCs w:val="21"/>
        </w:rPr>
        <w:t>目标菌群</w:t>
      </w:r>
      <w:r w:rsidRPr="00E658C9">
        <w:rPr>
          <w:rFonts w:hint="eastAsia"/>
          <w:sz w:val="21"/>
          <w:szCs w:val="21"/>
        </w:rPr>
        <w:t>/</w:t>
      </w:r>
      <w:r w:rsidRPr="00E658C9">
        <w:rPr>
          <w:rFonts w:hint="eastAsia"/>
          <w:sz w:val="21"/>
          <w:szCs w:val="21"/>
        </w:rPr>
        <w:t>基因</w:t>
      </w:r>
      <w:r>
        <w:rPr>
          <w:rFonts w:hint="eastAsia"/>
          <w:sz w:val="21"/>
          <w:szCs w:val="21"/>
        </w:rPr>
        <w:t>PCR</w:t>
      </w:r>
      <w:r w:rsidRPr="00E658C9">
        <w:rPr>
          <w:rFonts w:hint="eastAsia"/>
          <w:sz w:val="21"/>
          <w:szCs w:val="21"/>
        </w:rPr>
        <w:t>引物</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64"/>
        <w:gridCol w:w="1383"/>
        <w:gridCol w:w="3437"/>
        <w:gridCol w:w="1013"/>
        <w:gridCol w:w="1019"/>
      </w:tblGrid>
      <w:tr w:rsidR="00296D36" w:rsidRPr="0033527D" w14:paraId="40FEC490" w14:textId="77777777" w:rsidTr="00A95F90">
        <w:trPr>
          <w:cantSplit/>
        </w:trPr>
        <w:tc>
          <w:tcPr>
            <w:tcW w:w="977" w:type="pct"/>
            <w:tcBorders>
              <w:top w:val="single" w:sz="8" w:space="0" w:color="auto"/>
              <w:bottom w:val="single" w:sz="4" w:space="0" w:color="auto"/>
              <w:right w:val="nil"/>
            </w:tcBorders>
            <w:vAlign w:val="center"/>
          </w:tcPr>
          <w:p w14:paraId="4773E1DB" w14:textId="77777777" w:rsidR="00296D36" w:rsidRPr="0033527D" w:rsidRDefault="00296D36" w:rsidP="00A95F90">
            <w:pPr>
              <w:snapToGrid w:val="0"/>
              <w:jc w:val="center"/>
              <w:rPr>
                <w:sz w:val="21"/>
                <w:szCs w:val="21"/>
              </w:rPr>
            </w:pPr>
            <w:r w:rsidRPr="0033527D">
              <w:rPr>
                <w:sz w:val="21"/>
                <w:szCs w:val="21"/>
              </w:rPr>
              <w:t>目标菌群</w:t>
            </w:r>
            <w:r w:rsidRPr="0033527D">
              <w:rPr>
                <w:rFonts w:hint="eastAsia"/>
                <w:sz w:val="21"/>
                <w:szCs w:val="21"/>
              </w:rPr>
              <w:t>/</w:t>
            </w:r>
            <w:r w:rsidRPr="0033527D">
              <w:rPr>
                <w:rFonts w:hint="eastAsia"/>
                <w:sz w:val="21"/>
                <w:szCs w:val="21"/>
              </w:rPr>
              <w:t>基因</w:t>
            </w:r>
          </w:p>
        </w:tc>
        <w:tc>
          <w:tcPr>
            <w:tcW w:w="812" w:type="pct"/>
            <w:tcBorders>
              <w:top w:val="single" w:sz="8" w:space="0" w:color="auto"/>
              <w:left w:val="nil"/>
              <w:bottom w:val="single" w:sz="4" w:space="0" w:color="auto"/>
              <w:right w:val="nil"/>
            </w:tcBorders>
            <w:vAlign w:val="center"/>
          </w:tcPr>
          <w:p w14:paraId="43AC689F" w14:textId="77777777" w:rsidR="00296D36" w:rsidRPr="0033527D" w:rsidRDefault="00296D36" w:rsidP="00A95F90">
            <w:pPr>
              <w:snapToGrid w:val="0"/>
              <w:jc w:val="center"/>
              <w:rPr>
                <w:sz w:val="21"/>
                <w:szCs w:val="21"/>
              </w:rPr>
            </w:pPr>
            <w:r w:rsidRPr="0033527D">
              <w:rPr>
                <w:rFonts w:hint="eastAsia"/>
                <w:sz w:val="21"/>
                <w:szCs w:val="21"/>
              </w:rPr>
              <w:t>引物名称</w:t>
            </w:r>
          </w:p>
        </w:tc>
        <w:tc>
          <w:tcPr>
            <w:tcW w:w="2018" w:type="pct"/>
            <w:tcBorders>
              <w:top w:val="single" w:sz="8" w:space="0" w:color="auto"/>
              <w:left w:val="nil"/>
              <w:bottom w:val="single" w:sz="4" w:space="0" w:color="auto"/>
              <w:right w:val="nil"/>
            </w:tcBorders>
            <w:vAlign w:val="center"/>
          </w:tcPr>
          <w:p w14:paraId="48368257" w14:textId="77777777" w:rsidR="00296D36" w:rsidRPr="0033527D" w:rsidRDefault="00296D36" w:rsidP="00A95F90">
            <w:pPr>
              <w:snapToGrid w:val="0"/>
              <w:jc w:val="center"/>
              <w:rPr>
                <w:sz w:val="21"/>
                <w:szCs w:val="21"/>
              </w:rPr>
            </w:pPr>
            <w:r w:rsidRPr="0033527D">
              <w:rPr>
                <w:rFonts w:hint="eastAsia"/>
                <w:sz w:val="21"/>
                <w:szCs w:val="21"/>
              </w:rPr>
              <w:t>引物序</w:t>
            </w:r>
            <w:r w:rsidRPr="0059068A">
              <w:rPr>
                <w:rFonts w:hint="eastAsia"/>
                <w:sz w:val="21"/>
                <w:szCs w:val="21"/>
              </w:rPr>
              <w:t>列</w:t>
            </w:r>
            <w:r w:rsidRPr="0059068A">
              <w:rPr>
                <w:rFonts w:hint="eastAsia"/>
                <w:sz w:val="21"/>
                <w:szCs w:val="21"/>
              </w:rPr>
              <w:t>(</w:t>
            </w:r>
            <w:r w:rsidRPr="0059068A">
              <w:rPr>
                <w:sz w:val="21"/>
                <w:szCs w:val="21"/>
              </w:rPr>
              <w:t>5"</w:t>
            </w:r>
            <w:r w:rsidRPr="0059068A">
              <w:rPr>
                <w:rFonts w:hint="eastAsia"/>
                <w:sz w:val="21"/>
                <w:szCs w:val="21"/>
              </w:rPr>
              <w:t>-3</w:t>
            </w:r>
            <w:r w:rsidRPr="0059068A">
              <w:rPr>
                <w:sz w:val="21"/>
                <w:szCs w:val="21"/>
              </w:rPr>
              <w:t>"</w:t>
            </w:r>
            <w:r w:rsidRPr="0033527D">
              <w:rPr>
                <w:rFonts w:hint="eastAsia"/>
                <w:sz w:val="21"/>
                <w:szCs w:val="21"/>
              </w:rPr>
              <w:t>)</w:t>
            </w:r>
          </w:p>
        </w:tc>
        <w:tc>
          <w:tcPr>
            <w:tcW w:w="595" w:type="pct"/>
            <w:tcBorders>
              <w:top w:val="single" w:sz="8" w:space="0" w:color="auto"/>
              <w:left w:val="nil"/>
              <w:bottom w:val="single" w:sz="4" w:space="0" w:color="auto"/>
              <w:right w:val="nil"/>
            </w:tcBorders>
            <w:vAlign w:val="center"/>
          </w:tcPr>
          <w:p w14:paraId="6E3310A1" w14:textId="77777777" w:rsidR="00296D36" w:rsidRPr="0033527D" w:rsidRDefault="00296D36" w:rsidP="00A95F90">
            <w:pPr>
              <w:snapToGrid w:val="0"/>
              <w:jc w:val="center"/>
              <w:rPr>
                <w:sz w:val="21"/>
                <w:szCs w:val="21"/>
              </w:rPr>
            </w:pPr>
            <w:r w:rsidRPr="0033527D">
              <w:rPr>
                <w:rFonts w:hint="eastAsia"/>
                <w:sz w:val="21"/>
                <w:szCs w:val="21"/>
              </w:rPr>
              <w:t>序列</w:t>
            </w:r>
          </w:p>
          <w:p w14:paraId="3811E634" w14:textId="77777777" w:rsidR="00296D36" w:rsidRPr="0033527D" w:rsidRDefault="00296D36" w:rsidP="00A95F90">
            <w:pPr>
              <w:snapToGrid w:val="0"/>
              <w:jc w:val="center"/>
              <w:rPr>
                <w:sz w:val="21"/>
                <w:szCs w:val="21"/>
              </w:rPr>
            </w:pPr>
            <w:r w:rsidRPr="0033527D">
              <w:rPr>
                <w:rFonts w:hint="eastAsia"/>
                <w:sz w:val="21"/>
                <w:szCs w:val="21"/>
              </w:rPr>
              <w:t>大小</w:t>
            </w:r>
          </w:p>
        </w:tc>
        <w:tc>
          <w:tcPr>
            <w:tcW w:w="598" w:type="pct"/>
            <w:tcBorders>
              <w:top w:val="single" w:sz="8" w:space="0" w:color="auto"/>
              <w:left w:val="nil"/>
              <w:bottom w:val="single" w:sz="4" w:space="0" w:color="auto"/>
            </w:tcBorders>
            <w:vAlign w:val="center"/>
          </w:tcPr>
          <w:p w14:paraId="21B91A28" w14:textId="77777777" w:rsidR="00296D36" w:rsidRPr="0033527D" w:rsidRDefault="00296D36" w:rsidP="00A95F90">
            <w:pPr>
              <w:snapToGrid w:val="0"/>
              <w:jc w:val="center"/>
              <w:rPr>
                <w:sz w:val="21"/>
                <w:szCs w:val="21"/>
              </w:rPr>
            </w:pPr>
            <w:r w:rsidRPr="0033527D">
              <w:rPr>
                <w:rFonts w:hint="eastAsia"/>
                <w:sz w:val="21"/>
                <w:szCs w:val="21"/>
              </w:rPr>
              <w:t>参考</w:t>
            </w:r>
          </w:p>
          <w:p w14:paraId="552D2C06" w14:textId="77777777" w:rsidR="00296D36" w:rsidRPr="0033527D" w:rsidRDefault="00296D36" w:rsidP="00A95F90">
            <w:pPr>
              <w:snapToGrid w:val="0"/>
              <w:jc w:val="center"/>
              <w:rPr>
                <w:sz w:val="21"/>
                <w:szCs w:val="21"/>
              </w:rPr>
            </w:pPr>
            <w:r w:rsidRPr="0033527D">
              <w:rPr>
                <w:rFonts w:hint="eastAsia"/>
                <w:sz w:val="21"/>
                <w:szCs w:val="21"/>
              </w:rPr>
              <w:t>文献</w:t>
            </w:r>
          </w:p>
        </w:tc>
      </w:tr>
      <w:tr w:rsidR="00296D36" w:rsidRPr="0033527D" w14:paraId="0EFE90AD" w14:textId="77777777" w:rsidTr="00A95F90">
        <w:trPr>
          <w:cantSplit/>
          <w:trHeight w:val="654"/>
        </w:trPr>
        <w:tc>
          <w:tcPr>
            <w:tcW w:w="977" w:type="pct"/>
            <w:tcBorders>
              <w:top w:val="single" w:sz="4" w:space="0" w:color="auto"/>
              <w:bottom w:val="nil"/>
              <w:right w:val="nil"/>
            </w:tcBorders>
            <w:vAlign w:val="center"/>
          </w:tcPr>
          <w:p w14:paraId="08C78EC0" w14:textId="77777777" w:rsidR="00296D36" w:rsidRPr="0033527D" w:rsidRDefault="00296D36" w:rsidP="00A95F90">
            <w:pPr>
              <w:snapToGrid w:val="0"/>
              <w:jc w:val="left"/>
              <w:rPr>
                <w:sz w:val="21"/>
                <w:szCs w:val="21"/>
              </w:rPr>
            </w:pPr>
            <w:r w:rsidRPr="0033527D">
              <w:rPr>
                <w:bCs/>
                <w:i/>
                <w:sz w:val="21"/>
                <w:szCs w:val="21"/>
              </w:rPr>
              <w:t>Bacteria</w:t>
            </w:r>
            <w:r w:rsidRPr="0033527D">
              <w:rPr>
                <w:bCs/>
                <w:sz w:val="21"/>
                <w:szCs w:val="21"/>
              </w:rPr>
              <w:t xml:space="preserve"> (BAC)</w:t>
            </w:r>
          </w:p>
        </w:tc>
        <w:tc>
          <w:tcPr>
            <w:tcW w:w="812" w:type="pct"/>
            <w:tcBorders>
              <w:top w:val="single" w:sz="4" w:space="0" w:color="auto"/>
              <w:left w:val="nil"/>
              <w:bottom w:val="nil"/>
              <w:right w:val="nil"/>
            </w:tcBorders>
          </w:tcPr>
          <w:p w14:paraId="6ABC0555" w14:textId="77777777" w:rsidR="00296D36" w:rsidRPr="0033527D" w:rsidRDefault="00296D36" w:rsidP="00A95F90">
            <w:pPr>
              <w:snapToGrid w:val="0"/>
              <w:jc w:val="left"/>
              <w:rPr>
                <w:sz w:val="21"/>
                <w:szCs w:val="21"/>
              </w:rPr>
            </w:pPr>
            <w:r w:rsidRPr="0033527D">
              <w:rPr>
                <w:sz w:val="21"/>
                <w:szCs w:val="21"/>
              </w:rPr>
              <w:t>BAC338F</w:t>
            </w:r>
          </w:p>
          <w:p w14:paraId="4A2586D0" w14:textId="77777777" w:rsidR="00296D36" w:rsidRPr="0033527D" w:rsidRDefault="00296D36" w:rsidP="00A95F90">
            <w:pPr>
              <w:snapToGrid w:val="0"/>
              <w:jc w:val="left"/>
              <w:rPr>
                <w:sz w:val="21"/>
                <w:szCs w:val="21"/>
              </w:rPr>
            </w:pPr>
            <w:r w:rsidRPr="0033527D">
              <w:rPr>
                <w:sz w:val="21"/>
                <w:szCs w:val="21"/>
              </w:rPr>
              <w:t>BAC534R</w:t>
            </w:r>
          </w:p>
        </w:tc>
        <w:tc>
          <w:tcPr>
            <w:tcW w:w="2018" w:type="pct"/>
            <w:tcBorders>
              <w:top w:val="single" w:sz="4" w:space="0" w:color="auto"/>
              <w:left w:val="nil"/>
              <w:bottom w:val="nil"/>
              <w:right w:val="nil"/>
            </w:tcBorders>
          </w:tcPr>
          <w:p w14:paraId="1CB1B9D9" w14:textId="77777777" w:rsidR="00296D36" w:rsidRPr="0033527D" w:rsidRDefault="00296D36" w:rsidP="00A95F90">
            <w:pPr>
              <w:snapToGrid w:val="0"/>
              <w:jc w:val="left"/>
              <w:rPr>
                <w:sz w:val="21"/>
                <w:szCs w:val="21"/>
              </w:rPr>
            </w:pPr>
            <w:r w:rsidRPr="0033527D">
              <w:rPr>
                <w:sz w:val="21"/>
                <w:szCs w:val="21"/>
              </w:rPr>
              <w:t>ACTCCTACGGGAGGCAGC</w:t>
            </w:r>
          </w:p>
          <w:p w14:paraId="69337CF7" w14:textId="77777777" w:rsidR="00296D36" w:rsidRPr="0033527D" w:rsidRDefault="00296D36" w:rsidP="00A95F90">
            <w:pPr>
              <w:snapToGrid w:val="0"/>
              <w:jc w:val="left"/>
              <w:rPr>
                <w:sz w:val="21"/>
                <w:szCs w:val="21"/>
              </w:rPr>
            </w:pPr>
            <w:r w:rsidRPr="0033527D">
              <w:rPr>
                <w:sz w:val="21"/>
                <w:szCs w:val="21"/>
              </w:rPr>
              <w:t>ATTACCGCGGCTGCTGG</w:t>
            </w:r>
          </w:p>
        </w:tc>
        <w:tc>
          <w:tcPr>
            <w:tcW w:w="595" w:type="pct"/>
            <w:tcBorders>
              <w:top w:val="single" w:sz="4" w:space="0" w:color="auto"/>
              <w:left w:val="nil"/>
              <w:bottom w:val="nil"/>
              <w:right w:val="nil"/>
            </w:tcBorders>
            <w:vAlign w:val="center"/>
          </w:tcPr>
          <w:p w14:paraId="774E0657" w14:textId="77777777" w:rsidR="00296D36" w:rsidRPr="0033527D" w:rsidRDefault="00296D36" w:rsidP="00A95F90">
            <w:pPr>
              <w:snapToGrid w:val="0"/>
              <w:jc w:val="center"/>
              <w:rPr>
                <w:sz w:val="21"/>
                <w:szCs w:val="21"/>
              </w:rPr>
            </w:pPr>
            <w:r w:rsidRPr="0033527D">
              <w:rPr>
                <w:bCs/>
                <w:sz w:val="21"/>
                <w:szCs w:val="21"/>
              </w:rPr>
              <w:t>197 bp</w:t>
            </w:r>
          </w:p>
        </w:tc>
        <w:tc>
          <w:tcPr>
            <w:tcW w:w="598" w:type="pct"/>
            <w:tcBorders>
              <w:top w:val="single" w:sz="4" w:space="0" w:color="auto"/>
              <w:left w:val="nil"/>
              <w:bottom w:val="nil"/>
            </w:tcBorders>
            <w:vAlign w:val="center"/>
          </w:tcPr>
          <w:p w14:paraId="0756260E" w14:textId="77777777" w:rsidR="00296D36" w:rsidRPr="0033527D" w:rsidRDefault="00296D36" w:rsidP="00A95F90">
            <w:pPr>
              <w:snapToGrid w:val="0"/>
              <w:jc w:val="center"/>
              <w:rPr>
                <w:bCs/>
              </w:rPr>
            </w:pPr>
            <w:r w:rsidRPr="002723F0">
              <w:rPr>
                <w:bCs/>
                <w:noProof/>
                <w:vertAlign w:val="superscript"/>
              </w:rPr>
              <w:t>[64]</w:t>
            </w:r>
          </w:p>
        </w:tc>
      </w:tr>
      <w:tr w:rsidR="00296D36" w:rsidRPr="0033527D" w14:paraId="3C4FCCC5" w14:textId="77777777" w:rsidTr="00A95F90">
        <w:trPr>
          <w:cantSplit/>
          <w:trHeight w:val="634"/>
        </w:trPr>
        <w:tc>
          <w:tcPr>
            <w:tcW w:w="977" w:type="pct"/>
            <w:tcBorders>
              <w:top w:val="nil"/>
              <w:bottom w:val="nil"/>
              <w:right w:val="nil"/>
            </w:tcBorders>
            <w:vAlign w:val="center"/>
          </w:tcPr>
          <w:p w14:paraId="5700E90E" w14:textId="77777777" w:rsidR="00296D36" w:rsidRPr="0033527D" w:rsidRDefault="00296D36" w:rsidP="00A95F90">
            <w:pPr>
              <w:snapToGrid w:val="0"/>
              <w:jc w:val="left"/>
              <w:rPr>
                <w:sz w:val="21"/>
                <w:szCs w:val="21"/>
              </w:rPr>
            </w:pPr>
            <w:r w:rsidRPr="0033527D">
              <w:rPr>
                <w:i/>
                <w:sz w:val="21"/>
                <w:szCs w:val="21"/>
              </w:rPr>
              <w:t>Chloroflexi</w:t>
            </w:r>
            <w:r w:rsidRPr="0033527D">
              <w:rPr>
                <w:sz w:val="21"/>
                <w:szCs w:val="21"/>
              </w:rPr>
              <w:t xml:space="preserve"> (CHL)</w:t>
            </w:r>
          </w:p>
        </w:tc>
        <w:tc>
          <w:tcPr>
            <w:tcW w:w="812" w:type="pct"/>
            <w:tcBorders>
              <w:top w:val="nil"/>
              <w:left w:val="nil"/>
              <w:bottom w:val="nil"/>
              <w:right w:val="nil"/>
            </w:tcBorders>
          </w:tcPr>
          <w:p w14:paraId="58F99E5E" w14:textId="77777777" w:rsidR="00296D36" w:rsidRPr="0033527D" w:rsidRDefault="00296D36" w:rsidP="00A95F90">
            <w:pPr>
              <w:snapToGrid w:val="0"/>
              <w:jc w:val="left"/>
              <w:rPr>
                <w:sz w:val="21"/>
                <w:szCs w:val="21"/>
              </w:rPr>
            </w:pPr>
            <w:r w:rsidRPr="0033527D">
              <w:rPr>
                <w:sz w:val="21"/>
                <w:szCs w:val="21"/>
              </w:rPr>
              <w:t>CHL348F</w:t>
            </w:r>
          </w:p>
          <w:p w14:paraId="7B3D65A5" w14:textId="77777777" w:rsidR="00296D36" w:rsidRPr="0033527D" w:rsidRDefault="00296D36" w:rsidP="00A95F90">
            <w:pPr>
              <w:snapToGrid w:val="0"/>
              <w:jc w:val="left"/>
              <w:rPr>
                <w:sz w:val="21"/>
                <w:szCs w:val="21"/>
              </w:rPr>
            </w:pPr>
            <w:r w:rsidRPr="0033527D">
              <w:rPr>
                <w:sz w:val="21"/>
                <w:szCs w:val="21"/>
              </w:rPr>
              <w:t>Dehal884R</w:t>
            </w:r>
          </w:p>
        </w:tc>
        <w:tc>
          <w:tcPr>
            <w:tcW w:w="2018" w:type="pct"/>
            <w:tcBorders>
              <w:top w:val="nil"/>
              <w:left w:val="nil"/>
              <w:bottom w:val="nil"/>
              <w:right w:val="nil"/>
            </w:tcBorders>
          </w:tcPr>
          <w:p w14:paraId="7D71618D" w14:textId="77777777" w:rsidR="00296D36" w:rsidRPr="0033527D" w:rsidRDefault="00296D36" w:rsidP="00A95F90">
            <w:pPr>
              <w:snapToGrid w:val="0"/>
              <w:jc w:val="left"/>
              <w:rPr>
                <w:bCs/>
                <w:sz w:val="21"/>
                <w:szCs w:val="21"/>
              </w:rPr>
            </w:pPr>
            <w:r w:rsidRPr="0033527D">
              <w:rPr>
                <w:sz w:val="21"/>
                <w:szCs w:val="21"/>
              </w:rPr>
              <w:t>GAGGCAGCAGCAAGGAA</w:t>
            </w:r>
          </w:p>
          <w:p w14:paraId="01B84CBF" w14:textId="77777777" w:rsidR="00296D36" w:rsidRPr="0033527D" w:rsidRDefault="00296D36" w:rsidP="00A95F90">
            <w:pPr>
              <w:snapToGrid w:val="0"/>
              <w:jc w:val="left"/>
              <w:rPr>
                <w:bCs/>
                <w:sz w:val="21"/>
                <w:szCs w:val="21"/>
              </w:rPr>
            </w:pPr>
            <w:r w:rsidRPr="0033527D">
              <w:rPr>
                <w:sz w:val="21"/>
                <w:szCs w:val="21"/>
              </w:rPr>
              <w:t>GGCGGGACACTTAAAGCG</w:t>
            </w:r>
          </w:p>
        </w:tc>
        <w:tc>
          <w:tcPr>
            <w:tcW w:w="595" w:type="pct"/>
            <w:tcBorders>
              <w:top w:val="nil"/>
              <w:left w:val="nil"/>
              <w:bottom w:val="nil"/>
              <w:right w:val="nil"/>
            </w:tcBorders>
            <w:vAlign w:val="center"/>
          </w:tcPr>
          <w:p w14:paraId="1664EBDE" w14:textId="77777777" w:rsidR="00296D36" w:rsidRPr="0033527D" w:rsidRDefault="00296D36" w:rsidP="00A95F90">
            <w:pPr>
              <w:snapToGrid w:val="0"/>
              <w:jc w:val="center"/>
              <w:rPr>
                <w:sz w:val="21"/>
                <w:szCs w:val="21"/>
              </w:rPr>
            </w:pPr>
            <w:r w:rsidRPr="0033527D">
              <w:rPr>
                <w:sz w:val="21"/>
                <w:szCs w:val="21"/>
              </w:rPr>
              <w:t>537 bp</w:t>
            </w:r>
          </w:p>
        </w:tc>
        <w:tc>
          <w:tcPr>
            <w:tcW w:w="598" w:type="pct"/>
            <w:tcBorders>
              <w:top w:val="nil"/>
              <w:left w:val="nil"/>
              <w:bottom w:val="nil"/>
            </w:tcBorders>
            <w:vAlign w:val="center"/>
          </w:tcPr>
          <w:p w14:paraId="38B96B22" w14:textId="77777777" w:rsidR="00296D36" w:rsidRPr="0033527D" w:rsidRDefault="00296D36" w:rsidP="00A95F90">
            <w:pPr>
              <w:snapToGrid w:val="0"/>
              <w:jc w:val="center"/>
              <w:rPr>
                <w:bCs/>
              </w:rPr>
            </w:pPr>
            <w:r w:rsidRPr="0033527D">
              <w:rPr>
                <w:bCs/>
                <w:noProof/>
                <w:vertAlign w:val="superscript"/>
              </w:rPr>
              <w:t>[45]</w:t>
            </w:r>
          </w:p>
        </w:tc>
      </w:tr>
      <w:tr w:rsidR="00296D36" w:rsidRPr="0033527D" w14:paraId="405EB62B" w14:textId="77777777" w:rsidTr="00A95F90">
        <w:trPr>
          <w:cantSplit/>
          <w:trHeight w:val="634"/>
        </w:trPr>
        <w:tc>
          <w:tcPr>
            <w:tcW w:w="977" w:type="pct"/>
            <w:tcBorders>
              <w:top w:val="nil"/>
              <w:bottom w:val="nil"/>
              <w:right w:val="nil"/>
            </w:tcBorders>
            <w:vAlign w:val="center"/>
          </w:tcPr>
          <w:p w14:paraId="5C6F7E1A" w14:textId="77777777" w:rsidR="00296D36" w:rsidRPr="0033527D" w:rsidRDefault="00296D36" w:rsidP="00A95F90">
            <w:pPr>
              <w:snapToGrid w:val="0"/>
              <w:jc w:val="left"/>
              <w:rPr>
                <w:sz w:val="21"/>
                <w:szCs w:val="21"/>
              </w:rPr>
            </w:pPr>
            <w:r w:rsidRPr="0033527D">
              <w:rPr>
                <w:i/>
                <w:sz w:val="21"/>
                <w:szCs w:val="21"/>
              </w:rPr>
              <w:t>o</w:t>
            </w:r>
            <w:r w:rsidRPr="0033527D">
              <w:rPr>
                <w:sz w:val="21"/>
                <w:szCs w:val="21"/>
              </w:rPr>
              <w:t>-17/DF-1</w:t>
            </w:r>
          </w:p>
        </w:tc>
        <w:tc>
          <w:tcPr>
            <w:tcW w:w="812" w:type="pct"/>
            <w:tcBorders>
              <w:top w:val="nil"/>
              <w:left w:val="nil"/>
              <w:bottom w:val="nil"/>
              <w:right w:val="nil"/>
            </w:tcBorders>
          </w:tcPr>
          <w:p w14:paraId="3C4591CC" w14:textId="77777777" w:rsidR="00296D36" w:rsidRPr="0033527D" w:rsidRDefault="00296D36" w:rsidP="00A95F90">
            <w:pPr>
              <w:snapToGrid w:val="0"/>
              <w:jc w:val="left"/>
              <w:rPr>
                <w:sz w:val="21"/>
                <w:szCs w:val="21"/>
              </w:rPr>
            </w:pPr>
            <w:r w:rsidRPr="0033527D">
              <w:rPr>
                <w:sz w:val="21"/>
                <w:szCs w:val="21"/>
              </w:rPr>
              <w:t>BAC1114F</w:t>
            </w:r>
          </w:p>
          <w:p w14:paraId="53F71D98" w14:textId="77777777" w:rsidR="00296D36" w:rsidRPr="0033527D" w:rsidRDefault="00296D36" w:rsidP="00A95F90">
            <w:pPr>
              <w:snapToGrid w:val="0"/>
              <w:jc w:val="left"/>
              <w:rPr>
                <w:sz w:val="21"/>
                <w:szCs w:val="21"/>
              </w:rPr>
            </w:pPr>
            <w:r w:rsidRPr="0033527D">
              <w:rPr>
                <w:sz w:val="21"/>
                <w:szCs w:val="21"/>
              </w:rPr>
              <w:t>Dehal1265R*</w:t>
            </w:r>
          </w:p>
        </w:tc>
        <w:tc>
          <w:tcPr>
            <w:tcW w:w="2018" w:type="pct"/>
            <w:tcBorders>
              <w:top w:val="nil"/>
              <w:left w:val="nil"/>
              <w:bottom w:val="nil"/>
              <w:right w:val="nil"/>
            </w:tcBorders>
          </w:tcPr>
          <w:p w14:paraId="4A372BEE" w14:textId="77777777" w:rsidR="00296D36" w:rsidRPr="0033527D" w:rsidRDefault="00296D36" w:rsidP="00A95F90">
            <w:pPr>
              <w:snapToGrid w:val="0"/>
              <w:jc w:val="left"/>
              <w:rPr>
                <w:sz w:val="21"/>
                <w:szCs w:val="21"/>
              </w:rPr>
            </w:pPr>
            <w:r w:rsidRPr="0033527D">
              <w:rPr>
                <w:sz w:val="21"/>
                <w:szCs w:val="21"/>
              </w:rPr>
              <w:t>GCAACGAGCGCAACCC</w:t>
            </w:r>
          </w:p>
          <w:p w14:paraId="419D2FE3" w14:textId="77777777" w:rsidR="00296D36" w:rsidRPr="0033527D" w:rsidRDefault="00296D36" w:rsidP="00A95F90">
            <w:pPr>
              <w:snapToGrid w:val="0"/>
              <w:jc w:val="left"/>
              <w:rPr>
                <w:sz w:val="21"/>
                <w:szCs w:val="21"/>
              </w:rPr>
            </w:pPr>
            <w:r w:rsidRPr="0033527D">
              <w:rPr>
                <w:sz w:val="21"/>
                <w:szCs w:val="21"/>
              </w:rPr>
              <w:t>CCTATTGCTACCTGCTGTACCAC</w:t>
            </w:r>
          </w:p>
        </w:tc>
        <w:tc>
          <w:tcPr>
            <w:tcW w:w="595" w:type="pct"/>
            <w:tcBorders>
              <w:top w:val="nil"/>
              <w:left w:val="nil"/>
              <w:bottom w:val="nil"/>
              <w:right w:val="nil"/>
            </w:tcBorders>
            <w:vAlign w:val="center"/>
          </w:tcPr>
          <w:p w14:paraId="4642FCEB" w14:textId="77777777" w:rsidR="00296D36" w:rsidRPr="0033527D" w:rsidRDefault="00296D36" w:rsidP="00A95F90">
            <w:pPr>
              <w:snapToGrid w:val="0"/>
              <w:jc w:val="center"/>
              <w:rPr>
                <w:sz w:val="21"/>
                <w:szCs w:val="21"/>
              </w:rPr>
            </w:pPr>
            <w:r w:rsidRPr="0033527D">
              <w:rPr>
                <w:sz w:val="21"/>
                <w:szCs w:val="21"/>
              </w:rPr>
              <w:t>152 bp</w:t>
            </w:r>
          </w:p>
        </w:tc>
        <w:tc>
          <w:tcPr>
            <w:tcW w:w="598" w:type="pct"/>
            <w:tcBorders>
              <w:top w:val="nil"/>
              <w:left w:val="nil"/>
              <w:bottom w:val="nil"/>
            </w:tcBorders>
            <w:vAlign w:val="center"/>
          </w:tcPr>
          <w:p w14:paraId="12ED9AF7" w14:textId="77777777" w:rsidR="00296D36" w:rsidRPr="0033527D" w:rsidRDefault="00296D36" w:rsidP="00A95F90">
            <w:pPr>
              <w:snapToGrid w:val="0"/>
              <w:jc w:val="center"/>
              <w:rPr>
                <w:bCs/>
              </w:rPr>
            </w:pPr>
            <w:r w:rsidRPr="002723F0">
              <w:rPr>
                <w:bCs/>
                <w:noProof/>
                <w:vertAlign w:val="superscript"/>
              </w:rPr>
              <w:t>[65]</w:t>
            </w:r>
          </w:p>
        </w:tc>
      </w:tr>
      <w:tr w:rsidR="00296D36" w:rsidRPr="0033527D" w14:paraId="6BD29BAB" w14:textId="77777777" w:rsidTr="00A95F90">
        <w:trPr>
          <w:cantSplit/>
          <w:trHeight w:val="634"/>
        </w:trPr>
        <w:tc>
          <w:tcPr>
            <w:tcW w:w="977" w:type="pct"/>
            <w:tcBorders>
              <w:top w:val="nil"/>
              <w:bottom w:val="nil"/>
              <w:right w:val="nil"/>
            </w:tcBorders>
            <w:vAlign w:val="center"/>
          </w:tcPr>
          <w:p w14:paraId="0C7F718E" w14:textId="77777777" w:rsidR="00296D36" w:rsidRPr="0033527D" w:rsidRDefault="00296D36" w:rsidP="00A95F90">
            <w:pPr>
              <w:snapToGrid w:val="0"/>
              <w:jc w:val="left"/>
              <w:rPr>
                <w:sz w:val="21"/>
                <w:szCs w:val="21"/>
              </w:rPr>
            </w:pPr>
            <w:r w:rsidRPr="0033527D">
              <w:rPr>
                <w:i/>
                <w:sz w:val="21"/>
                <w:szCs w:val="21"/>
              </w:rPr>
              <w:t>Dehalococcoides</w:t>
            </w:r>
            <w:r w:rsidRPr="0033527D">
              <w:rPr>
                <w:sz w:val="21"/>
                <w:szCs w:val="21"/>
              </w:rPr>
              <w:t xml:space="preserve"> (DHC)</w:t>
            </w:r>
          </w:p>
        </w:tc>
        <w:tc>
          <w:tcPr>
            <w:tcW w:w="812" w:type="pct"/>
            <w:tcBorders>
              <w:top w:val="nil"/>
              <w:left w:val="nil"/>
              <w:bottom w:val="nil"/>
              <w:right w:val="nil"/>
            </w:tcBorders>
          </w:tcPr>
          <w:p w14:paraId="10341793" w14:textId="77777777" w:rsidR="00296D36" w:rsidRPr="0033527D" w:rsidRDefault="00296D36" w:rsidP="00A95F90">
            <w:pPr>
              <w:snapToGrid w:val="0"/>
              <w:jc w:val="left"/>
              <w:rPr>
                <w:sz w:val="21"/>
                <w:szCs w:val="21"/>
              </w:rPr>
            </w:pPr>
            <w:r w:rsidRPr="0033527D">
              <w:rPr>
                <w:sz w:val="21"/>
                <w:szCs w:val="21"/>
              </w:rPr>
              <w:t>DHC1200F</w:t>
            </w:r>
          </w:p>
          <w:p w14:paraId="397924B7" w14:textId="77777777" w:rsidR="00296D36" w:rsidRPr="0033527D" w:rsidRDefault="00296D36" w:rsidP="00A95F90">
            <w:pPr>
              <w:snapToGrid w:val="0"/>
              <w:jc w:val="left"/>
              <w:rPr>
                <w:sz w:val="21"/>
                <w:szCs w:val="21"/>
              </w:rPr>
            </w:pPr>
            <w:r w:rsidRPr="0033527D">
              <w:rPr>
                <w:sz w:val="21"/>
                <w:szCs w:val="21"/>
              </w:rPr>
              <w:t>DHC1271R</w:t>
            </w:r>
          </w:p>
        </w:tc>
        <w:tc>
          <w:tcPr>
            <w:tcW w:w="2018" w:type="pct"/>
            <w:tcBorders>
              <w:top w:val="nil"/>
              <w:left w:val="nil"/>
              <w:bottom w:val="nil"/>
              <w:right w:val="nil"/>
            </w:tcBorders>
          </w:tcPr>
          <w:p w14:paraId="778250CD" w14:textId="77777777" w:rsidR="00296D36" w:rsidRPr="0033527D" w:rsidRDefault="00296D36" w:rsidP="00A95F90">
            <w:pPr>
              <w:snapToGrid w:val="0"/>
              <w:jc w:val="left"/>
              <w:rPr>
                <w:sz w:val="21"/>
                <w:szCs w:val="21"/>
              </w:rPr>
            </w:pPr>
            <w:r w:rsidRPr="0033527D">
              <w:rPr>
                <w:sz w:val="21"/>
                <w:szCs w:val="21"/>
              </w:rPr>
              <w:t>CTGGAGCTAATCCCCAAAGCT</w:t>
            </w:r>
          </w:p>
          <w:p w14:paraId="5D62BDE2" w14:textId="77777777" w:rsidR="00296D36" w:rsidRPr="0033527D" w:rsidRDefault="00296D36" w:rsidP="00A95F90">
            <w:pPr>
              <w:snapToGrid w:val="0"/>
              <w:jc w:val="left"/>
              <w:rPr>
                <w:sz w:val="21"/>
                <w:szCs w:val="21"/>
              </w:rPr>
            </w:pPr>
            <w:r w:rsidRPr="0033527D">
              <w:rPr>
                <w:sz w:val="21"/>
                <w:szCs w:val="21"/>
              </w:rPr>
              <w:t>CAACTTCATGCAGGCGGG</w:t>
            </w:r>
          </w:p>
        </w:tc>
        <w:tc>
          <w:tcPr>
            <w:tcW w:w="595" w:type="pct"/>
            <w:tcBorders>
              <w:top w:val="nil"/>
              <w:left w:val="nil"/>
              <w:bottom w:val="nil"/>
              <w:right w:val="nil"/>
            </w:tcBorders>
            <w:vAlign w:val="center"/>
          </w:tcPr>
          <w:p w14:paraId="301B7938" w14:textId="77777777" w:rsidR="00296D36" w:rsidRPr="0033527D" w:rsidRDefault="00296D36" w:rsidP="00A95F90">
            <w:pPr>
              <w:snapToGrid w:val="0"/>
              <w:jc w:val="center"/>
              <w:rPr>
                <w:sz w:val="21"/>
                <w:szCs w:val="21"/>
              </w:rPr>
            </w:pPr>
            <w:r w:rsidRPr="0033527D">
              <w:rPr>
                <w:sz w:val="21"/>
                <w:szCs w:val="21"/>
              </w:rPr>
              <w:t>72 bp</w:t>
            </w:r>
          </w:p>
        </w:tc>
        <w:tc>
          <w:tcPr>
            <w:tcW w:w="598" w:type="pct"/>
            <w:tcBorders>
              <w:top w:val="nil"/>
              <w:left w:val="nil"/>
              <w:bottom w:val="nil"/>
            </w:tcBorders>
            <w:vAlign w:val="center"/>
          </w:tcPr>
          <w:p w14:paraId="29062553" w14:textId="77777777" w:rsidR="00296D36" w:rsidRPr="0033527D" w:rsidRDefault="00296D36" w:rsidP="00A95F90">
            <w:pPr>
              <w:snapToGrid w:val="0"/>
              <w:jc w:val="center"/>
              <w:rPr>
                <w:bCs/>
              </w:rPr>
            </w:pPr>
            <w:r w:rsidRPr="002723F0">
              <w:rPr>
                <w:bCs/>
                <w:noProof/>
                <w:vertAlign w:val="superscript"/>
              </w:rPr>
              <w:t>[66]</w:t>
            </w:r>
          </w:p>
        </w:tc>
      </w:tr>
      <w:tr w:rsidR="00296D36" w:rsidRPr="0033527D" w14:paraId="1539256A" w14:textId="77777777" w:rsidTr="00A95F90">
        <w:trPr>
          <w:cantSplit/>
          <w:trHeight w:val="634"/>
        </w:trPr>
        <w:tc>
          <w:tcPr>
            <w:tcW w:w="977" w:type="pct"/>
            <w:tcBorders>
              <w:top w:val="nil"/>
              <w:bottom w:val="nil"/>
              <w:right w:val="nil"/>
            </w:tcBorders>
            <w:vAlign w:val="center"/>
          </w:tcPr>
          <w:p w14:paraId="09AAEA02" w14:textId="77777777" w:rsidR="00296D36" w:rsidRPr="004E72A5" w:rsidRDefault="00296D36" w:rsidP="00A95F90">
            <w:pPr>
              <w:snapToGrid w:val="0"/>
              <w:jc w:val="left"/>
              <w:rPr>
                <w:i/>
                <w:sz w:val="21"/>
                <w:szCs w:val="21"/>
              </w:rPr>
            </w:pPr>
            <w:r w:rsidRPr="004E72A5">
              <w:rPr>
                <w:i/>
                <w:sz w:val="21"/>
                <w:szCs w:val="21"/>
              </w:rPr>
              <w:t>ardA</w:t>
            </w:r>
          </w:p>
        </w:tc>
        <w:tc>
          <w:tcPr>
            <w:tcW w:w="812" w:type="pct"/>
            <w:tcBorders>
              <w:top w:val="nil"/>
              <w:left w:val="nil"/>
              <w:bottom w:val="nil"/>
              <w:right w:val="nil"/>
            </w:tcBorders>
          </w:tcPr>
          <w:p w14:paraId="7CDFFE01" w14:textId="77777777" w:rsidR="00296D36" w:rsidRPr="0033527D" w:rsidRDefault="00296D36" w:rsidP="00A95F90">
            <w:pPr>
              <w:snapToGrid w:val="0"/>
              <w:jc w:val="left"/>
              <w:rPr>
                <w:sz w:val="21"/>
                <w:szCs w:val="21"/>
              </w:rPr>
            </w:pPr>
            <w:r w:rsidRPr="0033527D">
              <w:rPr>
                <w:sz w:val="21"/>
                <w:szCs w:val="21"/>
              </w:rPr>
              <w:t>ArdAF</w:t>
            </w:r>
          </w:p>
          <w:p w14:paraId="38205DCE" w14:textId="77777777" w:rsidR="00296D36" w:rsidRPr="0033527D" w:rsidRDefault="00296D36" w:rsidP="00A95F90">
            <w:pPr>
              <w:snapToGrid w:val="0"/>
              <w:jc w:val="left"/>
              <w:rPr>
                <w:sz w:val="21"/>
                <w:szCs w:val="21"/>
              </w:rPr>
            </w:pPr>
            <w:r w:rsidRPr="0033527D">
              <w:rPr>
                <w:sz w:val="21"/>
                <w:szCs w:val="21"/>
              </w:rPr>
              <w:t>ArdAR</w:t>
            </w:r>
          </w:p>
        </w:tc>
        <w:tc>
          <w:tcPr>
            <w:tcW w:w="2018" w:type="pct"/>
            <w:tcBorders>
              <w:top w:val="nil"/>
              <w:left w:val="nil"/>
              <w:bottom w:val="nil"/>
              <w:right w:val="nil"/>
            </w:tcBorders>
          </w:tcPr>
          <w:p w14:paraId="4CBB81F9" w14:textId="77777777" w:rsidR="00296D36" w:rsidRPr="0033527D" w:rsidRDefault="00296D36" w:rsidP="00A95F90">
            <w:pPr>
              <w:snapToGrid w:val="0"/>
              <w:jc w:val="left"/>
              <w:rPr>
                <w:bCs/>
                <w:sz w:val="21"/>
                <w:szCs w:val="21"/>
              </w:rPr>
            </w:pPr>
            <w:r w:rsidRPr="0033527D">
              <w:rPr>
                <w:sz w:val="21"/>
                <w:szCs w:val="21"/>
              </w:rPr>
              <w:t>ACTGCGGTTTCMACCCAYMT</w:t>
            </w:r>
          </w:p>
          <w:p w14:paraId="50761B00" w14:textId="77777777" w:rsidR="00296D36" w:rsidRPr="0033527D" w:rsidRDefault="00296D36" w:rsidP="00A95F90">
            <w:pPr>
              <w:snapToGrid w:val="0"/>
              <w:jc w:val="left"/>
              <w:rPr>
                <w:bCs/>
                <w:sz w:val="21"/>
                <w:szCs w:val="21"/>
              </w:rPr>
            </w:pPr>
            <w:r w:rsidRPr="0033527D">
              <w:rPr>
                <w:sz w:val="21"/>
                <w:szCs w:val="21"/>
              </w:rPr>
              <w:t>ATACCGCAGGTCTKGCAGAAK</w:t>
            </w:r>
          </w:p>
        </w:tc>
        <w:tc>
          <w:tcPr>
            <w:tcW w:w="595" w:type="pct"/>
            <w:tcBorders>
              <w:top w:val="nil"/>
              <w:left w:val="nil"/>
              <w:bottom w:val="nil"/>
              <w:right w:val="nil"/>
            </w:tcBorders>
            <w:vAlign w:val="center"/>
          </w:tcPr>
          <w:p w14:paraId="5DF6BE44" w14:textId="77777777" w:rsidR="00296D36" w:rsidRPr="0033527D" w:rsidRDefault="00296D36" w:rsidP="00A95F90">
            <w:pPr>
              <w:snapToGrid w:val="0"/>
              <w:jc w:val="center"/>
              <w:rPr>
                <w:sz w:val="21"/>
                <w:szCs w:val="21"/>
              </w:rPr>
            </w:pPr>
            <w:r w:rsidRPr="0033527D">
              <w:rPr>
                <w:sz w:val="21"/>
                <w:szCs w:val="21"/>
              </w:rPr>
              <w:t>212</w:t>
            </w:r>
            <w:r>
              <w:rPr>
                <w:rFonts w:hint="eastAsia"/>
                <w:sz w:val="21"/>
                <w:szCs w:val="21"/>
              </w:rPr>
              <w:t xml:space="preserve"> </w:t>
            </w:r>
            <w:r w:rsidRPr="0033527D">
              <w:rPr>
                <w:sz w:val="21"/>
                <w:szCs w:val="21"/>
              </w:rPr>
              <w:t>bp</w:t>
            </w:r>
          </w:p>
        </w:tc>
        <w:tc>
          <w:tcPr>
            <w:tcW w:w="598" w:type="pct"/>
            <w:tcBorders>
              <w:top w:val="nil"/>
              <w:left w:val="nil"/>
              <w:bottom w:val="nil"/>
            </w:tcBorders>
            <w:vAlign w:val="center"/>
          </w:tcPr>
          <w:p w14:paraId="5DEE2CCA" w14:textId="77777777" w:rsidR="00296D36" w:rsidRPr="0033527D" w:rsidRDefault="00296D36" w:rsidP="00A95F90">
            <w:pPr>
              <w:snapToGrid w:val="0"/>
              <w:jc w:val="center"/>
              <w:rPr>
                <w:bCs/>
              </w:rPr>
            </w:pPr>
            <w:r w:rsidRPr="002723F0">
              <w:rPr>
                <w:bCs/>
                <w:noProof/>
                <w:vertAlign w:val="superscript"/>
              </w:rPr>
              <w:t>[67]</w:t>
            </w:r>
          </w:p>
        </w:tc>
      </w:tr>
      <w:tr w:rsidR="00296D36" w:rsidRPr="0033527D" w14:paraId="45180FC7" w14:textId="77777777" w:rsidTr="00A95F90">
        <w:trPr>
          <w:cantSplit/>
          <w:trHeight w:val="634"/>
        </w:trPr>
        <w:tc>
          <w:tcPr>
            <w:tcW w:w="977" w:type="pct"/>
            <w:tcBorders>
              <w:top w:val="nil"/>
              <w:bottom w:val="nil"/>
              <w:right w:val="nil"/>
            </w:tcBorders>
            <w:vAlign w:val="center"/>
          </w:tcPr>
          <w:p w14:paraId="4C5D19CA" w14:textId="77777777" w:rsidR="00296D36" w:rsidRPr="0033527D" w:rsidRDefault="00296D36" w:rsidP="00A95F90">
            <w:pPr>
              <w:snapToGrid w:val="0"/>
              <w:jc w:val="left"/>
              <w:rPr>
                <w:sz w:val="21"/>
                <w:szCs w:val="21"/>
              </w:rPr>
            </w:pPr>
            <w:r w:rsidRPr="004E72A5">
              <w:rPr>
                <w:i/>
                <w:sz w:val="21"/>
                <w:szCs w:val="21"/>
              </w:rPr>
              <w:t>rdh</w:t>
            </w:r>
            <w:r w:rsidRPr="0033527D">
              <w:rPr>
                <w:rFonts w:hint="eastAsia"/>
                <w:sz w:val="21"/>
                <w:szCs w:val="21"/>
              </w:rPr>
              <w:t>12</w:t>
            </w:r>
          </w:p>
        </w:tc>
        <w:tc>
          <w:tcPr>
            <w:tcW w:w="812" w:type="pct"/>
            <w:tcBorders>
              <w:top w:val="nil"/>
              <w:left w:val="nil"/>
              <w:bottom w:val="nil"/>
              <w:right w:val="nil"/>
            </w:tcBorders>
          </w:tcPr>
          <w:p w14:paraId="2AB342C2" w14:textId="77777777" w:rsidR="00296D36" w:rsidRPr="0033527D" w:rsidRDefault="00296D36" w:rsidP="00A95F90">
            <w:pPr>
              <w:snapToGrid w:val="0"/>
              <w:jc w:val="left"/>
              <w:rPr>
                <w:sz w:val="21"/>
                <w:szCs w:val="21"/>
              </w:rPr>
            </w:pPr>
            <w:r w:rsidRPr="0033527D">
              <w:rPr>
                <w:sz w:val="21"/>
                <w:szCs w:val="21"/>
              </w:rPr>
              <w:t>RDH12F</w:t>
            </w:r>
          </w:p>
          <w:p w14:paraId="3A14E74A" w14:textId="77777777" w:rsidR="00296D36" w:rsidRPr="0033527D" w:rsidRDefault="00296D36" w:rsidP="00A95F90">
            <w:pPr>
              <w:snapToGrid w:val="0"/>
              <w:jc w:val="left"/>
              <w:rPr>
                <w:sz w:val="21"/>
                <w:szCs w:val="21"/>
              </w:rPr>
            </w:pPr>
            <w:r w:rsidRPr="0033527D">
              <w:rPr>
                <w:sz w:val="21"/>
                <w:szCs w:val="21"/>
              </w:rPr>
              <w:t>RDH12R</w:t>
            </w:r>
          </w:p>
        </w:tc>
        <w:tc>
          <w:tcPr>
            <w:tcW w:w="2018" w:type="pct"/>
            <w:tcBorders>
              <w:top w:val="nil"/>
              <w:left w:val="nil"/>
              <w:bottom w:val="nil"/>
              <w:right w:val="nil"/>
            </w:tcBorders>
          </w:tcPr>
          <w:p w14:paraId="4EF9E16A" w14:textId="77777777" w:rsidR="00296D36" w:rsidRPr="0033527D" w:rsidRDefault="00296D36" w:rsidP="00A95F90">
            <w:pPr>
              <w:snapToGrid w:val="0"/>
              <w:jc w:val="left"/>
              <w:rPr>
                <w:sz w:val="21"/>
                <w:szCs w:val="21"/>
              </w:rPr>
            </w:pPr>
            <w:r w:rsidRPr="0033527D">
              <w:rPr>
                <w:sz w:val="21"/>
                <w:szCs w:val="21"/>
              </w:rPr>
              <w:t>GCCCGTCATGGCGTTCCATC</w:t>
            </w:r>
          </w:p>
          <w:p w14:paraId="6349900C" w14:textId="77777777" w:rsidR="00296D36" w:rsidRPr="0033527D" w:rsidRDefault="00296D36" w:rsidP="00A95F90">
            <w:pPr>
              <w:snapToGrid w:val="0"/>
              <w:jc w:val="left"/>
              <w:rPr>
                <w:sz w:val="21"/>
                <w:szCs w:val="21"/>
              </w:rPr>
            </w:pPr>
            <w:r w:rsidRPr="0033527D">
              <w:rPr>
                <w:sz w:val="21"/>
                <w:szCs w:val="21"/>
              </w:rPr>
              <w:t>GAGCAAGTTTCATTCMATGG</w:t>
            </w:r>
          </w:p>
        </w:tc>
        <w:tc>
          <w:tcPr>
            <w:tcW w:w="595" w:type="pct"/>
            <w:tcBorders>
              <w:top w:val="nil"/>
              <w:left w:val="nil"/>
              <w:bottom w:val="nil"/>
              <w:right w:val="nil"/>
            </w:tcBorders>
            <w:vAlign w:val="center"/>
          </w:tcPr>
          <w:p w14:paraId="182815D2" w14:textId="77777777" w:rsidR="00296D36" w:rsidRPr="0033527D" w:rsidRDefault="00296D36" w:rsidP="00A95F90">
            <w:pPr>
              <w:snapToGrid w:val="0"/>
              <w:jc w:val="center"/>
              <w:rPr>
                <w:sz w:val="21"/>
                <w:szCs w:val="21"/>
              </w:rPr>
            </w:pPr>
            <w:r w:rsidRPr="0033527D">
              <w:rPr>
                <w:sz w:val="21"/>
                <w:szCs w:val="21"/>
              </w:rPr>
              <w:t>187</w:t>
            </w:r>
            <w:r>
              <w:rPr>
                <w:rFonts w:hint="eastAsia"/>
                <w:sz w:val="21"/>
                <w:szCs w:val="21"/>
              </w:rPr>
              <w:t xml:space="preserve"> </w:t>
            </w:r>
            <w:r w:rsidRPr="0033527D">
              <w:rPr>
                <w:sz w:val="21"/>
                <w:szCs w:val="21"/>
              </w:rPr>
              <w:t>bp</w:t>
            </w:r>
          </w:p>
        </w:tc>
        <w:tc>
          <w:tcPr>
            <w:tcW w:w="598" w:type="pct"/>
            <w:tcBorders>
              <w:top w:val="nil"/>
              <w:left w:val="nil"/>
              <w:bottom w:val="nil"/>
            </w:tcBorders>
            <w:vAlign w:val="center"/>
          </w:tcPr>
          <w:p w14:paraId="54D9DD9F" w14:textId="77777777" w:rsidR="00296D36" w:rsidRPr="0033527D" w:rsidRDefault="00296D36" w:rsidP="00A95F90">
            <w:pPr>
              <w:snapToGrid w:val="0"/>
              <w:jc w:val="center"/>
              <w:rPr>
                <w:bCs/>
              </w:rPr>
            </w:pPr>
            <w:r w:rsidRPr="002723F0">
              <w:rPr>
                <w:bCs/>
                <w:noProof/>
                <w:vertAlign w:val="superscript"/>
              </w:rPr>
              <w:t>[68]</w:t>
            </w:r>
          </w:p>
        </w:tc>
      </w:tr>
      <w:tr w:rsidR="00296D36" w:rsidRPr="0033527D" w14:paraId="5870FF7C" w14:textId="77777777" w:rsidTr="00A95F90">
        <w:trPr>
          <w:cantSplit/>
          <w:trHeight w:val="671"/>
        </w:trPr>
        <w:tc>
          <w:tcPr>
            <w:tcW w:w="977" w:type="pct"/>
            <w:tcBorders>
              <w:top w:val="nil"/>
              <w:bottom w:val="single" w:sz="8" w:space="0" w:color="auto"/>
              <w:right w:val="nil"/>
            </w:tcBorders>
            <w:vAlign w:val="center"/>
          </w:tcPr>
          <w:p w14:paraId="4722182A" w14:textId="77777777" w:rsidR="00296D36" w:rsidRPr="0033527D" w:rsidRDefault="00296D36" w:rsidP="00A95F90">
            <w:pPr>
              <w:snapToGrid w:val="0"/>
              <w:jc w:val="left"/>
              <w:rPr>
                <w:sz w:val="21"/>
                <w:szCs w:val="21"/>
              </w:rPr>
            </w:pPr>
            <w:r w:rsidRPr="0033527D">
              <w:rPr>
                <w:rFonts w:hint="eastAsia"/>
                <w:i/>
                <w:sz w:val="21"/>
                <w:szCs w:val="22"/>
              </w:rPr>
              <w:t>tceA</w:t>
            </w:r>
          </w:p>
        </w:tc>
        <w:tc>
          <w:tcPr>
            <w:tcW w:w="812" w:type="pct"/>
            <w:tcBorders>
              <w:top w:val="nil"/>
              <w:left w:val="nil"/>
              <w:bottom w:val="single" w:sz="8" w:space="0" w:color="auto"/>
              <w:right w:val="nil"/>
            </w:tcBorders>
          </w:tcPr>
          <w:p w14:paraId="0205D90E" w14:textId="77777777" w:rsidR="00296D36" w:rsidRPr="0033527D" w:rsidRDefault="00296D36" w:rsidP="00A95F90">
            <w:pPr>
              <w:snapToGrid w:val="0"/>
              <w:jc w:val="left"/>
              <w:rPr>
                <w:sz w:val="21"/>
                <w:szCs w:val="22"/>
              </w:rPr>
            </w:pPr>
            <w:r w:rsidRPr="0033527D">
              <w:rPr>
                <w:rFonts w:hint="eastAsia"/>
                <w:sz w:val="21"/>
                <w:szCs w:val="22"/>
              </w:rPr>
              <w:t>TceA1270F</w:t>
            </w:r>
          </w:p>
          <w:p w14:paraId="3564A0BD" w14:textId="77777777" w:rsidR="00296D36" w:rsidRPr="0033527D" w:rsidRDefault="00296D36" w:rsidP="00A95F90">
            <w:pPr>
              <w:snapToGrid w:val="0"/>
              <w:jc w:val="left"/>
              <w:rPr>
                <w:sz w:val="21"/>
                <w:szCs w:val="21"/>
              </w:rPr>
            </w:pPr>
            <w:r w:rsidRPr="0033527D">
              <w:rPr>
                <w:rFonts w:hint="eastAsia"/>
                <w:sz w:val="21"/>
                <w:szCs w:val="22"/>
              </w:rPr>
              <w:t>TceA1336R</w:t>
            </w:r>
          </w:p>
        </w:tc>
        <w:tc>
          <w:tcPr>
            <w:tcW w:w="2018" w:type="pct"/>
            <w:tcBorders>
              <w:top w:val="nil"/>
              <w:left w:val="nil"/>
              <w:bottom w:val="single" w:sz="8" w:space="0" w:color="auto"/>
              <w:right w:val="nil"/>
            </w:tcBorders>
          </w:tcPr>
          <w:p w14:paraId="70774468" w14:textId="77777777" w:rsidR="00296D36" w:rsidRPr="0033527D" w:rsidRDefault="00296D36" w:rsidP="00A95F90">
            <w:pPr>
              <w:snapToGrid w:val="0"/>
              <w:jc w:val="left"/>
              <w:rPr>
                <w:sz w:val="21"/>
                <w:szCs w:val="22"/>
              </w:rPr>
            </w:pPr>
            <w:r w:rsidRPr="0033527D">
              <w:rPr>
                <w:rFonts w:hint="eastAsia"/>
                <w:sz w:val="21"/>
                <w:szCs w:val="22"/>
              </w:rPr>
              <w:t>ATCCAGATTATGACCCTGGTGAA</w:t>
            </w:r>
          </w:p>
          <w:p w14:paraId="2A884125" w14:textId="77777777" w:rsidR="00296D36" w:rsidRPr="0033527D" w:rsidRDefault="00296D36" w:rsidP="00A95F90">
            <w:pPr>
              <w:snapToGrid w:val="0"/>
              <w:jc w:val="left"/>
              <w:rPr>
                <w:sz w:val="21"/>
                <w:szCs w:val="21"/>
              </w:rPr>
            </w:pPr>
            <w:r w:rsidRPr="0033527D">
              <w:rPr>
                <w:rFonts w:hint="eastAsia"/>
                <w:sz w:val="21"/>
                <w:szCs w:val="22"/>
              </w:rPr>
              <w:t>GCGGCATATATTAGGGCATCTT</w:t>
            </w:r>
          </w:p>
        </w:tc>
        <w:tc>
          <w:tcPr>
            <w:tcW w:w="595" w:type="pct"/>
            <w:tcBorders>
              <w:top w:val="nil"/>
              <w:left w:val="nil"/>
              <w:bottom w:val="single" w:sz="8" w:space="0" w:color="auto"/>
              <w:right w:val="nil"/>
            </w:tcBorders>
            <w:vAlign w:val="center"/>
          </w:tcPr>
          <w:p w14:paraId="4837E98E" w14:textId="77777777" w:rsidR="00296D36" w:rsidRPr="0033527D" w:rsidRDefault="00296D36" w:rsidP="00A95F90">
            <w:pPr>
              <w:snapToGrid w:val="0"/>
              <w:jc w:val="center"/>
            </w:pPr>
            <w:r w:rsidRPr="0033527D">
              <w:rPr>
                <w:rFonts w:hint="eastAsia"/>
                <w:sz w:val="21"/>
                <w:szCs w:val="22"/>
              </w:rPr>
              <w:t>67 bp</w:t>
            </w:r>
          </w:p>
        </w:tc>
        <w:tc>
          <w:tcPr>
            <w:tcW w:w="598" w:type="pct"/>
            <w:tcBorders>
              <w:top w:val="nil"/>
              <w:left w:val="nil"/>
              <w:bottom w:val="single" w:sz="8" w:space="0" w:color="auto"/>
            </w:tcBorders>
            <w:vAlign w:val="center"/>
          </w:tcPr>
          <w:p w14:paraId="2407C082" w14:textId="77777777" w:rsidR="00296D36" w:rsidRPr="0033527D" w:rsidRDefault="00296D36" w:rsidP="00A95F90">
            <w:pPr>
              <w:snapToGrid w:val="0"/>
              <w:jc w:val="center"/>
            </w:pPr>
            <w:r w:rsidRPr="0033527D">
              <w:rPr>
                <w:noProof/>
                <w:vertAlign w:val="superscript"/>
              </w:rPr>
              <w:t>[27]</w:t>
            </w:r>
          </w:p>
        </w:tc>
      </w:tr>
    </w:tbl>
    <w:p w14:paraId="02062419" w14:textId="77777777" w:rsidR="00296D36" w:rsidRDefault="00296D36" w:rsidP="00A95F90">
      <w:pPr>
        <w:snapToGrid w:val="0"/>
        <w:spacing w:before="156" w:line="300" w:lineRule="auto"/>
        <w:ind w:firstLine="482"/>
        <w:rPr>
          <w:szCs w:val="22"/>
        </w:rPr>
      </w:pPr>
      <w:r w:rsidRPr="00B919FD">
        <w:rPr>
          <w:rFonts w:hint="eastAsia"/>
          <w:szCs w:val="22"/>
        </w:rPr>
        <w:t>质粒送上海生工进行制备，采用</w:t>
      </w:r>
      <w:r w:rsidRPr="00B919FD">
        <w:rPr>
          <w:rFonts w:hint="eastAsia"/>
          <w:szCs w:val="22"/>
        </w:rPr>
        <w:t>pUCm-T</w:t>
      </w:r>
      <w:r>
        <w:rPr>
          <w:rFonts w:hint="eastAsia"/>
          <w:szCs w:val="22"/>
        </w:rPr>
        <w:t>载体插入目标基因。其中，</w:t>
      </w:r>
      <w:r w:rsidRPr="001D41DC">
        <w:rPr>
          <w:rFonts w:hint="eastAsia"/>
          <w:i/>
          <w:szCs w:val="22"/>
        </w:rPr>
        <w:t>tceA</w:t>
      </w:r>
      <w:r>
        <w:rPr>
          <w:rFonts w:hint="eastAsia"/>
          <w:szCs w:val="22"/>
        </w:rPr>
        <w:t>基因未成功扩增。</w:t>
      </w:r>
      <w:r w:rsidRPr="00B919FD">
        <w:rPr>
          <w:rFonts w:hint="eastAsia"/>
          <w:szCs w:val="22"/>
        </w:rPr>
        <w:t>用</w:t>
      </w:r>
      <w:r w:rsidRPr="00B919FD">
        <w:rPr>
          <w:rFonts w:hint="eastAsia"/>
          <w:szCs w:val="22"/>
        </w:rPr>
        <w:t>Nanodrop 2000</w:t>
      </w:r>
      <w:r w:rsidRPr="00B919FD">
        <w:rPr>
          <w:rFonts w:hint="eastAsia"/>
          <w:szCs w:val="22"/>
        </w:rPr>
        <w:t>分光光度计测质粒浓度，</w:t>
      </w:r>
      <w:r>
        <w:rPr>
          <w:rFonts w:hint="eastAsia"/>
          <w:szCs w:val="22"/>
        </w:rPr>
        <w:t>测得各个质粒浓度见表</w:t>
      </w:r>
      <w:r>
        <w:rPr>
          <w:rFonts w:hint="eastAsia"/>
          <w:szCs w:val="22"/>
        </w:rPr>
        <w:t>2-7</w:t>
      </w:r>
      <w:r>
        <w:rPr>
          <w:rFonts w:hint="eastAsia"/>
          <w:szCs w:val="22"/>
        </w:rPr>
        <w:t>。</w:t>
      </w:r>
    </w:p>
    <w:p w14:paraId="40A383B6" w14:textId="77777777" w:rsidR="00296D36" w:rsidRPr="00325530" w:rsidRDefault="00296D36" w:rsidP="00A95F90">
      <w:pPr>
        <w:adjustRightInd w:val="0"/>
        <w:snapToGrid w:val="0"/>
        <w:spacing w:before="120" w:line="300" w:lineRule="auto"/>
        <w:jc w:val="center"/>
        <w:rPr>
          <w:sz w:val="21"/>
          <w:szCs w:val="21"/>
        </w:rPr>
      </w:pPr>
      <w:r>
        <w:rPr>
          <w:szCs w:val="22"/>
        </w:rPr>
        <w:br w:type="page"/>
      </w:r>
      <w:r w:rsidRPr="00325530">
        <w:rPr>
          <w:rFonts w:hint="eastAsia"/>
          <w:sz w:val="21"/>
          <w:szCs w:val="21"/>
        </w:rPr>
        <w:lastRenderedPageBreak/>
        <w:t>表</w:t>
      </w:r>
      <w:r w:rsidRPr="00325530">
        <w:rPr>
          <w:rFonts w:hint="eastAsia"/>
          <w:sz w:val="21"/>
          <w:szCs w:val="21"/>
        </w:rPr>
        <w:t xml:space="preserve">2-7 </w:t>
      </w:r>
      <w:r w:rsidRPr="00325530">
        <w:rPr>
          <w:rFonts w:hint="eastAsia"/>
          <w:sz w:val="21"/>
          <w:szCs w:val="21"/>
        </w:rPr>
        <w:t>质粒浓度</w:t>
      </w:r>
    </w:p>
    <w:tbl>
      <w:tblPr>
        <w:tblW w:w="0" w:type="auto"/>
        <w:tblInd w:w="108" w:type="dxa"/>
        <w:tblBorders>
          <w:top w:val="single" w:sz="8" w:space="0" w:color="auto"/>
          <w:bottom w:val="single" w:sz="8" w:space="0" w:color="auto"/>
          <w:insideH w:val="single" w:sz="4" w:space="0" w:color="auto"/>
        </w:tblBorders>
        <w:tblLook w:val="04A0" w:firstRow="1" w:lastRow="0" w:firstColumn="1" w:lastColumn="0" w:noHBand="0" w:noVBand="1"/>
      </w:tblPr>
      <w:tblGrid>
        <w:gridCol w:w="1279"/>
        <w:gridCol w:w="1246"/>
        <w:gridCol w:w="1466"/>
        <w:gridCol w:w="1103"/>
        <w:gridCol w:w="1975"/>
        <w:gridCol w:w="629"/>
        <w:gridCol w:w="710"/>
      </w:tblGrid>
      <w:tr w:rsidR="00296D36" w:rsidRPr="0033527D" w14:paraId="1180C95A" w14:textId="77777777" w:rsidTr="00A95F90">
        <w:trPr>
          <w:cantSplit/>
        </w:trPr>
        <w:tc>
          <w:tcPr>
            <w:tcW w:w="0" w:type="auto"/>
            <w:vAlign w:val="center"/>
          </w:tcPr>
          <w:p w14:paraId="5C00B289" w14:textId="77777777" w:rsidR="00296D36" w:rsidRPr="0033527D" w:rsidRDefault="00296D36" w:rsidP="00A95F90">
            <w:pPr>
              <w:snapToGrid w:val="0"/>
              <w:jc w:val="center"/>
              <w:rPr>
                <w:color w:val="000000"/>
                <w:sz w:val="21"/>
                <w:szCs w:val="22"/>
              </w:rPr>
            </w:pPr>
            <w:r w:rsidRPr="0033527D">
              <w:rPr>
                <w:rFonts w:hint="eastAsia"/>
                <w:color w:val="000000"/>
                <w:sz w:val="21"/>
                <w:szCs w:val="22"/>
              </w:rPr>
              <w:t>质粒</w:t>
            </w:r>
          </w:p>
        </w:tc>
        <w:tc>
          <w:tcPr>
            <w:tcW w:w="0" w:type="auto"/>
            <w:vAlign w:val="center"/>
          </w:tcPr>
          <w:p w14:paraId="21CE2550" w14:textId="77777777" w:rsidR="00296D36" w:rsidRPr="0033527D" w:rsidRDefault="00296D36" w:rsidP="00A95F90">
            <w:pPr>
              <w:snapToGrid w:val="0"/>
              <w:jc w:val="center"/>
              <w:rPr>
                <w:color w:val="000000"/>
                <w:sz w:val="21"/>
                <w:szCs w:val="22"/>
              </w:rPr>
            </w:pPr>
            <w:r w:rsidRPr="0033527D">
              <w:rPr>
                <w:bCs/>
                <w:i/>
                <w:sz w:val="21"/>
                <w:szCs w:val="21"/>
              </w:rPr>
              <w:t>Bacteria</w:t>
            </w:r>
            <w:r w:rsidRPr="0033527D">
              <w:rPr>
                <w:bCs/>
                <w:sz w:val="21"/>
                <w:szCs w:val="21"/>
              </w:rPr>
              <w:t xml:space="preserve"> (BAC)</w:t>
            </w:r>
          </w:p>
        </w:tc>
        <w:tc>
          <w:tcPr>
            <w:tcW w:w="0" w:type="auto"/>
            <w:vAlign w:val="center"/>
          </w:tcPr>
          <w:p w14:paraId="7C7A24FB" w14:textId="77777777" w:rsidR="00296D36" w:rsidRPr="0033527D" w:rsidRDefault="00296D36" w:rsidP="00A95F90">
            <w:pPr>
              <w:snapToGrid w:val="0"/>
              <w:jc w:val="center"/>
              <w:rPr>
                <w:color w:val="000000"/>
                <w:sz w:val="21"/>
                <w:szCs w:val="22"/>
              </w:rPr>
            </w:pPr>
            <w:r w:rsidRPr="0033527D">
              <w:rPr>
                <w:i/>
                <w:sz w:val="21"/>
                <w:szCs w:val="21"/>
              </w:rPr>
              <w:t>Chloroflexi</w:t>
            </w:r>
            <w:r w:rsidRPr="0033527D">
              <w:rPr>
                <w:sz w:val="21"/>
                <w:szCs w:val="21"/>
              </w:rPr>
              <w:t xml:space="preserve"> (CHL)</w:t>
            </w:r>
          </w:p>
        </w:tc>
        <w:tc>
          <w:tcPr>
            <w:tcW w:w="0" w:type="auto"/>
            <w:vAlign w:val="center"/>
          </w:tcPr>
          <w:p w14:paraId="74E9B6DA" w14:textId="77777777" w:rsidR="00296D36" w:rsidRPr="0033527D" w:rsidRDefault="00296D36" w:rsidP="00A95F90">
            <w:pPr>
              <w:snapToGrid w:val="0"/>
              <w:jc w:val="center"/>
              <w:rPr>
                <w:color w:val="000000"/>
                <w:sz w:val="21"/>
                <w:szCs w:val="22"/>
              </w:rPr>
            </w:pPr>
            <w:r w:rsidRPr="0033527D">
              <w:rPr>
                <w:i/>
                <w:sz w:val="21"/>
                <w:szCs w:val="21"/>
              </w:rPr>
              <w:t>o</w:t>
            </w:r>
            <w:r w:rsidRPr="0033527D">
              <w:rPr>
                <w:sz w:val="21"/>
                <w:szCs w:val="21"/>
              </w:rPr>
              <w:t>-17/DF-1</w:t>
            </w:r>
          </w:p>
        </w:tc>
        <w:tc>
          <w:tcPr>
            <w:tcW w:w="0" w:type="auto"/>
            <w:vAlign w:val="center"/>
          </w:tcPr>
          <w:p w14:paraId="4518CB32" w14:textId="77777777" w:rsidR="00296D36" w:rsidRPr="0033527D" w:rsidRDefault="00296D36" w:rsidP="00A95F90">
            <w:pPr>
              <w:snapToGrid w:val="0"/>
              <w:jc w:val="center"/>
              <w:rPr>
                <w:color w:val="000000"/>
                <w:sz w:val="21"/>
                <w:szCs w:val="22"/>
              </w:rPr>
            </w:pPr>
            <w:r w:rsidRPr="0033527D">
              <w:rPr>
                <w:i/>
                <w:sz w:val="21"/>
                <w:szCs w:val="21"/>
              </w:rPr>
              <w:t>Dehalococcoides</w:t>
            </w:r>
            <w:r w:rsidRPr="0033527D">
              <w:rPr>
                <w:sz w:val="21"/>
                <w:szCs w:val="21"/>
              </w:rPr>
              <w:t xml:space="preserve"> (DHC)</w:t>
            </w:r>
          </w:p>
        </w:tc>
        <w:tc>
          <w:tcPr>
            <w:tcW w:w="0" w:type="auto"/>
            <w:vAlign w:val="center"/>
          </w:tcPr>
          <w:p w14:paraId="63381CB2" w14:textId="77777777" w:rsidR="00296D36" w:rsidRPr="00361256" w:rsidRDefault="00296D36" w:rsidP="00A95F90">
            <w:pPr>
              <w:snapToGrid w:val="0"/>
              <w:jc w:val="center"/>
              <w:rPr>
                <w:i/>
                <w:color w:val="000000"/>
                <w:sz w:val="21"/>
                <w:szCs w:val="22"/>
              </w:rPr>
            </w:pPr>
            <w:r w:rsidRPr="00361256">
              <w:rPr>
                <w:i/>
                <w:color w:val="000000"/>
                <w:sz w:val="21"/>
                <w:szCs w:val="22"/>
              </w:rPr>
              <w:t>ardA</w:t>
            </w:r>
          </w:p>
        </w:tc>
        <w:tc>
          <w:tcPr>
            <w:tcW w:w="0" w:type="auto"/>
            <w:vAlign w:val="center"/>
          </w:tcPr>
          <w:p w14:paraId="7AB1C934" w14:textId="77777777" w:rsidR="00296D36" w:rsidRPr="0033527D" w:rsidRDefault="00296D36" w:rsidP="00A95F90">
            <w:pPr>
              <w:snapToGrid w:val="0"/>
              <w:jc w:val="center"/>
              <w:rPr>
                <w:color w:val="000000"/>
                <w:sz w:val="21"/>
                <w:szCs w:val="22"/>
              </w:rPr>
            </w:pPr>
            <w:r w:rsidRPr="00361256">
              <w:rPr>
                <w:i/>
                <w:sz w:val="21"/>
                <w:szCs w:val="21"/>
              </w:rPr>
              <w:t>rdh</w:t>
            </w:r>
            <w:r w:rsidRPr="0033527D">
              <w:rPr>
                <w:rFonts w:hint="eastAsia"/>
                <w:sz w:val="21"/>
                <w:szCs w:val="21"/>
              </w:rPr>
              <w:t>12</w:t>
            </w:r>
          </w:p>
        </w:tc>
      </w:tr>
      <w:tr w:rsidR="00296D36" w:rsidRPr="0033527D" w14:paraId="1A60C6A4" w14:textId="77777777" w:rsidTr="00A95F90">
        <w:trPr>
          <w:cantSplit/>
        </w:trPr>
        <w:tc>
          <w:tcPr>
            <w:tcW w:w="0" w:type="auto"/>
            <w:vAlign w:val="center"/>
          </w:tcPr>
          <w:p w14:paraId="14B9461C" w14:textId="77777777" w:rsidR="00296D36" w:rsidRPr="0033527D" w:rsidRDefault="00296D36" w:rsidP="00A95F90">
            <w:pPr>
              <w:pStyle w:val="a5"/>
              <w:jc w:val="center"/>
            </w:pPr>
            <w:r w:rsidRPr="0033527D">
              <w:rPr>
                <w:rFonts w:hint="eastAsia"/>
              </w:rPr>
              <w:t>核酸浓度</w:t>
            </w:r>
            <w:r w:rsidRPr="0033527D">
              <w:rPr>
                <w:rFonts w:hint="eastAsia"/>
              </w:rPr>
              <w:t>(ng/</w:t>
            </w:r>
            <w:r>
              <w:t>μL</w:t>
            </w:r>
            <w:r w:rsidRPr="0033527D">
              <w:rPr>
                <w:rFonts w:hint="eastAsia"/>
              </w:rPr>
              <w:t>)</w:t>
            </w:r>
          </w:p>
        </w:tc>
        <w:tc>
          <w:tcPr>
            <w:tcW w:w="0" w:type="auto"/>
            <w:vAlign w:val="center"/>
          </w:tcPr>
          <w:p w14:paraId="22C34D6E" w14:textId="77777777" w:rsidR="00296D36" w:rsidRPr="0033527D" w:rsidRDefault="00296D36" w:rsidP="00A95F90">
            <w:pPr>
              <w:snapToGrid w:val="0"/>
              <w:jc w:val="center"/>
              <w:rPr>
                <w:color w:val="000000"/>
                <w:sz w:val="21"/>
                <w:szCs w:val="22"/>
              </w:rPr>
            </w:pPr>
            <w:r w:rsidRPr="0033527D">
              <w:rPr>
                <w:rFonts w:hint="eastAsia"/>
                <w:color w:val="000000"/>
                <w:sz w:val="21"/>
                <w:szCs w:val="22"/>
              </w:rPr>
              <w:t>5.8</w:t>
            </w:r>
          </w:p>
        </w:tc>
        <w:tc>
          <w:tcPr>
            <w:tcW w:w="0" w:type="auto"/>
            <w:vAlign w:val="center"/>
          </w:tcPr>
          <w:p w14:paraId="397E43B6" w14:textId="77777777" w:rsidR="00296D36" w:rsidRPr="0033527D" w:rsidRDefault="00296D36" w:rsidP="00A95F90">
            <w:pPr>
              <w:snapToGrid w:val="0"/>
              <w:jc w:val="center"/>
              <w:rPr>
                <w:color w:val="000000"/>
                <w:sz w:val="21"/>
                <w:szCs w:val="22"/>
              </w:rPr>
            </w:pPr>
            <w:r w:rsidRPr="0033527D">
              <w:rPr>
                <w:rFonts w:hint="eastAsia"/>
                <w:color w:val="000000"/>
                <w:sz w:val="21"/>
                <w:szCs w:val="22"/>
              </w:rPr>
              <w:t>5.8</w:t>
            </w:r>
          </w:p>
        </w:tc>
        <w:tc>
          <w:tcPr>
            <w:tcW w:w="0" w:type="auto"/>
            <w:vAlign w:val="center"/>
          </w:tcPr>
          <w:p w14:paraId="3BF87349" w14:textId="77777777" w:rsidR="00296D36" w:rsidRPr="0033527D" w:rsidRDefault="00296D36" w:rsidP="00A95F90">
            <w:pPr>
              <w:snapToGrid w:val="0"/>
              <w:jc w:val="center"/>
              <w:rPr>
                <w:color w:val="000000"/>
                <w:sz w:val="21"/>
                <w:szCs w:val="22"/>
              </w:rPr>
            </w:pPr>
            <w:r w:rsidRPr="0033527D">
              <w:rPr>
                <w:rFonts w:hint="eastAsia"/>
                <w:color w:val="000000"/>
                <w:sz w:val="21"/>
                <w:szCs w:val="22"/>
              </w:rPr>
              <w:t>5.8</w:t>
            </w:r>
          </w:p>
        </w:tc>
        <w:tc>
          <w:tcPr>
            <w:tcW w:w="0" w:type="auto"/>
            <w:vAlign w:val="center"/>
          </w:tcPr>
          <w:p w14:paraId="456B8D03" w14:textId="77777777" w:rsidR="00296D36" w:rsidRPr="0033527D" w:rsidRDefault="00296D36" w:rsidP="00A95F90">
            <w:pPr>
              <w:snapToGrid w:val="0"/>
              <w:jc w:val="center"/>
              <w:rPr>
                <w:color w:val="000000"/>
                <w:sz w:val="21"/>
                <w:szCs w:val="22"/>
              </w:rPr>
            </w:pPr>
            <w:r w:rsidRPr="0033527D">
              <w:rPr>
                <w:rFonts w:hint="eastAsia"/>
                <w:color w:val="000000"/>
                <w:sz w:val="21"/>
                <w:szCs w:val="22"/>
              </w:rPr>
              <w:t>4.6</w:t>
            </w:r>
          </w:p>
        </w:tc>
        <w:tc>
          <w:tcPr>
            <w:tcW w:w="0" w:type="auto"/>
            <w:vAlign w:val="center"/>
          </w:tcPr>
          <w:p w14:paraId="4A0D8F98" w14:textId="77777777" w:rsidR="00296D36" w:rsidRPr="0033527D" w:rsidRDefault="00296D36" w:rsidP="00A95F90">
            <w:pPr>
              <w:snapToGrid w:val="0"/>
              <w:jc w:val="center"/>
              <w:rPr>
                <w:color w:val="000000"/>
                <w:sz w:val="21"/>
                <w:szCs w:val="22"/>
              </w:rPr>
            </w:pPr>
            <w:r w:rsidRPr="0033527D">
              <w:rPr>
                <w:rFonts w:hint="eastAsia"/>
                <w:color w:val="000000"/>
                <w:sz w:val="21"/>
                <w:szCs w:val="22"/>
              </w:rPr>
              <w:t>7.4</w:t>
            </w:r>
          </w:p>
        </w:tc>
        <w:tc>
          <w:tcPr>
            <w:tcW w:w="0" w:type="auto"/>
            <w:vAlign w:val="center"/>
          </w:tcPr>
          <w:p w14:paraId="054A9C74" w14:textId="77777777" w:rsidR="00296D36" w:rsidRPr="0033527D" w:rsidRDefault="00296D36" w:rsidP="00A95F90">
            <w:pPr>
              <w:snapToGrid w:val="0"/>
              <w:jc w:val="center"/>
              <w:rPr>
                <w:sz w:val="21"/>
                <w:szCs w:val="21"/>
              </w:rPr>
            </w:pPr>
            <w:r w:rsidRPr="0033527D">
              <w:rPr>
                <w:rFonts w:hint="eastAsia"/>
                <w:sz w:val="21"/>
                <w:szCs w:val="21"/>
              </w:rPr>
              <w:t>5.6</w:t>
            </w:r>
          </w:p>
        </w:tc>
      </w:tr>
    </w:tbl>
    <w:p w14:paraId="0DB13369" w14:textId="77777777" w:rsidR="00296D36" w:rsidRDefault="00296D36" w:rsidP="00A95F90">
      <w:pPr>
        <w:snapToGrid w:val="0"/>
        <w:spacing w:before="156" w:line="300" w:lineRule="auto"/>
        <w:ind w:firstLineChars="200" w:firstLine="480"/>
        <w:rPr>
          <w:szCs w:val="22"/>
        </w:rPr>
      </w:pPr>
      <w:r>
        <w:rPr>
          <w:rFonts w:hint="eastAsia"/>
          <w:szCs w:val="22"/>
        </w:rPr>
        <w:t>将</w:t>
      </w:r>
      <w:r w:rsidRPr="00B919FD">
        <w:rPr>
          <w:rFonts w:hint="eastAsia"/>
          <w:szCs w:val="22"/>
        </w:rPr>
        <w:t>质粒</w:t>
      </w:r>
      <w:r w:rsidRPr="00B919FD">
        <w:rPr>
          <w:rFonts w:hint="eastAsia"/>
          <w:szCs w:val="22"/>
        </w:rPr>
        <w:t>10</w:t>
      </w:r>
      <w:r w:rsidRPr="00B919FD">
        <w:rPr>
          <w:rFonts w:hint="eastAsia"/>
          <w:szCs w:val="22"/>
        </w:rPr>
        <w:t>倍梯度稀释，制作标准曲线。</w:t>
      </w:r>
    </w:p>
    <w:p w14:paraId="620DEE9A" w14:textId="77777777" w:rsidR="00296D36" w:rsidRDefault="00296D36" w:rsidP="00A95F90">
      <w:pPr>
        <w:snapToGrid w:val="0"/>
        <w:spacing w:line="300" w:lineRule="auto"/>
        <w:ind w:firstLine="480"/>
        <w:rPr>
          <w:szCs w:val="22"/>
        </w:rPr>
      </w:pPr>
      <w:r w:rsidRPr="00B919FD">
        <w:rPr>
          <w:rFonts w:hint="eastAsia"/>
          <w:szCs w:val="22"/>
        </w:rPr>
        <w:t>拷贝数计算公式如下：</w:t>
      </w:r>
    </w:p>
    <w:tbl>
      <w:tblPr>
        <w:tblW w:w="0" w:type="auto"/>
        <w:jc w:val="center"/>
        <w:tblBorders>
          <w:insideH w:val="single" w:sz="4" w:space="0" w:color="auto"/>
        </w:tblBorders>
        <w:tblLook w:val="04A0" w:firstRow="1" w:lastRow="0" w:firstColumn="1" w:lastColumn="0" w:noHBand="0" w:noVBand="1"/>
      </w:tblPr>
      <w:tblGrid>
        <w:gridCol w:w="6214"/>
        <w:gridCol w:w="2257"/>
      </w:tblGrid>
      <w:tr w:rsidR="00296D36" w:rsidRPr="0033527D" w14:paraId="0146BF04" w14:textId="77777777" w:rsidTr="00A95F90">
        <w:trPr>
          <w:trHeight w:val="779"/>
          <w:jc w:val="center"/>
        </w:trPr>
        <w:tc>
          <w:tcPr>
            <w:tcW w:w="6214" w:type="dxa"/>
            <w:vAlign w:val="center"/>
          </w:tcPr>
          <w:p w14:paraId="4B877145" w14:textId="77777777" w:rsidR="00296D36" w:rsidRPr="001A58D4" w:rsidRDefault="005365B7" w:rsidP="00A95F90">
            <w:pPr>
              <w:snapToGrid w:val="0"/>
              <w:spacing w:line="300" w:lineRule="auto"/>
              <w:jc w:val="center"/>
              <w:rPr>
                <w:sz w:val="21"/>
                <w:szCs w:val="21"/>
                <w:highlight w:val="yellow"/>
              </w:rPr>
            </w:pPr>
            <w:r w:rsidRPr="006F3DD4">
              <w:rPr>
                <w:rFonts w:ascii="Cambria Math" w:hAnsi="Cambria Math"/>
              </w:rPr>
              <w:fldChar w:fldCharType="begin"/>
            </w:r>
            <w:r w:rsidR="00296D36" w:rsidRPr="006F3DD4">
              <w:rPr>
                <w:rFonts w:ascii="Cambria Math" w:hAnsi="Cambria Math"/>
              </w:rPr>
              <w:instrText xml:space="preserve"> QUOTE </w:instrText>
            </w:r>
            <w:r w:rsidR="000D221E">
              <w:rPr>
                <w:position w:val="-22"/>
              </w:rPr>
              <w:pict w14:anchorId="27F38739">
                <v:shape id="_x0000_i1029" type="#_x0000_t75" style="width:60.5pt;height:3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bordersDontSurroundHeader/&gt;&lt;w:bordersDontSurroundFooter/&gt;&lt;w:hideSpellingErrors/&gt;&lt;w:defaultTabStop w:val=&quot;480&quot;/&gt;&lt;w:drawingGridHorizontalSpacing w:val=&quot;120&quot;/&gt;&lt;w:drawingGridVerticalSpacing w:val=&quot;163&quot;/&gt;&lt;w:displayHorizontalDrawingGridEvery w:val=&quot;0&quot;/&gt;&lt;w:displayVerticalDrawingGridEvery w:val=&quot;2&quot;/&gt;&lt;w:punctuationKerning/&gt;&lt;w:characterSpacingControl w:val=&quot;CompressPunctuation&quot;/&gt;&lt;w:allowPNG/&gt;&lt;w:doNotSaveWebPagesAsSingleFile/&gt;&lt;w:pixelsPerInch w:val=&quot;96&quot;/&gt;&lt;w:savePreviewPicture/&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EN.InstantFormat&quot; w:val=&quot;&amp;lt;ENInstantFormat&amp;gt;&amp;lt;Enabled&amp;gt;1&amp;lt;/Enabled&amp;gt;&amp;lt;ScanUnformatted&amp;gt;0&amp;lt;/ScanUnformatted&amp;gt;&amp;lt;ScanChanges&amp;gt;1&amp;lt;/ScanChanges&amp;gt;&amp;lt;Suspended&amp;gt;0&amp;lt;/Suspended&amp;gt;&amp;lt;/ENInstantFormat&amp;gt;&quot;/&gt;&lt;w:docVar w:name=&quot;EN.Layout&quot; w:val=&quot;&amp;lt;ENLayout&amp;gt;&amp;lt;Style&amp;gt;Chinese Std GBT7714 (numeric) lisa edit&amp;lt;/Style&amp;gt;&amp;lt;LeftDelim&amp;gt;{&amp;lt;/LeftDelim&amp;gt;&amp;lt;RightDelim&amp;gt;}&amp;lt;/RightDelim&amp;gt;&amp;lt;FontName&amp;gt;Times New Roman&amp;lt;/FontName&amp;gt;&amp;lt;FontSize&amp;gt;10&amp;lt;/FontSize&amp;gt;&amp;lt;ReflistTitle&amp;gt;&amp;lt;/ReflistTitle&amp;gt;&amp;lt;StartingRefnum&amp;gt;1&amp;lt;/StartingRefnum&amp;gt;&amp;lt;FirstLineIndent&amp;gt;0&amp;lt;/FirstLineIndent&amp;gt;&amp;lt;HangingIndent&amp;gt;0&amp;lt;/HangingIndent&amp;gt;&amp;lt;LineSpacing&amp;gt;0&amp;lt;/LineSpacing&amp;gt;&amp;lt;SpaceAfter&amp;gt;0&amp;lt;/SpaceAfter&amp;gt;&amp;lt;HyperlinksEnabled&amp;gt;1&amp;lt;/HyperlinksEnabled&amp;gt;&amp;lt;HyperlinksVisible&amp;gt;0&amp;lt;/HyperlinksVisible&amp;gt;&amp;lt;/ENLayout&amp;gt;&quot;/&gt;&lt;w:docVar w:name=&quot;EN.Libraries&quot; w:val=&quot;&amp;lt;Libraries&amp;gt;&amp;lt;item db-id=&amp;quot;0xs5w2xx2xswvmeesv6xaf2mdw9fap5sxtfr&amp;quot;&amp;gt;My EndNote Library&amp;lt;record-ids&amp;gt;&amp;lt;item&amp;gt;24&amp;lt;/item&amp;gt;&amp;lt;item&amp;gt;46&amp;lt;/item&amp;gt;&amp;lt;item&amp;gt;63&amp;lt;/item&amp;gt;&amp;lt;item&amp;gt;64&amp;lt;/item&amp;gt;&amp;lt;item&amp;gt;67&amp;lt;/item&amp;gt;&amp;lt;item&amp;gt;68&amp;lt;/item&amp;gt;&amp;lt;item&amp;gt;70&amp;lt;/item&amp;gt;&amp;lt;item&amp;gt;71&amp;lt;/item&amp;gt;&amp;lt;item&amp;gt;72&amp;lt;/item&amp;gt;&amp;lt;item&amp;gt;73&amp;lt;/item&amp;gt;&amp;lt;item&amp;gt;74&amp;lt;/item&amp;gt;&amp;lt;item&amp;gt;75&amp;lt;/item&amp;gt;&amp;lt;item&amp;gt;76&amp;lt;/item&amp;gt;&amp;lt;item&amp;gt;77&amp;lt;/item&amp;gt;&amp;lt;item&amp;gt;81&amp;lt;/item&amp;gt;&amp;lt;item&amp;gt;85&amp;lt;/item&amp;gt;&amp;lt;item&amp;gt;90&amp;lt;/item&amp;gt;&amp;lt;item&amp;gt;91&amp;lt;/item&amp;gt;&amp;lt;item&amp;gt;130&amp;lt;/item&amp;gt;&amp;lt;item&amp;gt;134&amp;lt;/item&amp;gt;&amp;lt;item&amp;gt;136&amp;lt;/item&amp;gt;&amp;lt;item&amp;gt;138&amp;lt;/item&amp;gt;&amp;lt;item&amp;gt;139&amp;lt;/item&amp;gt;&amp;lt;item&amp;gt;140&amp;lt;/item&amp;gt;&amp;lt;item&amp;gt;144&amp;lt;/item&amp;gt;&amp;lt;item&amp;gt;145&amp;lt;/item&amp;gt;&amp;lt;item&amp;gt;146&amp;lt;/item&amp;gt;&amp;lt;item&amp;gt;147&amp;lt;/item&amp;gt;&amp;lt;item&amp;gt;148&amp;lt;/item&amp;gt;&amp;lt;item&amp;gt;149&amp;lt;/item&amp;gt;&amp;lt;item&amp;gt;150&amp;lt;/item&amp;gt;&amp;lt;item&amp;gt;159&amp;lt;/item&amp;gt;&amp;lt;item&amp;gt;161&amp;lt;/item&amp;gt;&amp;lt;item&amp;gt;162&amp;lt;/item&amp;gt;&amp;lt;item&amp;gt;175&amp;lt;/item&amp;gt;&amp;lt;item&amp;gt;182&amp;lt;/item&amp;gt;&amp;lt;item&amp;gt;185&amp;lt;/item&amp;gt;&amp;lt;item&amp;gt;186&amp;lt;/item&amp;gt;&amp;lt;item&amp;gt;187&amp;lt;/item&amp;gt;&amp;lt;item&amp;gt;188&amp;lt;/item&amp;gt;&amp;lt;item&amp;gt;192&amp;lt;/item&amp;gt;&amp;lt;item&amp;gt;203&amp;lt;/item&amp;gt;&amp;lt;item&amp;gt;214&amp;lt;/item&amp;gt;&amp;lt;item&amp;gt;220&amp;lt;/item&amp;gt;&amp;lt;item&amp;gt;225&amp;lt;/item&amp;gt;&amp;lt;item&amp;gt;226&amp;lt;/item&amp;gt;&amp;lt;item&amp;gt;228&amp;lt;/item&amp;gt;&amp;lt;item&amp;gt;229&amp;lt;/item&amp;gt;&amp;lt;item&amp;gt;231&amp;lt;/item&amp;gt;&amp;lt;item&amp;gt;232&amp;lt;/item&amp;gt;&amp;lt;item&amp;gt;233&amp;lt;/item&amp;gt;&amp;lt;item&amp;gt;234&amp;lt;/item&amp;gt;&amp;lt;item&amp;gt;235&amp;lt;/item&amp;gt;&amp;lt;item&amp;gt;236&amp;lt;/item&amp;gt;&amp;lt;item&amp;gt;237&amp;lt;/item&amp;gt;&amp;lt;item&amp;gt;238&amp;lt;/item&amp;gt;&amp;lt;item&amp;gt;239&amp;lt;/item&amp;gt;&amp;lt;item&amp;gt;240&amp;lt;/item&amp;gt;&amp;lt;item&amp;gt;249&amp;lt;/item&amp;gt;&amp;lt;item&amp;gt;259&amp;lt;/item&amp;gt;&amp;lt;item&amp;gt;262&amp;lt;/item&amp;gt;&amp;lt;item&amp;gt;263&amp;lt;/item&amp;gt;&amp;lt;item&amp;gt;264&amp;lt;/item&amp;gt;&amp;lt;item&amp;gt;265&amp;lt;/item&amp;gt;&amp;lt;item&amp;gt;267&amp;lt;/item&amp;gt;&amp;lt;item&amp;gt;270&amp;lt;/item&amp;gt;&amp;lt;item&amp;gt;271&amp;lt;/item&amp;gt;&amp;lt;item&amp;gt;272&amp;lt;/item&amp;gt;&amp;lt;item&amp;gt;275&amp;lt;/item&amp;gt;&amp;lt;item&amp;gt;282&amp;lt;/item&amp;gt;&amp;lt;item&amp;gt;283&amp;lt;/item&amp;gt;&amp;lt;item&amp;gt;287&amp;lt;/item&amp;gt;&amp;lt;item&amp;gt;288&amp;lt;/item&amp;gt;&amp;lt;item&amp;gt;289&amp;lt;/item&amp;gt;&amp;lt;item&amp;gt;290&amp;lt;/item&amp;gt;&amp;lt;item&amp;gt;291&amp;lt;/item&amp;gt;&amp;lt;item&amp;gt;292&amp;lt;/item&amp;gt;&amp;lt;item&amp;gt;293&amp;lt;/item&amp;gt;&amp;lt;item&amp;gt;294&amp;lt;/item&amp;gt;&amp;lt;item&amp;gt;295&amp;lt;/item&amp;gt;&amp;lt;item&amp;gt;296&amp;lt;/item&amp;gt;&amp;lt;item&amp;gt;297&amp;lt;/item&amp;gt;&amp;lt;item&amp;gt;298&amp;lt;/item&amp;gt;&amp;lt;item&amp;gt;300&amp;lt;/item&amp;gt;&amp;lt;/record-ids&amp;gt;&amp;lt;/item&amp;gt;&amp;lt;/Libraries&amp;gt;&quot;/&gt;&lt;/w:docVars&gt;&lt;wsp:rsids&gt;&lt;wsp:rsidRoot wsp:val=&quot;0060595A&quot;/&gt;&lt;wsp:rsid wsp:val=&quot;00002B1B&quot;/&gt;&lt;wsp:rsid wsp:val=&quot;00012D75&quot;/&gt;&lt;wsp:rsid wsp:val=&quot;00016299&quot;/&gt;&lt;wsp:rsid wsp:val=&quot;00016FA4&quot;/&gt;&lt;wsp:rsid wsp:val=&quot;00017E04&quot;/&gt;&lt;wsp:rsid wsp:val=&quot;0002416F&quot;/&gt;&lt;wsp:rsid wsp:val=&quot;000251E5&quot;/&gt;&lt;wsp:rsid wsp:val=&quot;00030EF9&quot;/&gt;&lt;wsp:rsid wsp:val=&quot;0003161D&quot;/&gt;&lt;wsp:rsid wsp:val=&quot;00034059&quot;/&gt;&lt;wsp:rsid wsp:val=&quot;00034D99&quot;/&gt;&lt;wsp:rsid wsp:val=&quot;000417BB&quot;/&gt;&lt;wsp:rsid wsp:val=&quot;0004453C&quot;/&gt;&lt;wsp:rsid wsp:val=&quot;00047CF4&quot;/&gt;&lt;wsp:rsid wsp:val=&quot;0005219D&quot;/&gt;&lt;wsp:rsid wsp:val=&quot;00052474&quot;/&gt;&lt;wsp:rsid wsp:val=&quot;00054761&quot;/&gt;&lt;wsp:rsid wsp:val=&quot;00055D64&quot;/&gt;&lt;wsp:rsid wsp:val=&quot;00061F12&quot;/&gt;&lt;wsp:rsid wsp:val=&quot;000649A4&quot;/&gt;&lt;wsp:rsid wsp:val=&quot;00065B59&quot;/&gt;&lt;wsp:rsid wsp:val=&quot;000663B0&quot;/&gt;&lt;wsp:rsid wsp:val=&quot;00074710&quot;/&gt;&lt;wsp:rsid wsp:val=&quot;00074E4E&quot;/&gt;&lt;wsp:rsid wsp:val=&quot;000904D7&quot;/&gt;&lt;wsp:rsid wsp:val=&quot;000914D9&quot;/&gt;&lt;wsp:rsid wsp:val=&quot;0009215D&quot;/&gt;&lt;wsp:rsid wsp:val=&quot;000922CD&quot;/&gt;&lt;wsp:rsid wsp:val=&quot;00095E98&quot;/&gt;&lt;wsp:rsid wsp:val=&quot;0009641F&quot;/&gt;&lt;wsp:rsid wsp:val=&quot;00097C62&quot;/&gt;&lt;wsp:rsid wsp:val=&quot;000A183A&quot;/&gt;&lt;wsp:rsid wsp:val=&quot;000A264F&quot;/&gt;&lt;wsp:rsid wsp:val=&quot;000A36F9&quot;/&gt;&lt;wsp:rsid wsp:val=&quot;000A5FBC&quot;/&gt;&lt;wsp:rsid wsp:val=&quot;000A6F91&quot;/&gt;&lt;wsp:rsid wsp:val=&quot;000B27E9&quot;/&gt;&lt;wsp:rsid wsp:val=&quot;000B3C05&quot;/&gt;&lt;wsp:rsid wsp:val=&quot;000B5C6B&quot;/&gt;&lt;wsp:rsid wsp:val=&quot;000B6A27&quot;/&gt;&lt;wsp:rsid wsp:val=&quot;000C2267&quot;/&gt;&lt;wsp:rsid wsp:val=&quot;000C2389&quot;/&gt;&lt;wsp:rsid wsp:val=&quot;000C2F7D&quot;/&gt;&lt;wsp:rsid wsp:val=&quot;000C37EA&quot;/&gt;&lt;wsp:rsid wsp:val=&quot;000C5BA9&quot;/&gt;&lt;wsp:rsid wsp:val=&quot;000D41A1&quot;/&gt;&lt;wsp:rsid wsp:val=&quot;000D5D2F&quot;/&gt;&lt;wsp:rsid wsp:val=&quot;000E0292&quot;/&gt;&lt;wsp:rsid wsp:val=&quot;000E1933&quot;/&gt;&lt;wsp:rsid wsp:val=&quot;000E7ACC&quot;/&gt;&lt;wsp:rsid wsp:val=&quot;000F368C&quot;/&gt;&lt;wsp:rsid wsp:val=&quot;000F6171&quot;/&gt;&lt;wsp:rsid wsp:val=&quot;000F73F4&quot;/&gt;&lt;wsp:rsid wsp:val=&quot;000F78DA&quot;/&gt;&lt;wsp:rsid wsp:val=&quot;0010370D&quot;/&gt;&lt;wsp:rsid wsp:val=&quot;0010422E&quot;/&gt;&lt;wsp:rsid wsp:val=&quot;001063BC&quot;/&gt;&lt;wsp:rsid wsp:val=&quot;001109D3&quot;/&gt;&lt;wsp:rsid wsp:val=&quot;0011176A&quot;/&gt;&lt;wsp:rsid wsp:val=&quot;001153EF&quot;/&gt;&lt;wsp:rsid wsp:val=&quot;0011673B&quot;/&gt;&lt;wsp:rsid wsp:val=&quot;00117606&quot;/&gt;&lt;wsp:rsid wsp:val=&quot;001206D7&quot;/&gt;&lt;wsp:rsid wsp:val=&quot;00123A65&quot;/&gt;&lt;wsp:rsid wsp:val=&quot;00125A1B&quot;/&gt;&lt;wsp:rsid wsp:val=&quot;00125A57&quot;/&gt;&lt;wsp:rsid wsp:val=&quot;00135BD5&quot;/&gt;&lt;wsp:rsid wsp:val=&quot;0013602A&quot;/&gt;&lt;wsp:rsid wsp:val=&quot;00140684&quot;/&gt;&lt;wsp:rsid wsp:val=&quot;00140812&quot;/&gt;&lt;wsp:rsid wsp:val=&quot;00141F52&quot;/&gt;&lt;wsp:rsid wsp:val=&quot;0014203F&quot;/&gt;&lt;wsp:rsid wsp:val=&quot;00144510&quot;/&gt;&lt;wsp:rsid wsp:val=&quot;001461D0&quot;/&gt;&lt;wsp:rsid wsp:val=&quot;001516F9&quot;/&gt;&lt;wsp:rsid wsp:val=&quot;00156B4E&quot;/&gt;&lt;wsp:rsid wsp:val=&quot;0016099D&quot;/&gt;&lt;wsp:rsid wsp:val=&quot;00160CD2&quot;/&gt;&lt;wsp:rsid wsp:val=&quot;00165AA8&quot;/&gt;&lt;wsp:rsid wsp:val=&quot;00170DD0&quot;/&gt;&lt;wsp:rsid wsp:val=&quot;001749F1&quot;/&gt;&lt;wsp:rsid wsp:val=&quot;0017627B&quot;/&gt;&lt;wsp:rsid wsp:val=&quot;00177532&quot;/&gt;&lt;wsp:rsid wsp:val=&quot;00177E0F&quot;/&gt;&lt;wsp:rsid wsp:val=&quot;0018031E&quot;/&gt;&lt;wsp:rsid wsp:val=&quot;0018581E&quot;/&gt;&lt;wsp:rsid wsp:val=&quot;00187862&quot;/&gt;&lt;wsp:rsid wsp:val=&quot;0019356D&quot;/&gt;&lt;wsp:rsid wsp:val=&quot;00194480&quot;/&gt;&lt;wsp:rsid wsp:val=&quot;00195071&quot;/&gt;&lt;wsp:rsid wsp:val=&quot;00195FEA&quot;/&gt;&lt;wsp:rsid wsp:val=&quot;00196EA7&quot;/&gt;&lt;wsp:rsid wsp:val=&quot;001A1CCA&quot;/&gt;&lt;wsp:rsid wsp:val=&quot;001A333E&quot;/&gt;&lt;wsp:rsid wsp:val=&quot;001A39B7&quot;/&gt;&lt;wsp:rsid wsp:val=&quot;001A41B2&quot;/&gt;&lt;wsp:rsid wsp:val=&quot;001A58D4&quot;/&gt;&lt;wsp:rsid wsp:val=&quot;001A6592&quot;/&gt;&lt;wsp:rsid wsp:val=&quot;001B3B53&quot;/&gt;&lt;wsp:rsid wsp:val=&quot;001C0E71&quot;/&gt;&lt;wsp:rsid wsp:val=&quot;001C15EB&quot;/&gt;&lt;wsp:rsid wsp:val=&quot;001C167E&quot;/&gt;&lt;wsp:rsid wsp:val=&quot;001C2D56&quot;/&gt;&lt;wsp:rsid wsp:val=&quot;001C31D2&quot;/&gt;&lt;wsp:rsid wsp:val=&quot;001C455F&quot;/&gt;&lt;wsp:rsid wsp:val=&quot;001C4A86&quot;/&gt;&lt;wsp:rsid wsp:val=&quot;001C6F64&quot;/&gt;&lt;wsp:rsid wsp:val=&quot;001C74F0&quot;/&gt;&lt;wsp:rsid wsp:val=&quot;001D1052&quot;/&gt;&lt;wsp:rsid wsp:val=&quot;001D41DC&quot;/&gt;&lt;wsp:rsid wsp:val=&quot;001D6C01&quot;/&gt;&lt;wsp:rsid wsp:val=&quot;001D7E8B&quot;/&gt;&lt;wsp:rsid wsp:val=&quot;001E25C5&quot;/&gt;&lt;wsp:rsid wsp:val=&quot;001E3EE4&quot;/&gt;&lt;wsp:rsid wsp:val=&quot;001F0E23&quot;/&gt;&lt;wsp:rsid wsp:val=&quot;001F3C63&quot;/&gt;&lt;wsp:rsid wsp:val=&quot;001F496D&quot;/&gt;&lt;wsp:rsid wsp:val=&quot;001F6254&quot;/&gt;&lt;wsp:rsid wsp:val=&quot;001F6DED&quot;/&gt;&lt;wsp:rsid wsp:val=&quot;002001CE&quot;/&gt;&lt;wsp:rsid wsp:val=&quot;0020066C&quot;/&gt;&lt;wsp:rsid wsp:val=&quot;00200FEE&quot;/&gt;&lt;wsp:rsid wsp:val=&quot;00201BAD&quot;/&gt;&lt;wsp:rsid wsp:val=&quot;00203D7E&quot;/&gt;&lt;wsp:rsid wsp:val=&quot;00205135&quot;/&gt;&lt;wsp:rsid wsp:val=&quot;0020786E&quot;/&gt;&lt;wsp:rsid wsp:val=&quot;00207F9A&quot;/&gt;&lt;wsp:rsid wsp:val=&quot;0021116B&quot;/&gt;&lt;wsp:rsid wsp:val=&quot;00213701&quot;/&gt;&lt;wsp:rsid wsp:val=&quot;0021727B&quot;/&gt;&lt;wsp:rsid wsp:val=&quot;00221D77&quot;/&gt;&lt;wsp:rsid wsp:val=&quot;00224AC0&quot;/&gt;&lt;wsp:rsid wsp:val=&quot;00225728&quot;/&gt;&lt;wsp:rsid wsp:val=&quot;0023553A&quot;/&gt;&lt;wsp:rsid wsp:val=&quot;00235A5B&quot;/&gt;&lt;wsp:rsid wsp:val=&quot;00237214&quot;/&gt;&lt;wsp:rsid wsp:val=&quot;002378E3&quot;/&gt;&lt;wsp:rsid wsp:val=&quot;002411E8&quot;/&gt;&lt;wsp:rsid wsp:val=&quot;002429B1&quot;/&gt;&lt;wsp:rsid wsp:val=&quot;0024363B&quot;/&gt;&lt;wsp:rsid wsp:val=&quot;00247D37&quot;/&gt;&lt;wsp:rsid wsp:val=&quot;00254E71&quot;/&gt;&lt;wsp:rsid wsp:val=&quot;002554FC&quot;/&gt;&lt;wsp:rsid wsp:val=&quot;0025605F&quot;/&gt;&lt;wsp:rsid wsp:val=&quot;00256932&quot;/&gt;&lt;wsp:rsid wsp:val=&quot;002575B7&quot;/&gt;&lt;wsp:rsid wsp:val=&quot;002603BE&quot;/&gt;&lt;wsp:rsid wsp:val=&quot;0026204B&quot;/&gt;&lt;wsp:rsid wsp:val=&quot;0026254F&quot;/&gt;&lt;wsp:rsid wsp:val=&quot;002631A5&quot;/&gt;&lt;wsp:rsid wsp:val=&quot;00264514&quot;/&gt;&lt;wsp:rsid wsp:val=&quot;00264F11&quot;/&gt;&lt;wsp:rsid wsp:val=&quot;00270475&quot;/&gt;&lt;wsp:rsid wsp:val=&quot;002704A3&quot;/&gt;&lt;wsp:rsid wsp:val=&quot;00271C30&quot;/&gt;&lt;wsp:rsid wsp:val=&quot;00271F90&quot;/&gt;&lt;wsp:rsid wsp:val=&quot;00273D04&quot;/&gt;&lt;wsp:rsid wsp:val=&quot;00281478&quot;/&gt;&lt;wsp:rsid wsp:val=&quot;00284197&quot;/&gt;&lt;wsp:rsid wsp:val=&quot;002844A8&quot;/&gt;&lt;wsp:rsid wsp:val=&quot;00284ED0&quot;/&gt;&lt;wsp:rsid wsp:val=&quot;002858A5&quot;/&gt;&lt;wsp:rsid wsp:val=&quot;002865A5&quot;/&gt;&lt;wsp:rsid wsp:val=&quot;00295A6E&quot;/&gt;&lt;wsp:rsid wsp:val=&quot;002979FB&quot;/&gt;&lt;wsp:rsid wsp:val=&quot;00297C16&quot;/&gt;&lt;wsp:rsid wsp:val=&quot;002A247D&quot;/&gt;&lt;wsp:rsid wsp:val=&quot;002A505A&quot;/&gt;&lt;wsp:rsid wsp:val=&quot;002A7B9D&quot;/&gt;&lt;wsp:rsid wsp:val=&quot;002B0557&quot;/&gt;&lt;wsp:rsid wsp:val=&quot;002B25B6&quot;/&gt;&lt;wsp:rsid wsp:val=&quot;002B481B&quot;/&gt;&lt;wsp:rsid wsp:val=&quot;002C1F81&quot;/&gt;&lt;wsp:rsid wsp:val=&quot;002C2492&quot;/&gt;&lt;wsp:rsid wsp:val=&quot;002C3743&quot;/&gt;&lt;wsp:rsid wsp:val=&quot;002C45D2&quot;/&gt;&lt;wsp:rsid wsp:val=&quot;002C7BC3&quot;/&gt;&lt;wsp:rsid wsp:val=&quot;002D0E1B&quot;/&gt;&lt;wsp:rsid wsp:val=&quot;002D275F&quot;/&gt;&lt;wsp:rsid wsp:val=&quot;002D5C0F&quot;/&gt;&lt;wsp:rsid wsp:val=&quot;002D64B8&quot;/&gt;&lt;wsp:rsid wsp:val=&quot;002E0BFD&quot;/&gt;&lt;wsp:rsid wsp:val=&quot;002F078A&quot;/&gt;&lt;wsp:rsid wsp:val=&quot;002F13D5&quot;/&gt;&lt;wsp:rsid wsp:val=&quot;002F5629&quot;/&gt;&lt;wsp:rsid wsp:val=&quot;002F5649&quot;/&gt;&lt;wsp:rsid wsp:val=&quot;002F5F13&quot;/&gt;&lt;wsp:rsid wsp:val=&quot;00300397&quot;/&gt;&lt;wsp:rsid wsp:val=&quot;00300CFF&quot;/&gt;&lt;wsp:rsid wsp:val=&quot;00302699&quot;/&gt;&lt;wsp:rsid wsp:val=&quot;00303295&quot;/&gt;&lt;wsp:rsid wsp:val=&quot;00304DDF&quot;/&gt;&lt;wsp:rsid wsp:val=&quot;0030563E&quot;/&gt;&lt;wsp:rsid wsp:val=&quot;00310428&quot;/&gt;&lt;wsp:rsid wsp:val=&quot;003122D9&quot;/&gt;&lt;wsp:rsid wsp:val=&quot;00313A20&quot;/&gt;&lt;wsp:rsid wsp:val=&quot;003163A2&quot;/&gt;&lt;wsp:rsid wsp:val=&quot;00316FA9&quot;/&gt;&lt;wsp:rsid wsp:val=&quot;00320D6F&quot;/&gt;&lt;wsp:rsid wsp:val=&quot;00325EBD&quot;/&gt;&lt;wsp:rsid wsp:val=&quot;0032753F&quot;/&gt;&lt;wsp:rsid wsp:val=&quot;00332D29&quot;/&gt;&lt;wsp:rsid wsp:val=&quot;0033527D&quot;/&gt;&lt;wsp:rsid wsp:val=&quot;003355A8&quot;/&gt;&lt;wsp:rsid wsp:val=&quot;003357EF&quot;/&gt;&lt;wsp:rsid wsp:val=&quot;0034275B&quot;/&gt;&lt;wsp:rsid wsp:val=&quot;00343520&quot;/&gt;&lt;wsp:rsid wsp:val=&quot;003451E1&quot;/&gt;&lt;wsp:rsid wsp:val=&quot;00345DE8&quot;/&gt;&lt;wsp:rsid wsp:val=&quot;00347A57&quot;/&gt;&lt;wsp:rsid wsp:val=&quot;00352349&quot;/&gt;&lt;wsp:rsid wsp:val=&quot;003525A3&quot;/&gt;&lt;wsp:rsid wsp:val=&quot;0035310C&quot;/&gt;&lt;wsp:rsid wsp:val=&quot;0035491C&quot;/&gt;&lt;wsp:rsid wsp:val=&quot;00357AB8&quot;/&gt;&lt;wsp:rsid wsp:val=&quot;00361C46&quot;/&gt;&lt;wsp:rsid wsp:val=&quot;003633E1&quot;/&gt;&lt;wsp:rsid wsp:val=&quot;0036481E&quot;/&gt;&lt;wsp:rsid wsp:val=&quot;0036730B&quot;/&gt;&lt;wsp:rsid wsp:val=&quot;00370AC7&quot;/&gt;&lt;wsp:rsid wsp:val=&quot;00374C4C&quot;/&gt;&lt;wsp:rsid wsp:val=&quot;00376386&quot;/&gt;&lt;wsp:rsid wsp:val=&quot;00376AAC&quot;/&gt;&lt;wsp:rsid wsp:val=&quot;00380CC7&quot;/&gt;&lt;wsp:rsid wsp:val=&quot;00381582&quot;/&gt;&lt;wsp:rsid wsp:val=&quot;00382894&quot;/&gt;&lt;wsp:rsid wsp:val=&quot;0038636B&quot;/&gt;&lt;wsp:rsid wsp:val=&quot;00386B2F&quot;/&gt;&lt;wsp:rsid wsp:val=&quot;00386EE5&quot;/&gt;&lt;wsp:rsid wsp:val=&quot;003871CC&quot;/&gt;&lt;wsp:rsid wsp:val=&quot;00393CF6&quot;/&gt;&lt;wsp:rsid wsp:val=&quot;0039682D&quot;/&gt;&lt;wsp:rsid wsp:val=&quot;003B01CD&quot;/&gt;&lt;wsp:rsid wsp:val=&quot;003B1F2D&quot;/&gt;&lt;wsp:rsid wsp:val=&quot;003B44BE&quot;/&gt;&lt;wsp:rsid wsp:val=&quot;003B4934&quot;/&gt;&lt;wsp:rsid wsp:val=&quot;003B5053&quot;/&gt;&lt;wsp:rsid wsp:val=&quot;003C00DB&quot;/&gt;&lt;wsp:rsid wsp:val=&quot;003C49E6&quot;/&gt;&lt;wsp:rsid wsp:val=&quot;003C6788&quot;/&gt;&lt;wsp:rsid wsp:val=&quot;003D113B&quot;/&gt;&lt;wsp:rsid wsp:val=&quot;003D3921&quot;/&gt;&lt;wsp:rsid wsp:val=&quot;003D50D9&quot;/&gt;&lt;wsp:rsid wsp:val=&quot;003E13D8&quot;/&gt;&lt;wsp:rsid wsp:val=&quot;003E5244&quot;/&gt;&lt;wsp:rsid wsp:val=&quot;003F1AA9&quot;/&gt;&lt;wsp:rsid wsp:val=&quot;003F6415&quot;/&gt;&lt;wsp:rsid wsp:val=&quot;003F6BAB&quot;/&gt;&lt;wsp:rsid wsp:val=&quot;00404AC3&quot;/&gt;&lt;wsp:rsid wsp:val=&quot;004059BF&quot;/&gt;&lt;wsp:rsid wsp:val=&quot;004069A0&quot;/&gt;&lt;wsp:rsid wsp:val=&quot;00407891&quot;/&gt;&lt;wsp:rsid wsp:val=&quot;0041583A&quot;/&gt;&lt;wsp:rsid wsp:val=&quot;00416E11&quot;/&gt;&lt;wsp:rsid wsp:val=&quot;0042678A&quot;/&gt;&lt;wsp:rsid wsp:val=&quot;004271AB&quot;/&gt;&lt;wsp:rsid wsp:val=&quot;00427DB1&quot;/&gt;&lt;wsp:rsid wsp:val=&quot;004353DE&quot;/&gt;&lt;wsp:rsid wsp:val=&quot;004410AE&quot;/&gt;&lt;wsp:rsid wsp:val=&quot;004525B8&quot;/&gt;&lt;wsp:rsid wsp:val=&quot;0046273F&quot;/&gt;&lt;wsp:rsid wsp:val=&quot;00465A83&quot;/&gt;&lt;wsp:rsid wsp:val=&quot;00476D64&quot;/&gt;&lt;wsp:rsid wsp:val=&quot;0048357E&quot;/&gt;&lt;wsp:rsid wsp:val=&quot;0048577E&quot;/&gt;&lt;wsp:rsid wsp:val=&quot;004913B0&quot;/&gt;&lt;wsp:rsid wsp:val=&quot;00492D45&quot;/&gt;&lt;wsp:rsid wsp:val=&quot;004943C4&quot;/&gt;&lt;wsp:rsid wsp:val=&quot;00496235&quot;/&gt;&lt;wsp:rsid wsp:val=&quot;004A54E1&quot;/&gt;&lt;wsp:rsid wsp:val=&quot;004A741E&quot;/&gt;&lt;wsp:rsid wsp:val=&quot;004B10D2&quot;/&gt;&lt;wsp:rsid wsp:val=&quot;004B1748&quot;/&gt;&lt;wsp:rsid wsp:val=&quot;004B35F8&quot;/&gt;&lt;wsp:rsid wsp:val=&quot;004B418D&quot;/&gt;&lt;wsp:rsid wsp:val=&quot;004B547F&quot;/&gt;&lt;wsp:rsid wsp:val=&quot;004B5E71&quot;/&gt;&lt;wsp:rsid wsp:val=&quot;004B61EB&quot;/&gt;&lt;wsp:rsid wsp:val=&quot;004B6D4E&quot;/&gt;&lt;wsp:rsid wsp:val=&quot;004C189A&quot;/&gt;&lt;wsp:rsid wsp:val=&quot;004C1E02&quot;/&gt;&lt;wsp:rsid wsp:val=&quot;004C2D8D&quot;/&gt;&lt;wsp:rsid wsp:val=&quot;004C490A&quot;/&gt;&lt;wsp:rsid wsp:val=&quot;004C5C4A&quot;/&gt;&lt;wsp:rsid wsp:val=&quot;004C63AC&quot;/&gt;&lt;wsp:rsid wsp:val=&quot;004C67C6&quot;/&gt;&lt;wsp:rsid wsp:val=&quot;004C7B91&quot;/&gt;&lt;wsp:rsid wsp:val=&quot;004D017B&quot;/&gt;&lt;wsp:rsid wsp:val=&quot;004D0A5E&quot;/&gt;&lt;wsp:rsid wsp:val=&quot;004D22A6&quot;/&gt;&lt;wsp:rsid wsp:val=&quot;004D3555&quot;/&gt;&lt;wsp:rsid wsp:val=&quot;004D35D4&quot;/&gt;&lt;wsp:rsid wsp:val=&quot;004D4788&quot;/&gt;&lt;wsp:rsid wsp:val=&quot;004E3252&quot;/&gt;&lt;wsp:rsid wsp:val=&quot;004E5BE4&quot;/&gt;&lt;wsp:rsid wsp:val=&quot;004E67EF&quot;/&gt;&lt;wsp:rsid wsp:val=&quot;004E7BDF&quot;/&gt;&lt;wsp:rsid wsp:val=&quot;004F08E6&quot;/&gt;&lt;wsp:rsid wsp:val=&quot;00500421&quot;/&gt;&lt;wsp:rsid wsp:val=&quot;005020C9&quot;/&gt;&lt;wsp:rsid wsp:val=&quot;00507473&quot;/&gt;&lt;wsp:rsid wsp:val=&quot;0051173B&quot;/&gt;&lt;wsp:rsid wsp:val=&quot;00511DAB&quot;/&gt;&lt;wsp:rsid wsp:val=&quot;0051241E&quot;/&gt;&lt;wsp:rsid wsp:val=&quot;0051270A&quot;/&gt;&lt;wsp:rsid wsp:val=&quot;00512A75&quot;/&gt;&lt;wsp:rsid wsp:val=&quot;00514C79&quot;/&gt;&lt;wsp:rsid wsp:val=&quot;00515086&quot;/&gt;&lt;wsp:rsid wsp:val=&quot;0051575B&quot;/&gt;&lt;wsp:rsid wsp:val=&quot;00516690&quot;/&gt;&lt;wsp:rsid wsp:val=&quot;00516727&quot;/&gt;&lt;wsp:rsid wsp:val=&quot;0052026F&quot;/&gt;&lt;wsp:rsid wsp:val=&quot;00525DE2&quot;/&gt;&lt;wsp:rsid wsp:val=&quot;0053028F&quot;/&gt;&lt;wsp:rsid wsp:val=&quot;005304D6&quot;/&gt;&lt;wsp:rsid wsp:val=&quot;00531582&quot;/&gt;&lt;wsp:rsid wsp:val=&quot;005318DC&quot;/&gt;&lt;wsp:rsid wsp:val=&quot;00533A8A&quot;/&gt;&lt;wsp:rsid wsp:val=&quot;005344C0&quot;/&gt;&lt;wsp:rsid wsp:val=&quot;0053586A&quot;/&gt;&lt;wsp:rsid wsp:val=&quot;005372A9&quot;/&gt;&lt;wsp:rsid wsp:val=&quot;00540443&quot;/&gt;&lt;wsp:rsid wsp:val=&quot;00540A7D&quot;/&gt;&lt;wsp:rsid wsp:val=&quot;00550A7E&quot;/&gt;&lt;wsp:rsid wsp:val=&quot;00553EEC&quot;/&gt;&lt;wsp:rsid wsp:val=&quot;00555143&quot;/&gt;&lt;wsp:rsid wsp:val=&quot;0055581D&quot;/&gt;&lt;wsp:rsid wsp:val=&quot;00556564&quot;/&gt;&lt;wsp:rsid wsp:val=&quot;0056398C&quot;/&gt;&lt;wsp:rsid wsp:val=&quot;005714C0&quot;/&gt;&lt;wsp:rsid wsp:val=&quot;005738C9&quot;/&gt;&lt;wsp:rsid wsp:val=&quot;005803A7&quot;/&gt;&lt;wsp:rsid wsp:val=&quot;005815EB&quot;/&gt;&lt;wsp:rsid wsp:val=&quot;0058347A&quot;/&gt;&lt;wsp:rsid wsp:val=&quot;0058377F&quot;/&gt;&lt;wsp:rsid wsp:val=&quot;005875B9&quot;/&gt;&lt;wsp:rsid wsp:val=&quot;00587688&quot;/&gt;&lt;wsp:rsid wsp:val=&quot;00591A8F&quot;/&gt;&lt;wsp:rsid wsp:val=&quot;00597D47&quot;/&gt;&lt;wsp:rsid wsp:val=&quot;005A0232&quot;/&gt;&lt;wsp:rsid wsp:val=&quot;005A123C&quot;/&gt;&lt;wsp:rsid wsp:val=&quot;005A50DD&quot;/&gt;&lt;wsp:rsid wsp:val=&quot;005A62DD&quot;/&gt;&lt;wsp:rsid wsp:val=&quot;005B0255&quot;/&gt;&lt;wsp:rsid wsp:val=&quot;005B27D8&quot;/&gt;&lt;wsp:rsid wsp:val=&quot;005B3E22&quot;/&gt;&lt;wsp:rsid wsp:val=&quot;005B5DC1&quot;/&gt;&lt;wsp:rsid wsp:val=&quot;005C1802&quot;/&gt;&lt;wsp:rsid wsp:val=&quot;005C2489&quot;/&gt;&lt;wsp:rsid wsp:val=&quot;005D0DF8&quot;/&gt;&lt;wsp:rsid wsp:val=&quot;005D5374&quot;/&gt;&lt;wsp:rsid wsp:val=&quot;005D68A4&quot;/&gt;&lt;wsp:rsid wsp:val=&quot;005E0EDC&quot;/&gt;&lt;wsp:rsid wsp:val=&quot;005E4CC4&quot;/&gt;&lt;wsp:rsid wsp:val=&quot;005E5C98&quot;/&gt;&lt;wsp:rsid wsp:val=&quot;005E74FC&quot;/&gt;&lt;wsp:rsid wsp:val=&quot;005F283C&quot;/&gt;&lt;wsp:rsid wsp:val=&quot;005F39BD&quot;/&gt;&lt;wsp:rsid wsp:val=&quot;005F40EA&quot;/&gt;&lt;wsp:rsid wsp:val=&quot;005F66D1&quot;/&gt;&lt;wsp:rsid wsp:val=&quot;006016B7&quot;/&gt;&lt;wsp:rsid wsp:val=&quot;00602A23&quot;/&gt;&lt;wsp:rsid wsp:val=&quot;00603C94&quot;/&gt;&lt;wsp:rsid wsp:val=&quot;00604EE4&quot;/&gt;&lt;wsp:rsid wsp:val=&quot;0060595A&quot;/&gt;&lt;wsp:rsid wsp:val=&quot;00607448&quot;/&gt;&lt;wsp:rsid wsp:val=&quot;00610185&quot;/&gt;&lt;wsp:rsid wsp:val=&quot;00610693&quot;/&gt;&lt;wsp:rsid wsp:val=&quot;00610C1B&quot;/&gt;&lt;wsp:rsid wsp:val=&quot;00610CF1&quot;/&gt;&lt;wsp:rsid wsp:val=&quot;00610EDC&quot;/&gt;&lt;wsp:rsid wsp:val=&quot;00612166&quot;/&gt;&lt;wsp:rsid wsp:val=&quot;00615093&quot;/&gt;&lt;wsp:rsid wsp:val=&quot;00616633&quot;/&gt;&lt;wsp:rsid wsp:val=&quot;00617FE8&quot;/&gt;&lt;wsp:rsid wsp:val=&quot;00621104&quot;/&gt;&lt;wsp:rsid wsp:val=&quot;00621F9A&quot;/&gt;&lt;wsp:rsid wsp:val=&quot;006224E0&quot;/&gt;&lt;wsp:rsid wsp:val=&quot;00630114&quot;/&gt;&lt;wsp:rsid wsp:val=&quot;00631612&quot;/&gt;&lt;wsp:rsid wsp:val=&quot;00632425&quot;/&gt;&lt;wsp:rsid wsp:val=&quot;00634BE3&quot;/&gt;&lt;wsp:rsid wsp:val=&quot;006371FA&quot;/&gt;&lt;wsp:rsid wsp:val=&quot;00642A10&quot;/&gt;&lt;wsp:rsid wsp:val=&quot;00642AA0&quot;/&gt;&lt;wsp:rsid wsp:val=&quot;00643710&quot;/&gt;&lt;wsp:rsid wsp:val=&quot;00645ADB&quot;/&gt;&lt;wsp:rsid wsp:val=&quot;00645E47&quot;/&gt;&lt;wsp:rsid wsp:val=&quot;00647769&quot;/&gt;&lt;wsp:rsid wsp:val=&quot;0065197E&quot;/&gt;&lt;wsp:rsid wsp:val=&quot;00652EF2&quot;/&gt;&lt;wsp:rsid wsp:val=&quot;006576B3&quot;/&gt;&lt;wsp:rsid wsp:val=&quot;00657937&quot;/&gt;&lt;wsp:rsid wsp:val=&quot;00661E01&quot;/&gt;&lt;wsp:rsid wsp:val=&quot;006645EC&quot;/&gt;&lt;wsp:rsid wsp:val=&quot;0066749A&quot;/&gt;&lt;wsp:rsid wsp:val=&quot;00670EB8&quot;/&gt;&lt;wsp:rsid wsp:val=&quot;00674794&quot;/&gt;&lt;wsp:rsid wsp:val=&quot;00675D6D&quot;/&gt;&lt;wsp:rsid wsp:val=&quot;00676E61&quot;/&gt;&lt;wsp:rsid wsp:val=&quot;00680A6F&quot;/&gt;&lt;wsp:rsid wsp:val=&quot;00684FDF&quot;/&gt;&lt;wsp:rsid wsp:val=&quot;00685E0F&quot;/&gt;&lt;wsp:rsid wsp:val=&quot;006901C8&quot;/&gt;&lt;wsp:rsid wsp:val=&quot;006909F0&quot;/&gt;&lt;wsp:rsid wsp:val=&quot;006910B7&quot;/&gt;&lt;wsp:rsid wsp:val=&quot;00691C72&quot;/&gt;&lt;wsp:rsid wsp:val=&quot;00694439&quot;/&gt;&lt;wsp:rsid wsp:val=&quot;006957C0&quot;/&gt;&lt;wsp:rsid wsp:val=&quot;006A0711&quot;/&gt;&lt;wsp:rsid wsp:val=&quot;006A0FAB&quot;/&gt;&lt;wsp:rsid wsp:val=&quot;006A6428&quot;/&gt;&lt;wsp:rsid wsp:val=&quot;006A7F15&quot;/&gt;&lt;wsp:rsid wsp:val=&quot;006B028A&quot;/&gt;&lt;wsp:rsid wsp:val=&quot;006B31AC&quot;/&gt;&lt;wsp:rsid wsp:val=&quot;006B40FB&quot;/&gt;&lt;wsp:rsid wsp:val=&quot;006B6EAA&quot;/&gt;&lt;wsp:rsid wsp:val=&quot;006B7F9A&quot;/&gt;&lt;wsp:rsid wsp:val=&quot;006C31FF&quot;/&gt;&lt;wsp:rsid wsp:val=&quot;006C4ECA&quot;/&gt;&lt;wsp:rsid wsp:val=&quot;006D548B&quot;/&gt;&lt;wsp:rsid wsp:val=&quot;006D6B46&quot;/&gt;&lt;wsp:rsid wsp:val=&quot;006D762F&quot;/&gt;&lt;wsp:rsid wsp:val=&quot;006E2077&quot;/&gt;&lt;wsp:rsid wsp:val=&quot;006E245F&quot;/&gt;&lt;wsp:rsid wsp:val=&quot;006E3672&quot;/&gt;&lt;wsp:rsid wsp:val=&quot;006E37B7&quot;/&gt;&lt;wsp:rsid wsp:val=&quot;006E4693&quot;/&gt;&lt;wsp:rsid wsp:val=&quot;006F3DD4&quot;/&gt;&lt;wsp:rsid wsp:val=&quot;006F3F41&quot;/&gt;&lt;wsp:rsid wsp:val=&quot;006F46C5&quot;/&gt;&lt;wsp:rsid wsp:val=&quot;00703E20&quot;/&gt;&lt;wsp:rsid wsp:val=&quot;00725FB0&quot;/&gt;&lt;wsp:rsid wsp:val=&quot;00726B9D&quot;/&gt;&lt;wsp:rsid wsp:val=&quot;007300C0&quot;/&gt;&lt;wsp:rsid wsp:val=&quot;00730B42&quot;/&gt;&lt;wsp:rsid wsp:val=&quot;0073287B&quot;/&gt;&lt;wsp:rsid wsp:val=&quot;00736D1F&quot;/&gt;&lt;wsp:rsid wsp:val=&quot;00737C08&quot;/&gt;&lt;wsp:rsid wsp:val=&quot;00743E7F&quot;/&gt;&lt;wsp:rsid wsp:val=&quot;007445E3&quot;/&gt;&lt;wsp:rsid wsp:val=&quot;00750026&quot;/&gt;&lt;wsp:rsid wsp:val=&quot;00751CD9&quot;/&gt;&lt;wsp:rsid wsp:val=&quot;00752B93&quot;/&gt;&lt;wsp:rsid wsp:val=&quot;00754A22&quot;/&gt;&lt;wsp:rsid wsp:val=&quot;00764254&quot;/&gt;&lt;wsp:rsid wsp:val=&quot;00770317&quot;/&gt;&lt;wsp:rsid wsp:val=&quot;00772385&quot;/&gt;&lt;wsp:rsid wsp:val=&quot;007727B1&quot;/&gt;&lt;wsp:rsid wsp:val=&quot;00774E28&quot;/&gt;&lt;wsp:rsid wsp:val=&quot;00776CD1&quot;/&gt;&lt;wsp:rsid wsp:val=&quot;0077733F&quot;/&gt;&lt;wsp:rsid wsp:val=&quot;00782A6F&quot;/&gt;&lt;wsp:rsid wsp:val=&quot;00786BE4&quot;/&gt;&lt;wsp:rsid wsp:val=&quot;00787C07&quot;/&gt;&lt;wsp:rsid wsp:val=&quot;0079062C&quot;/&gt;&lt;wsp:rsid wsp:val=&quot;00791DF5&quot;/&gt;&lt;wsp:rsid wsp:val=&quot;00795FAB&quot;/&gt;&lt;wsp:rsid wsp:val=&quot;00796351&quot;/&gt;&lt;wsp:rsid wsp:val=&quot;00796B1B&quot;/&gt;&lt;wsp:rsid wsp:val=&quot;00797E35&quot;/&gt;&lt;wsp:rsid wsp:val=&quot;007A241F&quot;/&gt;&lt;wsp:rsid wsp:val=&quot;007A3D55&quot;/&gt;&lt;wsp:rsid wsp:val=&quot;007A5154&quot;/&gt;&lt;wsp:rsid wsp:val=&quot;007A65C4&quot;/&gt;&lt;wsp:rsid wsp:val=&quot;007A71ED&quot;/&gt;&lt;wsp:rsid wsp:val=&quot;007B0125&quot;/&gt;&lt;wsp:rsid wsp:val=&quot;007B3059&quot;/&gt;&lt;wsp:rsid wsp:val=&quot;007B460D&quot;/&gt;&lt;wsp:rsid wsp:val=&quot;007B6BBD&quot;/&gt;&lt;wsp:rsid wsp:val=&quot;007B6CEF&quot;/&gt;&lt;wsp:rsid wsp:val=&quot;007C0A30&quot;/&gt;&lt;wsp:rsid wsp:val=&quot;007C2CA6&quot;/&gt;&lt;wsp:rsid wsp:val=&quot;007C419A&quot;/&gt;&lt;wsp:rsid wsp:val=&quot;007C64A5&quot;/&gt;&lt;wsp:rsid wsp:val=&quot;007D0B94&quot;/&gt;&lt;wsp:rsid wsp:val=&quot;007E2B92&quot;/&gt;&lt;wsp:rsid wsp:val=&quot;007E3CE7&quot;/&gt;&lt;wsp:rsid wsp:val=&quot;007E5AFD&quot;/&gt;&lt;wsp:rsid wsp:val=&quot;007F007A&quot;/&gt;&lt;wsp:rsid wsp:val=&quot;007F0792&quot;/&gt;&lt;wsp:rsid wsp:val=&quot;007F10B4&quot;/&gt;&lt;wsp:rsid wsp:val=&quot;007F173E&quot;/&gt;&lt;wsp:rsid wsp:val=&quot;007F3C7C&quot;/&gt;&lt;wsp:rsid wsp:val=&quot;007F6BE0&quot;/&gt;&lt;wsp:rsid wsp:val=&quot;007F6C3A&quot;/&gt;&lt;wsp:rsid wsp:val=&quot;007F75DF&quot;/&gt;&lt;wsp:rsid wsp:val=&quot;008052C2&quot;/&gt;&lt;wsp:rsid wsp:val=&quot;00805500&quot;/&gt;&lt;wsp:rsid wsp:val=&quot;00807258&quot;/&gt;&lt;wsp:rsid wsp:val=&quot;00810734&quot;/&gt;&lt;wsp:rsid wsp:val=&quot;008203C9&quot;/&gt;&lt;wsp:rsid wsp:val=&quot;008236B2&quot;/&gt;&lt;wsp:rsid wsp:val=&quot;00823A15&quot;/&gt;&lt;wsp:rsid wsp:val=&quot;008241D1&quot;/&gt;&lt;wsp:rsid wsp:val=&quot;008277B6&quot;/&gt;&lt;wsp:rsid wsp:val=&quot;00830C21&quot;/&gt;&lt;wsp:rsid wsp:val=&quot;0084172B&quot;/&gt;&lt;wsp:rsid wsp:val=&quot;00841AAE&quot;/&gt;&lt;wsp:rsid wsp:val=&quot;00841D37&quot;/&gt;&lt;wsp:rsid wsp:val=&quot;00842BAD&quot;/&gt;&lt;wsp:rsid wsp:val=&quot;0084703D&quot;/&gt;&lt;wsp:rsid wsp:val=&quot;008522F9&quot;/&gt;&lt;wsp:rsid wsp:val=&quot;00853B21&quot;/&gt;&lt;wsp:rsid wsp:val=&quot;00855775&quot;/&gt;&lt;wsp:rsid wsp:val=&quot;008600B6&quot;/&gt;&lt;wsp:rsid wsp:val=&quot;0086049F&quot;/&gt;&lt;wsp:rsid wsp:val=&quot;0086373B&quot;/&gt;&lt;wsp:rsid wsp:val=&quot;0086556D&quot;/&gt;&lt;wsp:rsid wsp:val=&quot;00870576&quot;/&gt;&lt;wsp:rsid wsp:val=&quot;008737AA&quot;/&gt;&lt;wsp:rsid wsp:val=&quot;00873B56&quot;/&gt;&lt;wsp:rsid wsp:val=&quot;00875205&quot;/&gt;&lt;wsp:rsid wsp:val=&quot;008759E7&quot;/&gt;&lt;wsp:rsid wsp:val=&quot;00882D97&quot;/&gt;&lt;wsp:rsid wsp:val=&quot;0088331D&quot;/&gt;&lt;wsp:rsid wsp:val=&quot;008908FF&quot;/&gt;&lt;wsp:rsid wsp:val=&quot;0089475A&quot;/&gt;&lt;wsp:rsid wsp:val=&quot;00897118&quot;/&gt;&lt;wsp:rsid wsp:val=&quot;008A2CFD&quot;/&gt;&lt;wsp:rsid wsp:val=&quot;008A3668&quot;/&gt;&lt;wsp:rsid wsp:val=&quot;008A3F5E&quot;/&gt;&lt;wsp:rsid wsp:val=&quot;008A43EC&quot;/&gt;&lt;wsp:rsid wsp:val=&quot;008A57FC&quot;/&gt;&lt;wsp:rsid wsp:val=&quot;008B2648&quot;/&gt;&lt;wsp:rsid wsp:val=&quot;008B4874&quot;/&gt;&lt;wsp:rsid wsp:val=&quot;008B7872&quot;/&gt;&lt;wsp:rsid wsp:val=&quot;008C352C&quot;/&gt;&lt;wsp:rsid wsp:val=&quot;008C61C1&quot;/&gt;&lt;wsp:rsid wsp:val=&quot;008D034C&quot;/&gt;&lt;wsp:rsid wsp:val=&quot;008D5269&quot;/&gt;&lt;wsp:rsid wsp:val=&quot;008D758F&quot;/&gt;&lt;wsp:rsid wsp:val=&quot;008E37C0&quot;/&gt;&lt;wsp:rsid wsp:val=&quot;008E60BB&quot;/&gt;&lt;wsp:rsid wsp:val=&quot;008E7822&quot;/&gt;&lt;wsp:rsid wsp:val=&quot;008F0FAB&quot;/&gt;&lt;wsp:rsid wsp:val=&quot;008F1471&quot;/&gt;&lt;wsp:rsid wsp:val=&quot;008F67A4&quot;/&gt;&lt;wsp:rsid wsp:val=&quot;009015BD&quot;/&gt;&lt;wsp:rsid wsp:val=&quot;00902825&quot;/&gt;&lt;wsp:rsid wsp:val=&quot;00905CF1&quot;/&gt;&lt;wsp:rsid wsp:val=&quot;0090611A&quot;/&gt;&lt;wsp:rsid wsp:val=&quot;0091511F&quot;/&gt;&lt;wsp:rsid wsp:val=&quot;009162BF&quot;/&gt;&lt;wsp:rsid wsp:val=&quot;00921493&quot;/&gt;&lt;wsp:rsid wsp:val=&quot;00921E29&quot;/&gt;&lt;wsp:rsid wsp:val=&quot;00922341&quot;/&gt;&lt;wsp:rsid wsp:val=&quot;00923622&quot;/&gt;&lt;wsp:rsid wsp:val=&quot;00923E33&quot;/&gt;&lt;wsp:rsid wsp:val=&quot;00926F27&quot;/&gt;&lt;wsp:rsid wsp:val=&quot;009342A8&quot;/&gt;&lt;wsp:rsid wsp:val=&quot;009365D8&quot;/&gt;&lt;wsp:rsid wsp:val=&quot;00936F6C&quot;/&gt;&lt;wsp:rsid wsp:val=&quot;00937B8C&quot;/&gt;&lt;wsp:rsid wsp:val=&quot;00941FC6&quot;/&gt;&lt;wsp:rsid wsp:val=&quot;00945E75&quot;/&gt;&lt;wsp:rsid wsp:val=&quot;009561E3&quot;/&gt;&lt;wsp:rsid wsp:val=&quot;00956231&quot;/&gt;&lt;wsp:rsid wsp:val=&quot;0096055B&quot;/&gt;&lt;wsp:rsid wsp:val=&quot;00960C2A&quot;/&gt;&lt;wsp:rsid wsp:val=&quot;009637E2&quot;/&gt;&lt;wsp:rsid wsp:val=&quot;009662AA&quot;/&gt;&lt;wsp:rsid wsp:val=&quot;0097062D&quot;/&gt;&lt;wsp:rsid wsp:val=&quot;00971F1B&quot;/&gt;&lt;wsp:rsid wsp:val=&quot;00972DCC&quot;/&gt;&lt;wsp:rsid wsp:val=&quot;0097583B&quot;/&gt;&lt;wsp:rsid wsp:val=&quot;00977FC7&quot;/&gt;&lt;wsp:rsid wsp:val=&quot;00980BA0&quot;/&gt;&lt;wsp:rsid wsp:val=&quot;009835DE&quot;/&gt;&lt;wsp:rsid wsp:val=&quot;00985602&quot;/&gt;&lt;wsp:rsid wsp:val=&quot;00990A28&quot;/&gt;&lt;wsp:rsid wsp:val=&quot;00992D4B&quot;/&gt;&lt;wsp:rsid wsp:val=&quot;00996C30&quot;/&gt;&lt;wsp:rsid wsp:val=&quot;009978B0&quot;/&gt;&lt;wsp:rsid wsp:val=&quot;009A0ED3&quot;/&gt;&lt;wsp:rsid wsp:val=&quot;009A2233&quot;/&gt;&lt;wsp:rsid wsp:val=&quot;009A4D98&quot;/&gt;&lt;wsp:rsid wsp:val=&quot;009A57FA&quot;/&gt;&lt;wsp:rsid wsp:val=&quot;009B08AB&quot;/&gt;&lt;wsp:rsid wsp:val=&quot;009B4293&quot;/&gt;&lt;wsp:rsid wsp:val=&quot;009B690D&quot;/&gt;&lt;wsp:rsid wsp:val=&quot;009B7EE9&quot;/&gt;&lt;wsp:rsid wsp:val=&quot;009C1F26&quot;/&gt;&lt;wsp:rsid wsp:val=&quot;009C257B&quot;/&gt;&lt;wsp:rsid wsp:val=&quot;009C470E&quot;/&gt;&lt;wsp:rsid wsp:val=&quot;009C7397&quot;/&gt;&lt;wsp:rsid wsp:val=&quot;009D3933&quot;/&gt;&lt;wsp:rsid wsp:val=&quot;009D49D4&quot;/&gt;&lt;wsp:rsid wsp:val=&quot;009D5D82&quot;/&gt;&lt;wsp:rsid wsp:val=&quot;009D7791&quot;/&gt;&lt;wsp:rsid wsp:val=&quot;009E0335&quot;/&gt;&lt;wsp:rsid wsp:val=&quot;009E10B9&quot;/&gt;&lt;wsp:rsid wsp:val=&quot;009E18DC&quot;/&gt;&lt;wsp:rsid wsp:val=&quot;009E22CB&quot;/&gt;&lt;wsp:rsid wsp:val=&quot;009E44D8&quot;/&gt;&lt;wsp:rsid wsp:val=&quot;009E6AD8&quot;/&gt;&lt;wsp:rsid wsp:val=&quot;009F083E&quot;/&gt;&lt;wsp:rsid wsp:val=&quot;009F19A0&quot;/&gt;&lt;wsp:rsid wsp:val=&quot;009F2591&quot;/&gt;&lt;wsp:rsid wsp:val=&quot;00A035FD&quot;/&gt;&lt;wsp:rsid wsp:val=&quot;00A04214&quot;/&gt;&lt;wsp:rsid wsp:val=&quot;00A10908&quot;/&gt;&lt;wsp:rsid wsp:val=&quot;00A10F0E&quot;/&gt;&lt;wsp:rsid wsp:val=&quot;00A17367&quot;/&gt;&lt;wsp:rsid wsp:val=&quot;00A176DF&quot;/&gt;&lt;wsp:rsid wsp:val=&quot;00A20DDC&quot;/&gt;&lt;wsp:rsid wsp:val=&quot;00A23794&quot;/&gt;&lt;wsp:rsid wsp:val=&quot;00A23EEA&quot;/&gt;&lt;wsp:rsid wsp:val=&quot;00A25F14&quot;/&gt;&lt;wsp:rsid wsp:val=&quot;00A2707D&quot;/&gt;&lt;wsp:rsid wsp:val=&quot;00A32BE6&quot;/&gt;&lt;wsp:rsid wsp:val=&quot;00A36A4A&quot;/&gt;&lt;wsp:rsid wsp:val=&quot;00A4000E&quot;/&gt;&lt;wsp:rsid wsp:val=&quot;00A42B2F&quot;/&gt;&lt;wsp:rsid wsp:val=&quot;00A42F19&quot;/&gt;&lt;wsp:rsid wsp:val=&quot;00A43F0E&quot;/&gt;&lt;wsp:rsid wsp:val=&quot;00A4535D&quot;/&gt;&lt;wsp:rsid wsp:val=&quot;00A515D3&quot;/&gt;&lt;wsp:rsid wsp:val=&quot;00A574DF&quot;/&gt;&lt;wsp:rsid wsp:val=&quot;00A60B39&quot;/&gt;&lt;wsp:rsid wsp:val=&quot;00A61231&quot;/&gt;&lt;wsp:rsid wsp:val=&quot;00A62095&quot;/&gt;&lt;wsp:rsid wsp:val=&quot;00A63410&quot;/&gt;&lt;wsp:rsid wsp:val=&quot;00A637E7&quot;/&gt;&lt;wsp:rsid wsp:val=&quot;00A63D68&quot;/&gt;&lt;wsp:rsid wsp:val=&quot;00A65E16&quot;/&gt;&lt;wsp:rsid wsp:val=&quot;00A66C9F&quot;/&gt;&lt;wsp:rsid wsp:val=&quot;00A74EA3&quot;/&gt;&lt;wsp:rsid wsp:val=&quot;00A774D4&quot;/&gt;&lt;wsp:rsid wsp:val=&quot;00A80143&quot;/&gt;&lt;wsp:rsid wsp:val=&quot;00A84490&quot;/&gt;&lt;wsp:rsid wsp:val=&quot;00A87E95&quot;/&gt;&lt;wsp:rsid wsp:val=&quot;00A9269F&quot;/&gt;&lt;wsp:rsid wsp:val=&quot;00A9455B&quot;/&gt;&lt;wsp:rsid wsp:val=&quot;00A95067&quot;/&gt;&lt;wsp:rsid wsp:val=&quot;00A95FA3&quot;/&gt;&lt;wsp:rsid wsp:val=&quot;00AA031D&quot;/&gt;&lt;wsp:rsid wsp:val=&quot;00AA080D&quot;/&gt;&lt;wsp:rsid wsp:val=&quot;00AA11E6&quot;/&gt;&lt;wsp:rsid wsp:val=&quot;00AA70F9&quot;/&gt;&lt;wsp:rsid wsp:val=&quot;00AA72B8&quot;/&gt;&lt;wsp:rsid wsp:val=&quot;00AB2154&quot;/&gt;&lt;wsp:rsid wsp:val=&quot;00AB4497&quot;/&gt;&lt;wsp:rsid wsp:val=&quot;00AC0711&quot;/&gt;&lt;wsp:rsid wsp:val=&quot;00AC07C0&quot;/&gt;&lt;wsp:rsid wsp:val=&quot;00AC43CF&quot;/&gt;&lt;wsp:rsid wsp:val=&quot;00AD116D&quot;/&gt;&lt;wsp:rsid wsp:val=&quot;00AD226A&quot;/&gt;&lt;wsp:rsid wsp:val=&quot;00AD37C6&quot;/&gt;&lt;wsp:rsid wsp:val=&quot;00AD6489&quot;/&gt;&lt;wsp:rsid wsp:val=&quot;00AD69F2&quot;/&gt;&lt;wsp:rsid wsp:val=&quot;00AE019C&quot;/&gt;&lt;wsp:rsid wsp:val=&quot;00AE6DF4&quot;/&gt;&lt;wsp:rsid wsp:val=&quot;00AF44EA&quot;/&gt;&lt;wsp:rsid wsp:val=&quot;00B00DB7&quot;/&gt;&lt;wsp:rsid wsp:val=&quot;00B06D11&quot;/&gt;&lt;wsp:rsid wsp:val=&quot;00B06EE1&quot;/&gt;&lt;wsp:rsid wsp:val=&quot;00B078B6&quot;/&gt;&lt;wsp:rsid wsp:val=&quot;00B106D5&quot;/&gt;&lt;wsp:rsid wsp:val=&quot;00B119EC&quot;/&gt;&lt;wsp:rsid wsp:val=&quot;00B125F0&quot;/&gt;&lt;wsp:rsid wsp:val=&quot;00B12862&quot;/&gt;&lt;wsp:rsid wsp:val=&quot;00B13145&quot;/&gt;&lt;wsp:rsid wsp:val=&quot;00B1325C&quot;/&gt;&lt;wsp:rsid wsp:val=&quot;00B15198&quot;/&gt;&lt;wsp:rsid wsp:val=&quot;00B157A2&quot;/&gt;&lt;wsp:rsid wsp:val=&quot;00B1683F&quot;/&gt;&lt;wsp:rsid wsp:val=&quot;00B16AD0&quot;/&gt;&lt;wsp:rsid wsp:val=&quot;00B25D5C&quot;/&gt;&lt;wsp:rsid wsp:val=&quot;00B36192&quot;/&gt;&lt;wsp:rsid wsp:val=&quot;00B36493&quot;/&gt;&lt;wsp:rsid wsp:val=&quot;00B37DD7&quot;/&gt;&lt;wsp:rsid wsp:val=&quot;00B41189&quot;/&gt;&lt;wsp:rsid wsp:val=&quot;00B4398C&quot;/&gt;&lt;wsp:rsid wsp:val=&quot;00B43C1B&quot;/&gt;&lt;wsp:rsid wsp:val=&quot;00B452BD&quot;/&gt;&lt;wsp:rsid wsp:val=&quot;00B45CC6&quot;/&gt;&lt;wsp:rsid wsp:val=&quot;00B46A32&quot;/&gt;&lt;wsp:rsid wsp:val=&quot;00B4728B&quot;/&gt;&lt;wsp:rsid wsp:val=&quot;00B47545&quot;/&gt;&lt;wsp:rsid wsp:val=&quot;00B5186D&quot;/&gt;&lt;wsp:rsid wsp:val=&quot;00B54179&quot;/&gt;&lt;wsp:rsid wsp:val=&quot;00B54B06&quot;/&gt;&lt;wsp:rsid wsp:val=&quot;00B5513B&quot;/&gt;&lt;wsp:rsid wsp:val=&quot;00B57160&quot;/&gt;&lt;wsp:rsid wsp:val=&quot;00B6257E&quot;/&gt;&lt;wsp:rsid wsp:val=&quot;00B62B27&quot;/&gt;&lt;wsp:rsid wsp:val=&quot;00B634A8&quot;/&gt;&lt;wsp:rsid wsp:val=&quot;00B63642&quot;/&gt;&lt;wsp:rsid wsp:val=&quot;00B652C5&quot;/&gt;&lt;wsp:rsid wsp:val=&quot;00B6680D&quot;/&gt;&lt;wsp:rsid wsp:val=&quot;00B66E73&quot;/&gt;&lt;wsp:rsid wsp:val=&quot;00B74A3A&quot;/&gt;&lt;wsp:rsid wsp:val=&quot;00B752B5&quot;/&gt;&lt;wsp:rsid wsp:val=&quot;00B76113&quot;/&gt;&lt;wsp:rsid wsp:val=&quot;00B76FEE&quot;/&gt;&lt;wsp:rsid wsp:val=&quot;00B80529&quot;/&gt;&lt;wsp:rsid wsp:val=&quot;00B8071D&quot;/&gt;&lt;wsp:rsid wsp:val=&quot;00B810D3&quot;/&gt;&lt;wsp:rsid wsp:val=&quot;00B8130C&quot;/&gt;&lt;wsp:rsid wsp:val=&quot;00B859AD&quot;/&gt;&lt;wsp:rsid wsp:val=&quot;00B87E24&quot;/&gt;&lt;wsp:rsid wsp:val=&quot;00B92246&quot;/&gt;&lt;wsp:rsid wsp:val=&quot;00B93D04&quot;/&gt;&lt;wsp:rsid wsp:val=&quot;00B95F61&quot;/&gt;&lt;wsp:rsid wsp:val=&quot;00BA321C&quot;/&gt;&lt;wsp:rsid wsp:val=&quot;00BA38AA&quot;/&gt;&lt;wsp:rsid wsp:val=&quot;00BA7CB9&quot;/&gt;&lt;wsp:rsid wsp:val=&quot;00BB0382&quot;/&gt;&lt;wsp:rsid wsp:val=&quot;00BB075B&quot;/&gt;&lt;wsp:rsid wsp:val=&quot;00BB1DD4&quot;/&gt;&lt;wsp:rsid wsp:val=&quot;00BB3C48&quot;/&gt;&lt;wsp:rsid wsp:val=&quot;00BB6055&quot;/&gt;&lt;wsp:rsid wsp:val=&quot;00BB7D1A&quot;/&gt;&lt;wsp:rsid wsp:val=&quot;00BC12D4&quot;/&gt;&lt;wsp:rsid wsp:val=&quot;00BC181E&quot;/&gt;&lt;wsp:rsid wsp:val=&quot;00BC1BE6&quot;/&gt;&lt;wsp:rsid wsp:val=&quot;00BC285E&quot;/&gt;&lt;wsp:rsid wsp:val=&quot;00BC2C83&quot;/&gt;&lt;wsp:rsid wsp:val=&quot;00BD33A9&quot;/&gt;&lt;wsp:rsid wsp:val=&quot;00BD4C78&quot;/&gt;&lt;wsp:rsid wsp:val=&quot;00BD674C&quot;/&gt;&lt;wsp:rsid wsp:val=&quot;00BF2561&quot;/&gt;&lt;wsp:rsid wsp:val=&quot;00BF2800&quot;/&gt;&lt;wsp:rsid wsp:val=&quot;00BF3B5F&quot;/&gt;&lt;wsp:rsid wsp:val=&quot;00BF6DFA&quot;/&gt;&lt;wsp:rsid wsp:val=&quot;00C01161&quot;/&gt;&lt;wsp:rsid wsp:val=&quot;00C02D90&quot;/&gt;&lt;wsp:rsid wsp:val=&quot;00C140A9&quot;/&gt;&lt;wsp:rsid wsp:val=&quot;00C14BFE&quot;/&gt;&lt;wsp:rsid wsp:val=&quot;00C2245D&quot;/&gt;&lt;wsp:rsid wsp:val=&quot;00C22F64&quot;/&gt;&lt;wsp:rsid wsp:val=&quot;00C26638&quot;/&gt;&lt;wsp:rsid wsp:val=&quot;00C308E4&quot;/&gt;&lt;wsp:rsid wsp:val=&quot;00C32751&quot;/&gt;&lt;wsp:rsid wsp:val=&quot;00C32F30&quot;/&gt;&lt;wsp:rsid wsp:val=&quot;00C37A6F&quot;/&gt;&lt;wsp:rsid wsp:val=&quot;00C421E3&quot;/&gt;&lt;wsp:rsid wsp:val=&quot;00C42AC2&quot;/&gt;&lt;wsp:rsid wsp:val=&quot;00C42C14&quot;/&gt;&lt;wsp:rsid wsp:val=&quot;00C433E8&quot;/&gt;&lt;wsp:rsid wsp:val=&quot;00C473B6&quot;/&gt;&lt;wsp:rsid wsp:val=&quot;00C5122B&quot;/&gt;&lt;wsp:rsid wsp:val=&quot;00C524C8&quot;/&gt;&lt;wsp:rsid wsp:val=&quot;00C56382&quot;/&gt;&lt;wsp:rsid wsp:val=&quot;00C5769A&quot;/&gt;&lt;wsp:rsid wsp:val=&quot;00C61EED&quot;/&gt;&lt;wsp:rsid wsp:val=&quot;00C62068&quot;/&gt;&lt;wsp:rsid wsp:val=&quot;00C645B3&quot;/&gt;&lt;wsp:rsid wsp:val=&quot;00C64AC0&quot;/&gt;&lt;wsp:rsid wsp:val=&quot;00C67590&quot;/&gt;&lt;wsp:rsid wsp:val=&quot;00C707BD&quot;/&gt;&lt;wsp:rsid wsp:val=&quot;00C7297E&quot;/&gt;&lt;wsp:rsid wsp:val=&quot;00C76BB2&quot;/&gt;&lt;wsp:rsid wsp:val=&quot;00C76BC5&quot;/&gt;&lt;wsp:rsid wsp:val=&quot;00C76BFE&quot;/&gt;&lt;wsp:rsid wsp:val=&quot;00C76CD7&quot;/&gt;&lt;wsp:rsid wsp:val=&quot;00C81CBF&quot;/&gt;&lt;wsp:rsid wsp:val=&quot;00C82023&quot;/&gt;&lt;wsp:rsid wsp:val=&quot;00C8261F&quot;/&gt;&lt;wsp:rsid wsp:val=&quot;00C82862&quot;/&gt;&lt;wsp:rsid wsp:val=&quot;00C82B2E&quot;/&gt;&lt;wsp:rsid wsp:val=&quot;00C82B9C&quot;/&gt;&lt;wsp:rsid wsp:val=&quot;00C85235&quot;/&gt;&lt;wsp:rsid wsp:val=&quot;00C90756&quot;/&gt;&lt;wsp:rsid wsp:val=&quot;00C91591&quot;/&gt;&lt;wsp:rsid wsp:val=&quot;00C926C6&quot;/&gt;&lt;wsp:rsid wsp:val=&quot;00C93322&quot;/&gt;&lt;wsp:rsid wsp:val=&quot;00C953F8&quot;/&gt;&lt;wsp:rsid wsp:val=&quot;00C9739F&quot;/&gt;&lt;wsp:rsid wsp:val=&quot;00C97F36&quot;/&gt;&lt;wsp:rsid wsp:val=&quot;00CB5681&quot;/&gt;&lt;wsp:rsid wsp:val=&quot;00CB7391&quot;/&gt;&lt;wsp:rsid wsp:val=&quot;00CC0550&quot;/&gt;&lt;wsp:rsid wsp:val=&quot;00CC4B59&quot;/&gt;&lt;wsp:rsid wsp:val=&quot;00CC4C49&quot;/&gt;&lt;wsp:rsid wsp:val=&quot;00CC4DCF&quot;/&gt;&lt;wsp:rsid wsp:val=&quot;00CC548C&quot;/&gt;&lt;wsp:rsid wsp:val=&quot;00CD10D4&quot;/&gt;&lt;wsp:rsid wsp:val=&quot;00CD1C77&quot;/&gt;&lt;wsp:rsid wsp:val=&quot;00CD3D65&quot;/&gt;&lt;wsp:rsid wsp:val=&quot;00CD6043&quot;/&gt;&lt;wsp:rsid wsp:val=&quot;00CE1F14&quot;/&gt;&lt;wsp:rsid wsp:val=&quot;00CF162A&quot;/&gt;&lt;wsp:rsid wsp:val=&quot;00CF32B7&quot;/&gt;&lt;wsp:rsid wsp:val=&quot;00CF41E0&quot;/&gt;&lt;wsp:rsid wsp:val=&quot;00D00CAD&quot;/&gt;&lt;wsp:rsid wsp:val=&quot;00D01CE3&quot;/&gt;&lt;wsp:rsid wsp:val=&quot;00D03D1F&quot;/&gt;&lt;wsp:rsid wsp:val=&quot;00D0416F&quot;/&gt;&lt;wsp:rsid wsp:val=&quot;00D06E9A&quot;/&gt;&lt;wsp:rsid wsp:val=&quot;00D0713F&quot;/&gt;&lt;wsp:rsid wsp:val=&quot;00D10070&quot;/&gt;&lt;wsp:rsid wsp:val=&quot;00D10C18&quot;/&gt;&lt;wsp:rsid wsp:val=&quot;00D112A0&quot;/&gt;&lt;wsp:rsid wsp:val=&quot;00D13D78&quot;/&gt;&lt;wsp:rsid wsp:val=&quot;00D14D80&quot;/&gt;&lt;wsp:rsid wsp:val=&quot;00D17392&quot;/&gt;&lt;wsp:rsid wsp:val=&quot;00D20773&quot;/&gt;&lt;wsp:rsid wsp:val=&quot;00D24040&quot;/&gt;&lt;wsp:rsid wsp:val=&quot;00D32878&quot;/&gt;&lt;wsp:rsid wsp:val=&quot;00D34C3B&quot;/&gt;&lt;wsp:rsid wsp:val=&quot;00D35C6E&quot;/&gt;&lt;wsp:rsid wsp:val=&quot;00D40D07&quot;/&gt;&lt;wsp:rsid wsp:val=&quot;00D45326&quot;/&gt;&lt;wsp:rsid wsp:val=&quot;00D50642&quot;/&gt;&lt;wsp:rsid wsp:val=&quot;00D51D2B&quot;/&gt;&lt;wsp:rsid wsp:val=&quot;00D52180&quot;/&gt;&lt;wsp:rsid wsp:val=&quot;00D5646D&quot;/&gt;&lt;wsp:rsid wsp:val=&quot;00D57A7F&quot;/&gt;&lt;wsp:rsid wsp:val=&quot;00D60FBA&quot;/&gt;&lt;wsp:rsid wsp:val=&quot;00D628A2&quot;/&gt;&lt;wsp:rsid wsp:val=&quot;00D67916&quot;/&gt;&lt;wsp:rsid wsp:val=&quot;00D6791C&quot;/&gt;&lt;wsp:rsid wsp:val=&quot;00D7103D&quot;/&gt;&lt;wsp:rsid wsp:val=&quot;00D71D45&quot;/&gt;&lt;wsp:rsid wsp:val=&quot;00D75DB8&quot;/&gt;&lt;wsp:rsid wsp:val=&quot;00D75E5A&quot;/&gt;&lt;wsp:rsid wsp:val=&quot;00D76F19&quot;/&gt;&lt;wsp:rsid wsp:val=&quot;00D80B6B&quot;/&gt;&lt;wsp:rsid wsp:val=&quot;00D82062&quot;/&gt;&lt;wsp:rsid wsp:val=&quot;00D84378&quot;/&gt;&lt;wsp:rsid wsp:val=&quot;00D86041&quot;/&gt;&lt;wsp:rsid wsp:val=&quot;00D952A6&quot;/&gt;&lt;wsp:rsid wsp:val=&quot;00DA5B8B&quot;/&gt;&lt;wsp:rsid wsp:val=&quot;00DA634C&quot;/&gt;&lt;wsp:rsid wsp:val=&quot;00DA7C2A&quot;/&gt;&lt;wsp:rsid wsp:val=&quot;00DB0027&quot;/&gt;&lt;wsp:rsid wsp:val=&quot;00DB446B&quot;/&gt;&lt;wsp:rsid wsp:val=&quot;00DB65A5&quot;/&gt;&lt;wsp:rsid wsp:val=&quot;00DB78F6&quot;/&gt;&lt;wsp:rsid wsp:val=&quot;00DC06C5&quot;/&gt;&lt;wsp:rsid wsp:val=&quot;00DC0FCC&quot;/&gt;&lt;wsp:rsid wsp:val=&quot;00DC1978&quot;/&gt;&lt;wsp:rsid wsp:val=&quot;00DC642A&quot;/&gt;&lt;wsp:rsid wsp:val=&quot;00DD1941&quot;/&gt;&lt;wsp:rsid wsp:val=&quot;00DE013D&quot;/&gt;&lt;wsp:rsid wsp:val=&quot;00DE1FB8&quot;/&gt;&lt;wsp:rsid wsp:val=&quot;00DE266F&quot;/&gt;&lt;wsp:rsid wsp:val=&quot;00DE2BBF&quot;/&gt;&lt;wsp:rsid wsp:val=&quot;00DE51B7&quot;/&gt;&lt;wsp:rsid wsp:val=&quot;00DE7D7A&quot;/&gt;&lt;wsp:rsid wsp:val=&quot;00DF0A0D&quot;/&gt;&lt;wsp:rsid wsp:val=&quot;00DF259C&quot;/&gt;&lt;wsp:rsid wsp:val=&quot;00DF27BC&quot;/&gt;&lt;wsp:rsid wsp:val=&quot;00DF5620&quot;/&gt;&lt;wsp:rsid wsp:val=&quot;00E001F5&quot;/&gt;&lt;wsp:rsid wsp:val=&quot;00E07139&quot;/&gt;&lt;wsp:rsid wsp:val=&quot;00E108EE&quot;/&gt;&lt;wsp:rsid wsp:val=&quot;00E10A29&quot;/&gt;&lt;wsp:rsid wsp:val=&quot;00E10E15&quot;/&gt;&lt;wsp:rsid wsp:val=&quot;00E16B1D&quot;/&gt;&lt;wsp:rsid wsp:val=&quot;00E17580&quot;/&gt;&lt;wsp:rsid wsp:val=&quot;00E20B06&quot;/&gt;&lt;wsp:rsid wsp:val=&quot;00E20DB3&quot;/&gt;&lt;wsp:rsid wsp:val=&quot;00E2176B&quot;/&gt;&lt;wsp:rsid wsp:val=&quot;00E30FB1&quot;/&gt;&lt;wsp:rsid wsp:val=&quot;00E322F9&quot;/&gt;&lt;wsp:rsid wsp:val=&quot;00E33DDA&quot;/&gt;&lt;wsp:rsid wsp:val=&quot;00E34F90&quot;/&gt;&lt;wsp:rsid wsp:val=&quot;00E44733&quot;/&gt;&lt;wsp:rsid wsp:val=&quot;00E477E4&quot;/&gt;&lt;wsp:rsid wsp:val=&quot;00E5349E&quot;/&gt;&lt;wsp:rsid wsp:val=&quot;00E54945&quot;/&gt;&lt;wsp:rsid wsp:val=&quot;00E56433&quot;/&gt;&lt;wsp:rsid wsp:val=&quot;00E62F29&quot;/&gt;&lt;wsp:rsid wsp:val=&quot;00E6450A&quot;/&gt;&lt;wsp:rsid wsp:val=&quot;00E67C0A&quot;/&gt;&lt;wsp:rsid wsp:val=&quot;00E75636&quot;/&gt;&lt;wsp:rsid wsp:val=&quot;00E804D4&quot;/&gt;&lt;wsp:rsid wsp:val=&quot;00E84D66&quot;/&gt;&lt;wsp:rsid wsp:val=&quot;00E85EEF&quot;/&gt;&lt;wsp:rsid wsp:val=&quot;00E91142&quot;/&gt;&lt;wsp:rsid wsp:val=&quot;00E913D1&quot;/&gt;&lt;wsp:rsid wsp:val=&quot;00E95674&quot;/&gt;&lt;wsp:rsid wsp:val=&quot;00E9799E&quot;/&gt;&lt;wsp:rsid wsp:val=&quot;00EB0FB6&quot;/&gt;&lt;wsp:rsid wsp:val=&quot;00EB2889&quot;/&gt;&lt;wsp:rsid wsp:val=&quot;00EB2CAE&quot;/&gt;&lt;wsp:rsid wsp:val=&quot;00EB742D&quot;/&gt;&lt;wsp:rsid wsp:val=&quot;00EB7F68&quot;/&gt;&lt;wsp:rsid wsp:val=&quot;00EC0B38&quot;/&gt;&lt;wsp:rsid wsp:val=&quot;00EC215E&quot;/&gt;&lt;wsp:rsid wsp:val=&quot;00EC3927&quot;/&gt;&lt;wsp:rsid wsp:val=&quot;00EC3C6F&quot;/&gt;&lt;wsp:rsid wsp:val=&quot;00EC4A26&quot;/&gt;&lt;wsp:rsid wsp:val=&quot;00EC4A59&quot;/&gt;&lt;wsp:rsid wsp:val=&quot;00EC553C&quot;/&gt;&lt;wsp:rsid wsp:val=&quot;00EC62AE&quot;/&gt;&lt;wsp:rsid wsp:val=&quot;00ED496B&quot;/&gt;&lt;wsp:rsid wsp:val=&quot;00EE0F1C&quot;/&gt;&lt;wsp:rsid wsp:val=&quot;00EE21A7&quot;/&gt;&lt;wsp:rsid wsp:val=&quot;00EE47A0&quot;/&gt;&lt;wsp:rsid wsp:val=&quot;00EE4CD9&quot;/&gt;&lt;wsp:rsid wsp:val=&quot;00EE54B8&quot;/&gt;&lt;wsp:rsid wsp:val=&quot;00EE64C9&quot;/&gt;&lt;wsp:rsid wsp:val=&quot;00EE7165&quot;/&gt;&lt;wsp:rsid wsp:val=&quot;00EE7B61&quot;/&gt;&lt;wsp:rsid wsp:val=&quot;00EF1BE1&quot;/&gt;&lt;wsp:rsid wsp:val=&quot;00EF2D44&quot;/&gt;&lt;wsp:rsid wsp:val=&quot;00EF47DE&quot;/&gt;&lt;wsp:rsid wsp:val=&quot;00F01CB3&quot;/&gt;&lt;wsp:rsid wsp:val=&quot;00F05B5F&quot;/&gt;&lt;wsp:rsid wsp:val=&quot;00F0763E&quot;/&gt;&lt;wsp:rsid wsp:val=&quot;00F110D8&quot;/&gt;&lt;wsp:rsid wsp:val=&quot;00F12E70&quot;/&gt;&lt;wsp:rsid wsp:val=&quot;00F13B9D&quot;/&gt;&lt;wsp:rsid wsp:val=&quot;00F16705&quot;/&gt;&lt;wsp:rsid wsp:val=&quot;00F171B7&quot;/&gt;&lt;wsp:rsid wsp:val=&quot;00F17451&quot;/&gt;&lt;wsp:rsid wsp:val=&quot;00F2097B&quot;/&gt;&lt;wsp:rsid wsp:val=&quot;00F20BC1&quot;/&gt;&lt;wsp:rsid wsp:val=&quot;00F21581&quot;/&gt;&lt;wsp:rsid wsp:val=&quot;00F21831&quot;/&gt;&lt;wsp:rsid wsp:val=&quot;00F21CF5&quot;/&gt;&lt;wsp:rsid wsp:val=&quot;00F2695C&quot;/&gt;&lt;wsp:rsid wsp:val=&quot;00F30689&quot;/&gt;&lt;wsp:rsid wsp:val=&quot;00F338E3&quot;/&gt;&lt;wsp:rsid wsp:val=&quot;00F33D55&quot;/&gt;&lt;wsp:rsid wsp:val=&quot;00F34050&quot;/&gt;&lt;wsp:rsid wsp:val=&quot;00F3406E&quot;/&gt;&lt;wsp:rsid wsp:val=&quot;00F35970&quot;/&gt;&lt;wsp:rsid wsp:val=&quot;00F43397&quot;/&gt;&lt;wsp:rsid wsp:val=&quot;00F4511B&quot;/&gt;&lt;wsp:rsid wsp:val=&quot;00F502DF&quot;/&gt;&lt;wsp:rsid wsp:val=&quot;00F50F87&quot;/&gt;&lt;wsp:rsid wsp:val=&quot;00F51E3C&quot;/&gt;&lt;wsp:rsid wsp:val=&quot;00F557EE&quot;/&gt;&lt;wsp:rsid wsp:val=&quot;00F576D7&quot;/&gt;&lt;wsp:rsid wsp:val=&quot;00F63077&quot;/&gt;&lt;wsp:rsid wsp:val=&quot;00F71E83&quot;/&gt;&lt;wsp:rsid wsp:val=&quot;00F748C4&quot;/&gt;&lt;wsp:rsid wsp:val=&quot;00F765DB&quot;/&gt;&lt;wsp:rsid wsp:val=&quot;00F7740F&quot;/&gt;&lt;wsp:rsid wsp:val=&quot;00F77540&quot;/&gt;&lt;wsp:rsid wsp:val=&quot;00F7769A&quot;/&gt;&lt;wsp:rsid wsp:val=&quot;00F778CC&quot;/&gt;&lt;wsp:rsid wsp:val=&quot;00F77C5B&quot;/&gt;&lt;wsp:rsid wsp:val=&quot;00F8043F&quot;/&gt;&lt;wsp:rsid wsp:val=&quot;00F80641&quot;/&gt;&lt;wsp:rsid wsp:val=&quot;00F8343C&quot;/&gt;&lt;wsp:rsid wsp:val=&quot;00F86BD3&quot;/&gt;&lt;wsp:rsid wsp:val=&quot;00F86CE3&quot;/&gt;&lt;wsp:rsid wsp:val=&quot;00F86D62&quot;/&gt;&lt;wsp:rsid wsp:val=&quot;00F9035E&quot;/&gt;&lt;wsp:rsid wsp:val=&quot;00F91844&quot;/&gt;&lt;wsp:rsid wsp:val=&quot;00F9351C&quot;/&gt;&lt;wsp:rsid wsp:val=&quot;00F9374C&quot;/&gt;&lt;wsp:rsid wsp:val=&quot;00FA197E&quot;/&gt;&lt;wsp:rsid wsp:val=&quot;00FA2216&quot;/&gt;&lt;wsp:rsid wsp:val=&quot;00FA25A1&quot;/&gt;&lt;wsp:rsid wsp:val=&quot;00FA5C2B&quot;/&gt;&lt;wsp:rsid wsp:val=&quot;00FA6CE9&quot;/&gt;&lt;wsp:rsid wsp:val=&quot;00FB1161&quot;/&gt;&lt;wsp:rsid wsp:val=&quot;00FB6DBF&quot;/&gt;&lt;wsp:rsid wsp:val=&quot;00FB6F5C&quot;/&gt;&lt;wsp:rsid wsp:val=&quot;00FC5DF6&quot;/&gt;&lt;wsp:rsid wsp:val=&quot;00FC7029&quot;/&gt;&lt;wsp:rsid wsp:val=&quot;00FD190E&quot;/&gt;&lt;wsp:rsid wsp:val=&quot;00FD2681&quot;/&gt;&lt;wsp:rsid wsp:val=&quot;00FD342B&quot;/&gt;&lt;wsp:rsid wsp:val=&quot;00FD59E2&quot;/&gt;&lt;wsp:rsid wsp:val=&quot;00FD5D6A&quot;/&gt;&lt;wsp:rsid wsp:val=&quot;00FE5949&quot;/&gt;&lt;wsp:rsid wsp:val=&quot;00FE5DE1&quot;/&gt;&lt;wsp:rsid wsp:val=&quot;00FE6781&quot;/&gt;&lt;wsp:rsid wsp:val=&quot;00FE694C&quot;/&gt;&lt;wsp:rsid wsp:val=&quot;00FE7B2A&quot;/&gt;&lt;wsp:rsid wsp:val=&quot;00FF132B&quot;/&gt;&lt;wsp:rsid wsp:val=&quot;00FF2E98&quot;/&gt;&lt;wsp:rsid wsp:val=&quot;00FF7396&quot;/&gt;&lt;/wsp:rsids&gt;&lt;/w:docPr&gt;&lt;w:body&gt;&lt;wx:sect&gt;&lt;w:p wsp:rsidR=&quot;00000000&quot; wsp:rsidRDefault=&quot;00380CC7&quot; wsp:rsidP=&quot;00380CC7&quot;&gt;&lt;m:oMathPara&gt;&lt;m:oMath&gt;&lt;m:f&gt;&lt;m:fPr&gt;&lt;m:ctrlPr&gt;&lt;w:rPr&gt;&lt;w:rFonts w:ascii=&quot;Cambria Math&quot; w:h-ansi=&quot;Cambria Math&quot;/&gt;&lt;wx:font wx:val=&quot;Cambria Math&quot;/&gt;&lt;w:i/&gt;&lt;w:i-cs/&gt;&lt;/w:rPr&gt;&lt;/m:ctrlPr&gt;&lt;/m:fPr&gt;&lt;m:num&gt;&lt;m:r&gt;&lt;w:rPr&gt;&lt;w:rFonts w:ascii=&quot;Cambria Math&quot; w:h-ansi=&quot;Cambria Math&quot;/&gt;&lt;wx:font wx:val=&quot;Cambria Math&quot;/&gt;&lt;w:i/&gt;&lt;/w:rPr&gt;&lt;m:t&gt;B_?.022_?/m:t&gt;&lt;/m:r&gt;&lt;m:sSup&gt;&lt;m:sSupPr&gt;&lt;m:ctrlPr&gt;&lt;w:rPr&gt;&lt;w:rFonts w:ascii=&quot;Cambria Math&quot; w:h-ansi=&quot;Cambria Math&quot;/&gt;&lt;wx:r&gt;font wx:val=&quot;Cambria Math&quot;/&gt;&lt;w:i/&gt;&lt;w:i-cs/&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23&lt;/m:t&gt;&lt;/m:r&gt;&lt;/m:sup&gt;&lt;/m:sSup&gt;&lt;/m:num&gt;&lt;m:den&gt;&lt;m:d&gt;&lt;m:dPr&gt;&lt;m:ctrlPr&gt;&lt;w:rPr&gt;&lt;w:rFonts w:ascii=&quot;Cambria Math&quot; w:h-ansi=&quot;Cambria Math&quot;/&gt;&lt;wx:font wx:val=&quot;Cambria Math&quot;/&gt;&lt;w:i/&gt;&lt;w:i-cs/&gt;&lt;/w:rPr&gt;&lt;/m:ctrlPr&gt;&lt;/m:dPr&gt;&lt;m:e&gt;&lt;m:r&gt;&lt;w:rPr&gt;&lt;w:rFonts w:ascii=&quot;Cambria Math&quot; w:h-ansi=&quot;Cambria Math&quot;/&gt;&lt;wx:font wx:val=&quot;Cambria Math&quot;/&gt;&lt;w:i/&gt;&lt;/w:rPr&gt;&lt;m:t&gt;M+A&lt;/m:t&gt;&lt;/m:r&gt;&lt;/m:e&gt;&lt;/m:d&gt;&lt;m:r&gt;&lt;w:rPr&gt;&lt;w:rFonts w:ascii=&quot;Cambria Math&quot; w:h-ansi=&quot;Cambria Math&quot;/&gt;&lt;wx:font wx:val=&quot;Cambria Math&quot;/&gt;&lt;w:i/&gt;&lt;/w:rPr&gt;&lt;m:t&gt;_?/m:t&gt;&lt;/m:r&gt;&lt;m:sSup&gt;&lt;m:sSupPr&gt;&lt;m:ctrlPr&gt;&lt;w:rPr&gt;&lt;w:rFonts w:ascii=&quot;Cambria Math&quot; w:h-ansi=&quot;Cambria Math&quot;/&gt;&lt;wx:font wx:val=&quot;Cambria Math&quot;/&gt;&lt;w:i/&gt;&lt;w:i-cs/&gt;&lt;/w:rPr&gt;&lt;/m:ctrlPr&gt;&lt;/m:sSupPr&gt;&lt;m:e&gt;&lt;m: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9&lt;/m:t&gt;&lt;/m:r&gt;&lt;/m:sup&gt;&lt;/m:sSup&gt;&lt;m:r&gt;&lt;w:rPr&gt;&lt;w:rFonts w:ascii=&quot;Cambria Math&quot; w:h-ansi=&quot;Cambria Math&quot;/&gt;&lt;wx:font wx:val=&quot;Cambria Math&quot;/&gt;&lt;w:i/&gt;&lt;/w:rPr&gt;&lt;m:t&gt;__&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4" o:title="" chromakey="white"/>
                </v:shape>
              </w:pict>
            </w:r>
            <w:r w:rsidR="00296D36" w:rsidRPr="006F3DD4">
              <w:rPr>
                <w:rFonts w:ascii="Cambria Math" w:hAnsi="Cambria Math"/>
              </w:rPr>
              <w:instrText xml:space="preserve"> </w:instrText>
            </w:r>
            <w:r w:rsidRPr="006F3DD4">
              <w:rPr>
                <w:rFonts w:ascii="Cambria Math" w:hAnsi="Cambria Math"/>
              </w:rPr>
              <w:fldChar w:fldCharType="end"/>
            </w:r>
            <w:r w:rsidR="00296D36">
              <w:rPr>
                <w:rFonts w:ascii="Cambria Math" w:hAnsi="Cambria Math"/>
              </w:rPr>
              <w:t xml:space="preserve"> </w:t>
            </w:r>
            <w:r w:rsidR="00296D36" w:rsidRPr="00D07D1D">
              <w:rPr>
                <w:rFonts w:ascii="Cambria Math" w:hAnsi="Cambria Math"/>
                <w:i/>
              </w:rPr>
              <w:t>C</w:t>
            </w:r>
            <w:r w:rsidR="00296D36" w:rsidRPr="00D07D1D">
              <w:rPr>
                <w:rFonts w:ascii="Cambria Math" w:hAnsi="Cambria Math" w:hint="eastAsia"/>
                <w:i/>
              </w:rPr>
              <w:t>opy number</w:t>
            </w:r>
            <w:r w:rsidR="00296D36">
              <w:rPr>
                <w:rFonts w:ascii="Cambria Math" w:hAnsi="Cambria Math" w:hint="eastAsia"/>
              </w:rPr>
              <w:t xml:space="preserve"> =</w:t>
            </w:r>
            <w:r w:rsidR="000D221E">
              <w:rPr>
                <w:rFonts w:ascii="Cambria Math" w:hAnsi="Cambria Math"/>
                <w:position w:val="-34"/>
              </w:rPr>
              <w:pict w14:anchorId="44976F3F">
                <v:shape id="_x0000_i1030" type="#_x0000_t75" style="width:94.2pt;height:39.85pt">
                  <v:imagedata r:id="rId45" o:title=""/>
                </v:shape>
              </w:pict>
            </w:r>
            <w:r w:rsidRPr="006F3DD4">
              <w:rPr>
                <w:sz w:val="21"/>
                <w:szCs w:val="21"/>
              </w:rPr>
              <w:fldChar w:fldCharType="begin"/>
            </w:r>
            <w:r w:rsidR="00296D36" w:rsidRPr="006F3DD4">
              <w:rPr>
                <w:sz w:val="21"/>
                <w:szCs w:val="21"/>
              </w:rPr>
              <w:instrText xml:space="preserve"> QUOTE </w:instrText>
            </w:r>
            <w:r w:rsidR="000D221E">
              <w:rPr>
                <w:position w:val="-22"/>
              </w:rPr>
              <w:pict w14:anchorId="0093A00D">
                <v:shape id="_x0000_i1031" type="#_x0000_t75" style="width:146.3pt;height:3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bordersDontSurroundHeader/&gt;&lt;w:bordersDontSurroundFooter/&gt;&lt;w:hideSpellingErrors/&gt;&lt;w:defaultTabStop w:val=&quot;480&quot;/&gt;&lt;w:drawingGridHorizontalSpacing w:val=&quot;120&quot;/&gt;&lt;w:drawingGridVerticalSpacing w:val=&quot;163&quot;/&gt;&lt;w:displayHorizontalDrawingGridEvery w:val=&quot;0&quot;/&gt;&lt;w:displayVerticalDrawingGridEvery w:val=&quot;2&quot;/&gt;&lt;w:punctuationKerning/&gt;&lt;w:characterSpacingControl w:val=&quot;CompressPunctuation&quot;/&gt;&lt;w:allowPNG/&gt;&lt;w:doNotSaveWebPagesAsSingleFile/&gt;&lt;w:pixelsPerInch w:val=&quot;96&quot;/&gt;&lt;w:savePreviewPicture/&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EN.InstantFormat&quot; w:val=&quot;&amp;lt;ENInstantFormat&amp;gt;&amp;lt;Enabled&amp;gt;1&amp;lt;/Enabled&amp;gt;&amp;lt;ScanUnformatted&amp;gt;0&amp;lt;/ScanUnformatted&amp;gt;&amp;lt;ScanChanges&amp;gt;1&amp;lt;/ScanChanges&amp;gt;&amp;lt;Suspended&amp;gt;0&amp;lt;/Suspended&amp;gt;&amp;lt;/ENInstantFormat&amp;gt;&quot;/&gt;&lt;w:docVar w:name=&quot;EN.Layout&quot; w:val=&quot;&amp;lt;ENLayout&amp;gt;&amp;lt;Style&amp;gt;Chinese Std GBT7714 (numeric) lisa edit&amp;lt;/Style&amp;gt;&amp;lt;LeftDelim&amp;gt;{&amp;lt;/LeftDelim&amp;gt;&amp;lt;RightDelim&amp;gt;}&amp;lt;/RightDelim&amp;gt;&amp;lt;FontName&amp;gt;Times New Roman&amp;lt;/FontName&amp;gt;&amp;lt;FontSize&amp;gt;10&amp;lt;/FontSize&amp;gt;&amp;lt;ReflistTitle&amp;gt;&amp;lt;/ReflistTitle&amp;gt;&amp;lt;StartingRefnum&amp;gt;1&amp;lt;/StartingRefnum&amp;gt;&amp;lt;FirstLineIndent&amp;gt;0&amp;lt;/FirstLineIndent&amp;gt;&amp;lt;HangingIndent&amp;gt;0&amp;lt;/HangingIndent&amp;gt;&amp;lt;LineSpacing&amp;gt;0&amp;lt;/LineSpacing&amp;gt;&amp;lt;SpaceAfter&amp;gt;0&amp;lt;/SpaceAfter&amp;gt;&amp;lt;HyperlinksEnabled&amp;gt;1&amp;lt;/HyperlinksEnabled&amp;gt;&amp;lt;HyperlinksVisible&amp;gt;0&amp;lt;/HyperlinksVisible&amp;gt;&amp;lt;/ENLayout&amp;gt;&quot;/&gt;&lt;w:docVar w:name=&quot;EN.Libraries&quot; w:val=&quot;&amp;lt;Libraries&amp;gt;&amp;lt;item db-id=&amp;quot;0xs5w2xx2xswvmeesv6xaf2mdw9fap5sxtfr&amp;quot;&amp;gt;My EndNote Library&amp;lt;record-ids&amp;gt;&amp;lt;item&amp;gt;24&amp;lt;/item&amp;gt;&amp;lt;item&amp;gt;46&amp;lt;/item&amp;gt;&amp;lt;item&amp;gt;63&amp;lt;/item&amp;gt;&amp;lt;item&amp;gt;64&amp;lt;/item&amp;gt;&amp;lt;item&amp;gt;67&amp;lt;/item&amp;gt;&amp;lt;item&amp;gt;68&amp;lt;/item&amp;gt;&amp;lt;item&amp;gt;70&amp;lt;/item&amp;gt;&amp;lt;item&amp;gt;71&amp;lt;/item&amp;gt;&amp;lt;item&amp;gt;72&amp;lt;/item&amp;gt;&amp;lt;item&amp;gt;73&amp;lt;/item&amp;gt;&amp;lt;item&amp;gt;74&amp;lt;/item&amp;gt;&amp;lt;item&amp;gt;75&amp;lt;/item&amp;gt;&amp;lt;item&amp;gt;76&amp;lt;/item&amp;gt;&amp;lt;item&amp;gt;77&amp;lt;/item&amp;gt;&amp;lt;item&amp;gt;81&amp;lt;/item&amp;gt;&amp;lt;item&amp;gt;85&amp;lt;/item&amp;gt;&amp;lt;item&amp;gt;90&amp;lt;/item&amp;gt;&amp;lt;item&amp;gt;91&amp;lt;/item&amp;gt;&amp;lt;item&amp;gt;130&amp;lt;/item&amp;gt;&amp;lt;item&amp;gt;134&amp;lt;/item&amp;gt;&amp;lt;item&amp;gt;136&amp;lt;/item&amp;gt;&amp;lt;item&amp;gt;138&amp;lt;/item&amp;gt;&amp;lt;item&amp;gt;139&amp;lt;/item&amp;gt;&amp;lt;item&amp;gt;140&amp;lt;/item&amp;gt;&amp;lt;item&amp;gt;144&amp;lt;/item&amp;gt;&amp;lt;item&amp;gt;145&amp;lt;/item&amp;gt;&amp;lt;item&amp;gt;146&amp;lt;/item&amp;gt;&amp;lt;item&amp;gt;147&amp;lt;/item&amp;gt;&amp;lt;item&amp;gt;148&amp;lt;/item&amp;gt;&amp;lt;item&amp;gt;149&amp;lt;/item&amp;gt;&amp;lt;item&amp;gt;150&amp;lt;/item&amp;gt;&amp;lt;item&amp;gt;159&amp;lt;/item&amp;gt;&amp;lt;item&amp;gt;161&amp;lt;/item&amp;gt;&amp;lt;item&amp;gt;162&amp;lt;/item&amp;gt;&amp;lt;item&amp;gt;175&amp;lt;/item&amp;gt;&amp;lt;item&amp;gt;182&amp;lt;/item&amp;gt;&amp;lt;item&amp;gt;185&amp;lt;/item&amp;gt;&amp;lt;item&amp;gt;186&amp;lt;/item&amp;gt;&amp;lt;item&amp;gt;187&amp;lt;/item&amp;gt;&amp;lt;item&amp;gt;188&amp;lt;/item&amp;gt;&amp;lt;item&amp;gt;192&amp;lt;/item&amp;gt;&amp;lt;item&amp;gt;203&amp;lt;/item&amp;gt;&amp;lt;item&amp;gt;214&amp;lt;/item&amp;gt;&amp;lt;item&amp;gt;220&amp;lt;/item&amp;gt;&amp;lt;item&amp;gt;225&amp;lt;/item&amp;gt;&amp;lt;item&amp;gt;226&amp;lt;/item&amp;gt;&amp;lt;item&amp;gt;228&amp;lt;/item&amp;gt;&amp;lt;item&amp;gt;229&amp;lt;/item&amp;gt;&amp;lt;item&amp;gt;231&amp;lt;/item&amp;gt;&amp;lt;item&amp;gt;232&amp;lt;/item&amp;gt;&amp;lt;item&amp;gt;233&amp;lt;/item&amp;gt;&amp;lt;item&amp;gt;234&amp;lt;/item&amp;gt;&amp;lt;item&amp;gt;235&amp;lt;/item&amp;gt;&amp;lt;item&amp;gt;236&amp;lt;/item&amp;gt;&amp;lt;item&amp;gt;237&amp;lt;/item&amp;gt;&amp;lt;item&amp;gt;238&amp;lt;/item&amp;gt;&amp;lt;item&amp;gt;239&amp;lt;/item&amp;gt;&amp;lt;item&amp;gt;240&amp;lt;/item&amp;gt;&amp;lt;item&amp;gt;249&amp;lt;/item&amp;gt;&amp;lt;item&amp;gt;259&amp;lt;/item&amp;gt;&amp;lt;item&amp;gt;262&amp;lt;/item&amp;gt;&amp;lt;item&amp;gt;263&amp;lt;/item&amp;gt;&amp;lt;item&amp;gt;264&amp;lt;/item&amp;gt;&amp;lt;item&amp;gt;265&amp;lt;/item&amp;gt;&amp;lt;item&amp;gt;267&amp;lt;/item&amp;gt;&amp;lt;item&amp;gt;270&amp;lt;/item&amp;gt;&amp;lt;item&amp;gt;271&amp;lt;/item&amp;gt;&amp;lt;item&amp;gt;272&amp;lt;/item&amp;gt;&amp;lt;item&amp;gt;275&amp;lt;/item&amp;gt;&amp;lt;item&amp;gt;282&amp;lt;/item&amp;gt;&amp;lt;item&amp;gt;283&amp;lt;/item&amp;gt;&amp;lt;item&amp;gt;287&amp;lt;/item&amp;gt;&amp;lt;item&amp;gt;288&amp;lt;/item&amp;gt;&amp;lt;item&amp;gt;289&amp;lt;/item&amp;gt;&amp;lt;item&amp;gt;290&amp;lt;/item&amp;gt;&amp;lt;item&amp;gt;291&amp;lt;/item&amp;gt;&amp;lt;item&amp;gt;292&amp;lt;/item&amp;gt;&amp;lt;item&amp;gt;293&amp;lt;/item&amp;gt;&amp;lt;item&amp;gt;294&amp;lt;/item&amp;gt;&amp;lt;item&amp;gt;295&amp;lt;/item&amp;gt;&amp;lt;item&amp;gt;296&amp;lt;/item&amp;gt;&amp;lt;item&amp;gt;297&amp;lt;/item&amp;gt;&amp;lt;item&amp;gt;298&amp;lt;/item&amp;gt;&amp;lt;item&amp;gt;300&amp;lt;/item&amp;gt;&amp;lt;/record-ids&amp;gt;&amp;lt;/item&amp;gt;&amp;lt;/Libraries&amp;gt;&quot;/&gt;&lt;/w:docVars&gt;&lt;wsp:rsids&gt;&lt;wsp:rsidRoot wsp:val=&quot;0060595A&quot;/&gt;&lt;wsp:rsid wsp:val=&quot;00002B1B&quot;/&gt;&lt;wsp:rsid wsp:val=&quot;00012D75&quot;/&gt;&lt;wsp:rsid wsp:val=&quot;00016299&quot;/&gt;&lt;wsp:rsid wsp:val=&quot;00016FA4&quot;/&gt;&lt;wsp:rsid wsp:val=&quot;00017E04&quot;/&gt;&lt;wsp:rsid wsp:val=&quot;0002416F&quot;/&gt;&lt;wsp:rsid wsp:val=&quot;000251E5&quot;/&gt;&lt;wsp:rsid wsp:val=&quot;00030EF9&quot;/&gt;&lt;wsp:rsid wsp:val=&quot;0003161D&quot;/&gt;&lt;wsp:rsid wsp:val=&quot;00034059&quot;/&gt;&lt;wsp:rsid wsp:val=&quot;00034D99&quot;/&gt;&lt;wsp:rsid wsp:val=&quot;000417BB&quot;/&gt;&lt;wsp:rsid wsp:val=&quot;0004453C&quot;/&gt;&lt;wsp:rsid wsp:val=&quot;00047CF4&quot;/&gt;&lt;wsp:rsid wsp:val=&quot;0005219D&quot;/&gt;&lt;wsp:rsid wsp:val=&quot;00052474&quot;/&gt;&lt;wsp:rsid wsp:val=&quot;00054761&quot;/&gt;&lt;wsp:rsid wsp:val=&quot;00055D64&quot;/&gt;&lt;wsp:rsid wsp:val=&quot;00061F12&quot;/&gt;&lt;wsp:rsid wsp:val=&quot;000649A4&quot;/&gt;&lt;wsp:rsid wsp:val=&quot;00065B59&quot;/&gt;&lt;wsp:rsid wsp:val=&quot;000663B0&quot;/&gt;&lt;wsp:rsid wsp:val=&quot;00074710&quot;/&gt;&lt;wsp:rsid wsp:val=&quot;00074E4E&quot;/&gt;&lt;wsp:rsid wsp:val=&quot;000904D7&quot;/&gt;&lt;wsp:rsid wsp:val=&quot;000914D9&quot;/&gt;&lt;wsp:rsid wsp:val=&quot;0009215D&quot;/&gt;&lt;wsp:rsid wsp:val=&quot;000922CD&quot;/&gt;&lt;wsp:rsid wsp:val=&quot;00095E98&quot;/&gt;&lt;wsp:rsid wsp:val=&quot;0009641F&quot;/&gt;&lt;wsp:rsid wsp:val=&quot;00097C62&quot;/&gt;&lt;wsp:rsid wsp:val=&quot;000A183A&quot;/&gt;&lt;wsp:rsid wsp:val=&quot;000A264F&quot;/&gt;&lt;wsp:rsid wsp:val=&quot;000A36F9&quot;/&gt;&lt;wsp:rsid wsp:val=&quot;000A5FBC&quot;/&gt;&lt;wsp:rsid wsp:val=&quot;000A6F91&quot;/&gt;&lt;wsp:rsid wsp:val=&quot;000B27E9&quot;/&gt;&lt;wsp:rsid wsp:val=&quot;000B3C05&quot;/&gt;&lt;wsp:rsid wsp:val=&quot;000B5C6B&quot;/&gt;&lt;wsp:rsid wsp:val=&quot;000B6A27&quot;/&gt;&lt;wsp:rsid wsp:val=&quot;000C2267&quot;/&gt;&lt;wsp:rsid wsp:val=&quot;000C2389&quot;/&gt;&lt;wsp:rsid wsp:val=&quot;000C2F7D&quot;/&gt;&lt;wsp:rsid wsp:val=&quot;000C37EA&quot;/&gt;&lt;wsp:rsid wsp:val=&quot;000C5BA9&quot;/&gt;&lt;wsp:rsid wsp:val=&quot;000D41A1&quot;/&gt;&lt;wsp:rsid wsp:val=&quot;000D5D2F&quot;/&gt;&lt;wsp:rsid wsp:val=&quot;000E0292&quot;/&gt;&lt;wsp:rsid wsp:val=&quot;000E1933&quot;/&gt;&lt;wsp:rsid wsp:val=&quot;000E7ACC&quot;/&gt;&lt;wsp:rsid wsp:val=&quot;000F368C&quot;/&gt;&lt;wsp:rsid wsp:val=&quot;000F6171&quot;/&gt;&lt;wsp:rsid wsp:val=&quot;000F73F4&quot;/&gt;&lt;wsp:rsid wsp:val=&quot;000F78DA&quot;/&gt;&lt;wsp:rsid wsp:val=&quot;0010370D&quot;/&gt;&lt;wsp:rsid wsp:val=&quot;0010422E&quot;/&gt;&lt;wsp:rsid wsp:val=&quot;001063BC&quot;/&gt;&lt;wsp:rsid wsp:val=&quot;001109D3&quot;/&gt;&lt;wsp:rsid wsp:val=&quot;0011176A&quot;/&gt;&lt;wsp:rsid wsp:val=&quot;001153EF&quot;/&gt;&lt;wsp:rsid wsp:val=&quot;0011673B&quot;/&gt;&lt;wsp:rsid wsp:val=&quot;00117606&quot;/&gt;&lt;wsp:rsid wsp:val=&quot;001206D7&quot;/&gt;&lt;wsp:rsid wsp:val=&quot;00123A65&quot;/&gt;&lt;wsp:rsid wsp:val=&quot;00125A1B&quot;/&gt;&lt;wsp:rsid wsp:val=&quot;00125A57&quot;/&gt;&lt;wsp:rsid wsp:val=&quot;00135BD5&quot;/&gt;&lt;wsp:rsid wsp:val=&quot;0013602A&quot;/&gt;&lt;wsp:rsid wsp:val=&quot;00140684&quot;/&gt;&lt;wsp:rsid wsp:val=&quot;00140812&quot;/&gt;&lt;wsp:rsid wsp:val=&quot;00141F52&quot;/&gt;&lt;wsp:rsid wsp:val=&quot;0014203F&quot;/&gt;&lt;wsp:rsid wsp:val=&quot;00144510&quot;/&gt;&lt;wsp:rsid wsp:val=&quot;001461D0&quot;/&gt;&lt;wsp:rsid wsp:val=&quot;001516F9&quot;/&gt;&lt;wsp:rsid wsp:val=&quot;00156B4E&quot;/&gt;&lt;wsp:rsid wsp:val=&quot;0016099D&quot;/&gt;&lt;wsp:rsid wsp:val=&quot;00160CD2&quot;/&gt;&lt;wsp:rsid wsp:val=&quot;00165AA8&quot;/&gt;&lt;wsp:rsid wsp:val=&quot;00170DD0&quot;/&gt;&lt;wsp:rsid wsp:val=&quot;001749F1&quot;/&gt;&lt;wsp:rsid wsp:val=&quot;0017627B&quot;/&gt;&lt;wsp:rsid wsp:val=&quot;00177532&quot;/&gt;&lt;wsp:rsid wsp:val=&quot;00177E0F&quot;/&gt;&lt;wsp:rsid wsp:val=&quot;0018031E&quot;/&gt;&lt;wsp:rsid wsp:val=&quot;0018581E&quot;/&gt;&lt;wsp:rsid wsp:val=&quot;00187862&quot;/&gt;&lt;wsp:rsid wsp:val=&quot;0019356D&quot;/&gt;&lt;wsp:rsid wsp:val=&quot;00194480&quot;/&gt;&lt;wsp:rsid wsp:val=&quot;00195071&quot;/&gt;&lt;wsp:rsid wsp:val=&quot;00195FEA&quot;/&gt;&lt;wsp:rsid wsp:val=&quot;00196EA7&quot;/&gt;&lt;wsp:rsid wsp:val=&quot;001A1CCA&quot;/&gt;&lt;wsp:rsid wsp:val=&quot;001A333E&quot;/&gt;&lt;wsp:rsid wsp:val=&quot;001A39B7&quot;/&gt;&lt;wsp:rsid wsp:val=&quot;001A41B2&quot;/&gt;&lt;wsp:rsid wsp:val=&quot;001A58D4&quot;/&gt;&lt;wsp:rsid wsp:val=&quot;001A6592&quot;/&gt;&lt;wsp:rsid wsp:val=&quot;001B3B53&quot;/&gt;&lt;wsp:rsid wsp:val=&quot;001C0E71&quot;/&gt;&lt;wsp:rsid wsp:val=&quot;001C15EB&quot;/&gt;&lt;wsp:rsid wsp:val=&quot;001C167E&quot;/&gt;&lt;wsp:rsid wsp:val=&quot;001C2D56&quot;/&gt;&lt;wsp:rsid wsp:val=&quot;001C31D2&quot;/&gt;&lt;wsp:rsid wsp:val=&quot;001C455F&quot;/&gt;&lt;wsp:rsid wsp:val=&quot;001C4A86&quot;/&gt;&lt;wsp:rsid wsp:val=&quot;001C6F64&quot;/&gt;&lt;wsp:rsid wsp:val=&quot;001C74F0&quot;/&gt;&lt;wsp:rsid wsp:val=&quot;001D1052&quot;/&gt;&lt;wsp:rsid wsp:val=&quot;001D41DC&quot;/&gt;&lt;wsp:rsid wsp:val=&quot;001D6C01&quot;/&gt;&lt;wsp:rsid wsp:val=&quot;001D7E8B&quot;/&gt;&lt;wsp:rsid wsp:val=&quot;001E25C5&quot;/&gt;&lt;wsp:rsid wsp:val=&quot;001E3EE4&quot;/&gt;&lt;wsp:rsid wsp:val=&quot;001F0E23&quot;/&gt;&lt;wsp:rsid wsp:val=&quot;001F3C63&quot;/&gt;&lt;wsp:rsid wsp:val=&quot;001F496D&quot;/&gt;&lt;wsp:rsid wsp:val=&quot;001F6254&quot;/&gt;&lt;wsp:rsid wsp:val=&quot;001F6DED&quot;/&gt;&lt;wsp:rsid wsp:val=&quot;002001CE&quot;/&gt;&lt;wsp:rsid wsp:val=&quot;0020066C&quot;/&gt;&lt;wsp:rsid wsp:val=&quot;00200FEE&quot;/&gt;&lt;wsp:rsid wsp:val=&quot;00201BAD&quot;/&gt;&lt;wsp:rsid wsp:val=&quot;00203D7E&quot;/&gt;&lt;wsp:rsid wsp:val=&quot;00205135&quot;/&gt;&lt;wsp:rsid wsp:val=&quot;0020786E&quot;/&gt;&lt;wsp:rsid wsp:val=&quot;00207F9A&quot;/&gt;&lt;wsp:rsid wsp:val=&quot;0021116B&quot;/&gt;&lt;wsp:rsid wsp:val=&quot;00213701&quot;/&gt;&lt;wsp:rsid wsp:val=&quot;0021727B&quot;/&gt;&lt;wsp:rsid wsp:val=&quot;00221D77&quot;/&gt;&lt;wsp:rsid wsp:val=&quot;00224AC0&quot;/&gt;&lt;wsp:rsid wsp:val=&quot;00225728&quot;/&gt;&lt;wsp:rsid wsp:val=&quot;0023553A&quot;/&gt;&lt;wsp:rsid wsp:val=&quot;00235A5B&quot;/&gt;&lt;wsp:rsid wsp:val=&quot;00237214&quot;/&gt;&lt;wsp:rsid wsp:val=&quot;002378E3&quot;/&gt;&lt;wsp:rsid wsp:val=&quot;002411E8&quot;/&gt;&lt;wsp:rsid wsp:val=&quot;002429B1&quot;/&gt;&lt;wsp:rsid wsp:val=&quot;0024363B&quot;/&gt;&lt;wsp:rsid wsp:val=&quot;00247D37&quot;/&gt;&lt;wsp:rsid wsp:val=&quot;00254E71&quot;/&gt;&lt;wsp:rsid wsp:val=&quot;002554FC&quot;/&gt;&lt;wsp:rsid wsp:val=&quot;0025605F&quot;/&gt;&lt;wsp:rsid wsp:val=&quot;00256932&quot;/&gt;&lt;wsp:rsid wsp:val=&quot;002575B7&quot;/&gt;&lt;wsp:rsid wsp:val=&quot;002603BE&quot;/&gt;&lt;wsp:rsid wsp:val=&quot;0026204B&quot;/&gt;&lt;wsp:rsid wsp:val=&quot;0026254F&quot;/&gt;&lt;wsp:rsid wsp:val=&quot;002631A5&quot;/&gt;&lt;wsp:rsid wsp:val=&quot;00264514&quot;/&gt;&lt;wsp:rsid wsp:val=&quot;00264F11&quot;/&gt;&lt;wsp:rsid wsp:val=&quot;00270475&quot;/&gt;&lt;wsp:rsid wsp:val=&quot;002704A3&quot;/&gt;&lt;wsp:rsid wsp:val=&quot;00271C30&quot;/&gt;&lt;wsp:rsid wsp:val=&quot;00271F90&quot;/&gt;&lt;wsp:rsid wsp:val=&quot;00273D04&quot;/&gt;&lt;wsp:rsid wsp:val=&quot;00281478&quot;/&gt;&lt;wsp:rsid wsp:val=&quot;00284197&quot;/&gt;&lt;wsp:rsid wsp:val=&quot;002844A8&quot;/&gt;&lt;wsp:rsid wsp:val=&quot;00284ED0&quot;/&gt;&lt;wsp:rsid wsp:val=&quot;002858A5&quot;/&gt;&lt;wsp:rsid wsp:val=&quot;002865A5&quot;/&gt;&lt;wsp:rsid wsp:val=&quot;00295A6E&quot;/&gt;&lt;wsp:rsid wsp:val=&quot;002979FB&quot;/&gt;&lt;wsp:rsid wsp:val=&quot;00297C16&quot;/&gt;&lt;wsp:rsid wsp:val=&quot;002A247D&quot;/&gt;&lt;wsp:rsid wsp:val=&quot;002A3447&quot;/&gt;&lt;wsp:rsid wsp:val=&quot;002A505A&quot;/&gt;&lt;wsp:rsid wsp:val=&quot;002A7B9D&quot;/&gt;&lt;wsp:rsid wsp:val=&quot;002B0557&quot;/&gt;&lt;wsp:rsid wsp:val=&quot;002B25B6&quot;/&gt;&lt;wsp:rsid wsp:val=&quot;002B481B&quot;/&gt;&lt;wsp:rsid wsp:val=&quot;002C1F81&quot;/&gt;&lt;wsp:rsid wsp:val=&quot;002C2492&quot;/&gt;&lt;wsp:rsid wsp:val=&quot;002C3743&quot;/&gt;&lt;wsp:rsid wsp:val=&quot;002C45D2&quot;/&gt;&lt;wsp:rsid wsp:val=&quot;002C7BC3&quot;/&gt;&lt;wsp:rsid wsp:val=&quot;002D0E1B&quot;/&gt;&lt;wsp:rsid wsp:val=&quot;002D275F&quot;/&gt;&lt;wsp:rsid wsp:val=&quot;002D5C0F&quot;/&gt;&lt;wsp:rsid wsp:val=&quot;002D64B8&quot;/&gt;&lt;wsp:rsid wsp:val=&quot;002E0BFD&quot;/&gt;&lt;wsp:rsid wsp:val=&quot;002F078A&quot;/&gt;&lt;wsp:rsid wsp:val=&quot;002F13D5&quot;/&gt;&lt;wsp:rsid wsp:val=&quot;002F5629&quot;/&gt;&lt;wsp:rsid wsp:val=&quot;002F5649&quot;/&gt;&lt;wsp:rsid wsp:val=&quot;002F5F13&quot;/&gt;&lt;wsp:rsid wsp:val=&quot;00300397&quot;/&gt;&lt;wsp:rsid wsp:val=&quot;00300CFF&quot;/&gt;&lt;wsp:rsid wsp:val=&quot;00302699&quot;/&gt;&lt;wsp:rsid wsp:val=&quot;00303295&quot;/&gt;&lt;wsp:rsid wsp:val=&quot;00304DDF&quot;/&gt;&lt;wsp:rsid wsp:val=&quot;0030563E&quot;/&gt;&lt;wsp:rsid wsp:val=&quot;00310428&quot;/&gt;&lt;wsp:rsid wsp:val=&quot;003122D9&quot;/&gt;&lt;wsp:rsid wsp:val=&quot;00313A20&quot;/&gt;&lt;wsp:rsid wsp:val=&quot;003163A2&quot;/&gt;&lt;wsp:rsid wsp:val=&quot;00316FA9&quot;/&gt;&lt;wsp:rsid wsp:val=&quot;00320D6F&quot;/&gt;&lt;wsp:rsid wsp:val=&quot;00325EBD&quot;/&gt;&lt;wsp:rsid wsp:val=&quot;0032753F&quot;/&gt;&lt;wsp:rsid wsp:val=&quot;00332D29&quot;/&gt;&lt;wsp:rsid wsp:val=&quot;0033527D&quot;/&gt;&lt;wsp:rsid wsp:val=&quot;003355A8&quot;/&gt;&lt;wsp:rsid wsp:val=&quot;003357EF&quot;/&gt;&lt;wsp:rsid wsp:val=&quot;0034275B&quot;/&gt;&lt;wsp:rsid wsp:val=&quot;00343520&quot;/&gt;&lt;wsp:rsid wsp:val=&quot;003451E1&quot;/&gt;&lt;wsp:rsid wsp:val=&quot;00345DE8&quot;/&gt;&lt;wsp:rsid wsp:val=&quot;00347A57&quot;/&gt;&lt;wsp:rsid wsp:val=&quot;00352349&quot;/&gt;&lt;wsp:rsid wsp:val=&quot;003525A3&quot;/&gt;&lt;wsp:rsid wsp:val=&quot;0035310C&quot;/&gt;&lt;wsp:rsid wsp:val=&quot;0035491C&quot;/&gt;&lt;wsp:rsid wsp:val=&quot;00357AB8&quot;/&gt;&lt;wsp:rsid wsp:val=&quot;00361C46&quot;/&gt;&lt;wsp:rsid wsp:val=&quot;003633E1&quot;/&gt;&lt;wsp:rsid wsp:val=&quot;0036481E&quot;/&gt;&lt;wsp:rsid wsp:val=&quot;0036730B&quot;/&gt;&lt;wsp:rsid wsp:val=&quot;00370AC7&quot;/&gt;&lt;wsp:rsid wsp:val=&quot;00374C4C&quot;/&gt;&lt;wsp:rsid wsp:val=&quot;00376386&quot;/&gt;&lt;wsp:rsid wsp:val=&quot;00376AAC&quot;/&gt;&lt;wsp:rsid wsp:val=&quot;00381582&quot;/&gt;&lt;wsp:rsid wsp:val=&quot;00382894&quot;/&gt;&lt;wsp:rsid wsp:val=&quot;0038636B&quot;/&gt;&lt;wsp:rsid wsp:val=&quot;00386B2F&quot;/&gt;&lt;wsp:rsid wsp:val=&quot;00386EE5&quot;/&gt;&lt;wsp:rsid wsp:val=&quot;003871CC&quot;/&gt;&lt;wsp:rsid wsp:val=&quot;00393CF6&quot;/&gt;&lt;wsp:rsid wsp:val=&quot;0039682D&quot;/&gt;&lt;wsp:rsid wsp:val=&quot;003B01CD&quot;/&gt;&lt;wsp:rsid wsp:val=&quot;003B1F2D&quot;/&gt;&lt;wsp:rsid wsp:val=&quot;003B44BE&quot;/&gt;&lt;wsp:rsid wsp:val=&quot;003B4934&quot;/&gt;&lt;wsp:rsid wsp:val=&quot;003B5053&quot;/&gt;&lt;wsp:rsid wsp:val=&quot;003C00DB&quot;/&gt;&lt;wsp:rsid wsp:val=&quot;003C49E6&quot;/&gt;&lt;wsp:rsid wsp:val=&quot;003C6788&quot;/&gt;&lt;wsp:rsid wsp:val=&quot;003D113B&quot;/&gt;&lt;wsp:rsid wsp:val=&quot;003D3921&quot;/&gt;&lt;wsp:rsid wsp:val=&quot;003D50D9&quot;/&gt;&lt;wsp:rsid wsp:val=&quot;003E13D8&quot;/&gt;&lt;wsp:rsid wsp:val=&quot;003E5244&quot;/&gt;&lt;wsp:rsid wsp:val=&quot;003F1AA9&quot;/&gt;&lt;wsp:rsid wsp:val=&quot;003F6415&quot;/&gt;&lt;wsp:rsid wsp:val=&quot;003F6BAB&quot;/&gt;&lt;wsp:rsid wsp:val=&quot;00404AC3&quot;/&gt;&lt;wsp:rsid wsp:val=&quot;004059BF&quot;/&gt;&lt;wsp:rsid wsp:val=&quot;004069A0&quot;/&gt;&lt;wsp:rsid wsp:val=&quot;00407891&quot;/&gt;&lt;wsp:rsid wsp:val=&quot;0041583A&quot;/&gt;&lt;wsp:rsid wsp:val=&quot;00416E11&quot;/&gt;&lt;wsp:rsid wsp:val=&quot;0042678A&quot;/&gt;&lt;wsp:rsid wsp:val=&quot;004271AB&quot;/&gt;&lt;wsp:rsid wsp:val=&quot;00427DB1&quot;/&gt;&lt;wsp:rsid wsp:val=&quot;004353DE&quot;/&gt;&lt;wsp:rsid wsp:val=&quot;004410AE&quot;/&gt;&lt;wsp:rsid wsp:val=&quot;004525B8&quot;/&gt;&lt;wsp:rsid wsp:val=&quot;0046273F&quot;/&gt;&lt;wsp:rsid wsp:val=&quot;00465A83&quot;/&gt;&lt;wsp:rsid wsp:val=&quot;00476D64&quot;/&gt;&lt;wsp:rsid wsp:val=&quot;0048357E&quot;/&gt;&lt;wsp:rsid wsp:val=&quot;0048577E&quot;/&gt;&lt;wsp:rsid wsp:val=&quot;004913B0&quot;/&gt;&lt;wsp:rsid wsp:val=&quot;00492D45&quot;/&gt;&lt;wsp:rsid wsp:val=&quot;004943C4&quot;/&gt;&lt;wsp:rsid wsp:val=&quot;00496235&quot;/&gt;&lt;wsp:rsid wsp:val=&quot;004A54E1&quot;/&gt;&lt;wsp:rsid wsp:val=&quot;004A741E&quot;/&gt;&lt;wsp:rsid wsp:val=&quot;004B10D2&quot;/&gt;&lt;wsp:rsid wsp:val=&quot;004B1748&quot;/&gt;&lt;wsp:rsid wsp:val=&quot;004B35F8&quot;/&gt;&lt;wsp:rsid wsp:val=&quot;004B418D&quot;/&gt;&lt;wsp:rsid wsp:val=&quot;004B547F&quot;/&gt;&lt;wsp:rsid wsp:val=&quot;004B5E71&quot;/&gt;&lt;wsp:rsid wsp:val=&quot;004B61EB&quot;/&gt;&lt;wsp:rsid wsp:val=&quot;004B6D4E&quot;/&gt;&lt;wsp:rsid wsp:val=&quot;004C189A&quot;/&gt;&lt;wsp:rsid wsp:val=&quot;004C1E02&quot;/&gt;&lt;wsp:rsid wsp:val=&quot;004C2D8D&quot;/&gt;&lt;wsp:rsid wsp:val=&quot;004C490A&quot;/&gt;&lt;wsp:rsid wsp:val=&quot;004C5C4A&quot;/&gt;&lt;wsp:rsid wsp:val=&quot;004C63AC&quot;/&gt;&lt;wsp:rsid wsp:val=&quot;004C67C6&quot;/&gt;&lt;wsp:rsid wsp:val=&quot;004C7B91&quot;/&gt;&lt;wsp:rsid wsp:val=&quot;004D017B&quot;/&gt;&lt;wsp:rsid wsp:val=&quot;004D0A5E&quot;/&gt;&lt;wsp:rsid wsp:val=&quot;004D22A6&quot;/&gt;&lt;wsp:rsid wsp:val=&quot;004D3555&quot;/&gt;&lt;wsp:rsid wsp:val=&quot;004D35D4&quot;/&gt;&lt;wsp:rsid wsp:val=&quot;004D4788&quot;/&gt;&lt;wsp:rsid wsp:val=&quot;004E3252&quot;/&gt;&lt;wsp:rsid wsp:val=&quot;004E5BE4&quot;/&gt;&lt;wsp:rsid wsp:val=&quot;004E67EF&quot;/&gt;&lt;wsp:rsid wsp:val=&quot;004E7BDF&quot;/&gt;&lt;wsp:rsid wsp:val=&quot;004F08E6&quot;/&gt;&lt;wsp:rsid wsp:val=&quot;00500421&quot;/&gt;&lt;wsp:rsid wsp:val=&quot;005020C9&quot;/&gt;&lt;wsp:rsid wsp:val=&quot;00507473&quot;/&gt;&lt;wsp:rsid wsp:val=&quot;0051173B&quot;/&gt;&lt;wsp:rsid wsp:val=&quot;00511DAB&quot;/&gt;&lt;wsp:rsid wsp:val=&quot;0051241E&quot;/&gt;&lt;wsp:rsid wsp:val=&quot;0051270A&quot;/&gt;&lt;wsp:rsid wsp:val=&quot;00512A75&quot;/&gt;&lt;wsp:rsid wsp:val=&quot;00514C79&quot;/&gt;&lt;wsp:rsid wsp:val=&quot;00515086&quot;/&gt;&lt;wsp:rsid wsp:val=&quot;0051575B&quot;/&gt;&lt;wsp:rsid wsp:val=&quot;00516690&quot;/&gt;&lt;wsp:rsid wsp:val=&quot;00516727&quot;/&gt;&lt;wsp:rsid wsp:val=&quot;0052026F&quot;/&gt;&lt;wsp:rsid wsp:val=&quot;00525DE2&quot;/&gt;&lt;wsp:rsid wsp:val=&quot;0053028F&quot;/&gt;&lt;wsp:rsid wsp:val=&quot;005304D6&quot;/&gt;&lt;wsp:rsid wsp:val=&quot;00531582&quot;/&gt;&lt;wsp:rsid wsp:val=&quot;005318DC&quot;/&gt;&lt;wsp:rsid wsp:val=&quot;00533A8A&quot;/&gt;&lt;wsp:rsid wsp:val=&quot;005344C0&quot;/&gt;&lt;wsp:rsid wsp:val=&quot;0053586A&quot;/&gt;&lt;wsp:rsid wsp:val=&quot;005372A9&quot;/&gt;&lt;wsp:rsid wsp:val=&quot;00540443&quot;/&gt;&lt;wsp:rsid wsp:val=&quot;00540A7D&quot;/&gt;&lt;wsp:rsid wsp:val=&quot;00550A7E&quot;/&gt;&lt;wsp:rsid wsp:val=&quot;00553EEC&quot;/&gt;&lt;wsp:rsid wsp:val=&quot;00555143&quot;/&gt;&lt;wsp:rsid wsp:val=&quot;0055581D&quot;/&gt;&lt;wsp:rsid wsp:val=&quot;00556564&quot;/&gt;&lt;wsp:rsid wsp:val=&quot;0056398C&quot;/&gt;&lt;wsp:rsid wsp:val=&quot;005714C0&quot;/&gt;&lt;wsp:rsid wsp:val=&quot;005738C9&quot;/&gt;&lt;wsp:rsid wsp:val=&quot;005803A7&quot;/&gt;&lt;wsp:rsid wsp:val=&quot;005815EB&quot;/&gt;&lt;wsp:rsid wsp:val=&quot;0058347A&quot;/&gt;&lt;wsp:rsid wsp:val=&quot;0058377F&quot;/&gt;&lt;wsp:rsid wsp:val=&quot;005875B9&quot;/&gt;&lt;wsp:rsid wsp:val=&quot;00587688&quot;/&gt;&lt;wsp:rsid wsp:val=&quot;00591A8F&quot;/&gt;&lt;wsp:rsid wsp:val=&quot;00597D47&quot;/&gt;&lt;wsp:rsid wsp:val=&quot;005A0232&quot;/&gt;&lt;wsp:rsid wsp:val=&quot;005A123C&quot;/&gt;&lt;wsp:rsid wsp:val=&quot;005A50DD&quot;/&gt;&lt;wsp:rsid wsp:val=&quot;005A62DD&quot;/&gt;&lt;wsp:rsid wsp:val=&quot;005B0255&quot;/&gt;&lt;wsp:rsid wsp:val=&quot;005B27D8&quot;/&gt;&lt;wsp:rsid wsp:val=&quot;005B3E22&quot;/&gt;&lt;wsp:rsid wsp:val=&quot;005B5DC1&quot;/&gt;&lt;wsp:rsid wsp:val=&quot;005C1802&quot;/&gt;&lt;wsp:rsid wsp:val=&quot;005C2489&quot;/&gt;&lt;wsp:rsid wsp:val=&quot;005D0DF8&quot;/&gt;&lt;wsp:rsid wsp:val=&quot;005D5374&quot;/&gt;&lt;wsp:rsid wsp:val=&quot;005D68A4&quot;/&gt;&lt;wsp:rsid wsp:val=&quot;005E0EDC&quot;/&gt;&lt;wsp:rsid wsp:val=&quot;005E4CC4&quot;/&gt;&lt;wsp:rsid wsp:val=&quot;005E5C98&quot;/&gt;&lt;wsp:rsid wsp:val=&quot;005E74FC&quot;/&gt;&lt;wsp:rsid wsp:val=&quot;005F283C&quot;/&gt;&lt;wsp:rsid wsp:val=&quot;005F39BD&quot;/&gt;&lt;wsp:rsid wsp:val=&quot;005F40EA&quot;/&gt;&lt;wsp:rsid wsp:val=&quot;005F66D1&quot;/&gt;&lt;wsp:rsid wsp:val=&quot;006016B7&quot;/&gt;&lt;wsp:rsid wsp:val=&quot;00602A23&quot;/&gt;&lt;wsp:rsid wsp:val=&quot;00603C94&quot;/&gt;&lt;wsp:rsid wsp:val=&quot;00604EE4&quot;/&gt;&lt;wsp:rsid wsp:val=&quot;0060595A&quot;/&gt;&lt;wsp:rsid wsp:val=&quot;00607448&quot;/&gt;&lt;wsp:rsid wsp:val=&quot;00610185&quot;/&gt;&lt;wsp:rsid wsp:val=&quot;00610693&quot;/&gt;&lt;wsp:rsid wsp:val=&quot;00610C1B&quot;/&gt;&lt;wsp:rsid wsp:val=&quot;00610CF1&quot;/&gt;&lt;wsp:rsid wsp:val=&quot;00610EDC&quot;/&gt;&lt;wsp:rsid wsp:val=&quot;00612166&quot;/&gt;&lt;wsp:rsid wsp:val=&quot;00615093&quot;/&gt;&lt;wsp:rsid wsp:val=&quot;00616633&quot;/&gt;&lt;wsp:rsid wsp:val=&quot;00617FE8&quot;/&gt;&lt;wsp:rsid wsp:val=&quot;00621104&quot;/&gt;&lt;wsp:rsid wsp:val=&quot;00621F9A&quot;/&gt;&lt;wsp:rsid wsp:val=&quot;006224E0&quot;/&gt;&lt;wsp:rsid wsp:val=&quot;00630114&quot;/&gt;&lt;wsp:rsid wsp:val=&quot;00631612&quot;/&gt;&lt;wsp:rsid wsp:val=&quot;00632425&quot;/&gt;&lt;wsp:rsid wsp:val=&quot;00634BE3&quot;/&gt;&lt;wsp:rsid wsp:val=&quot;006371FA&quot;/&gt;&lt;wsp:rsid wsp:val=&quot;00642A10&quot;/&gt;&lt;wsp:rsid wsp:val=&quot;00642AA0&quot;/&gt;&lt;wsp:rsid wsp:val=&quot;00643710&quot;/&gt;&lt;wsp:rsid wsp:val=&quot;00645ADB&quot;/&gt;&lt;wsp:rsid wsp:val=&quot;00645E47&quot;/&gt;&lt;wsp:rsid wsp:val=&quot;00647769&quot;/&gt;&lt;wsp:rsid wsp:val=&quot;0065197E&quot;/&gt;&lt;wsp:rsid wsp:val=&quot;00652EF2&quot;/&gt;&lt;wsp:rsid wsp:val=&quot;006576B3&quot;/&gt;&lt;wsp:rsid wsp:val=&quot;00657937&quot;/&gt;&lt;wsp:rsid wsp:val=&quot;00661E01&quot;/&gt;&lt;wsp:rsid wsp:val=&quot;006645EC&quot;/&gt;&lt;wsp:rsid wsp:val=&quot;0066749A&quot;/&gt;&lt;wsp:rsid wsp:val=&quot;00670EB8&quot;/&gt;&lt;wsp:rsid wsp:val=&quot;00674794&quot;/&gt;&lt;wsp:rsid wsp:val=&quot;00675D6D&quot;/&gt;&lt;wsp:rsid wsp:val=&quot;00676E61&quot;/&gt;&lt;wsp:rsid wsp:val=&quot;00680A6F&quot;/&gt;&lt;wsp:rsid wsp:val=&quot;00684FDF&quot;/&gt;&lt;wsp:rsid wsp:val=&quot;00685E0F&quot;/&gt;&lt;wsp:rsid wsp:val=&quot;006901C8&quot;/&gt;&lt;wsp:rsid wsp:val=&quot;006909F0&quot;/&gt;&lt;wsp:rsid wsp:val=&quot;006910B7&quot;/&gt;&lt;wsp:rsid wsp:val=&quot;00691C72&quot;/&gt;&lt;wsp:rsid wsp:val=&quot;00694439&quot;/&gt;&lt;wsp:rsid wsp:val=&quot;006957C0&quot;/&gt;&lt;wsp:rsid wsp:val=&quot;006A0711&quot;/&gt;&lt;wsp:rsid wsp:val=&quot;006A0FAB&quot;/&gt;&lt;wsp:rsid wsp:val=&quot;006A6428&quot;/&gt;&lt;wsp:rsid wsp:val=&quot;006A7F15&quot;/&gt;&lt;wsp:rsid wsp:val=&quot;006B028A&quot;/&gt;&lt;wsp:rsid wsp:val=&quot;006B31AC&quot;/&gt;&lt;wsp:rsid wsp:val=&quot;006B40FB&quot;/&gt;&lt;wsp:rsid wsp:val=&quot;006B6EAA&quot;/&gt;&lt;wsp:rsid wsp:val=&quot;006B7F9A&quot;/&gt;&lt;wsp:rsid wsp:val=&quot;006C31FF&quot;/&gt;&lt;wsp:rsid wsp:val=&quot;006C4ECA&quot;/&gt;&lt;wsp:rsid wsp:val=&quot;006D548B&quot;/&gt;&lt;wsp:rsid wsp:val=&quot;006D6B46&quot;/&gt;&lt;wsp:rsid wsp:val=&quot;006D762F&quot;/&gt;&lt;wsp:rsid wsp:val=&quot;006E2077&quot;/&gt;&lt;wsp:rsid wsp:val=&quot;006E245F&quot;/&gt;&lt;wsp:rsid wsp:val=&quot;006E3672&quot;/&gt;&lt;wsp:rsid wsp:val=&quot;006E37B7&quot;/&gt;&lt;wsp:rsid wsp:val=&quot;006E4693&quot;/&gt;&lt;wsp:rsid wsp:val=&quot;006F3DD4&quot;/&gt;&lt;wsp:rsid wsp:val=&quot;006F3F41&quot;/&gt;&lt;wsp:rsid wsp:val=&quot;006F46C5&quot;/&gt;&lt;wsp:rsid wsp:val=&quot;00703E20&quot;/&gt;&lt;wsp:rsid wsp:val=&quot;00725FB0&quot;/&gt;&lt;wsp:rsid wsp:val=&quot;00726B9D&quot;/&gt;&lt;wsp:rsid wsp:val=&quot;007300C0&quot;/&gt;&lt;wsp:rsid wsp:val=&quot;00730B42&quot;/&gt;&lt;wsp:rsid wsp:val=&quot;0073287B&quot;/&gt;&lt;wsp:rsid wsp:val=&quot;00736D1F&quot;/&gt;&lt;wsp:rsid wsp:val=&quot;00737C08&quot;/&gt;&lt;wsp:rsid wsp:val=&quot;00743E7F&quot;/&gt;&lt;wsp:rsid wsp:val=&quot;007445E3&quot;/&gt;&lt;wsp:rsid wsp:val=&quot;00750026&quot;/&gt;&lt;wsp:rsid wsp:val=&quot;00751CD9&quot;/&gt;&lt;wsp:rsid wsp:val=&quot;00752B93&quot;/&gt;&lt;wsp:rsid wsp:val=&quot;00754A22&quot;/&gt;&lt;wsp:rsid wsp:val=&quot;00764254&quot;/&gt;&lt;wsp:rsid wsp:val=&quot;00770317&quot;/&gt;&lt;wsp:rsid wsp:val=&quot;00772385&quot;/&gt;&lt;wsp:rsid wsp:val=&quot;007727B1&quot;/&gt;&lt;wsp:rsid wsp:val=&quot;00774E28&quot;/&gt;&lt;wsp:rsid wsp:val=&quot;00776CD1&quot;/&gt;&lt;wsp:rsid wsp:val=&quot;0077733F&quot;/&gt;&lt;wsp:rsid wsp:val=&quot;00782A6F&quot;/&gt;&lt;wsp:rsid wsp:val=&quot;00786BE4&quot;/&gt;&lt;wsp:rsid wsp:val=&quot;00787C07&quot;/&gt;&lt;wsp:rsid wsp:val=&quot;0079062C&quot;/&gt;&lt;wsp:rsid wsp:val=&quot;00791DF5&quot;/&gt;&lt;wsp:rsid wsp:val=&quot;00795FAB&quot;/&gt;&lt;wsp:rsid wsp:val=&quot;00796351&quot;/&gt;&lt;wsp:rsid wsp:val=&quot;00796B1B&quot;/&gt;&lt;wsp:rsid wsp:val=&quot;00797E35&quot;/&gt;&lt;wsp:rsid wsp:val=&quot;007A241F&quot;/&gt;&lt;wsp:rsid wsp:val=&quot;007A3D55&quot;/&gt;&lt;wsp:rsid wsp:val=&quot;007A5154&quot;/&gt;&lt;wsp:rsid wsp:val=&quot;007A65C4&quot;/&gt;&lt;wsp:rsid wsp:val=&quot;007A71ED&quot;/&gt;&lt;wsp:rsid wsp:val=&quot;007B0125&quot;/&gt;&lt;wsp:rsid wsp:val=&quot;007B3059&quot;/&gt;&lt;wsp:rsid wsp:val=&quot;007B460D&quot;/&gt;&lt;wsp:rsid wsp:val=&quot;007B6BBD&quot;/&gt;&lt;wsp:rsid wsp:val=&quot;007B6CEF&quot;/&gt;&lt;wsp:rsid wsp:val=&quot;007C0A30&quot;/&gt;&lt;wsp:rsid wsp:val=&quot;007C2CA6&quot;/&gt;&lt;wsp:rsid wsp:val=&quot;007C419A&quot;/&gt;&lt;wsp:rsid wsp:val=&quot;007C64A5&quot;/&gt;&lt;wsp:rsid wsp:val=&quot;007D0B94&quot;/&gt;&lt;wsp:rsid wsp:val=&quot;007E2B92&quot;/&gt;&lt;wsp:rsid wsp:val=&quot;007E3CE7&quot;/&gt;&lt;wsp:rsid wsp:val=&quot;007E5AFD&quot;/&gt;&lt;wsp:rsid wsp:val=&quot;007F007A&quot;/&gt;&lt;wsp:rsid wsp:val=&quot;007F0792&quot;/&gt;&lt;wsp:rsid wsp:val=&quot;007F10B4&quot;/&gt;&lt;wsp:rsid wsp:val=&quot;007F173E&quot;/&gt;&lt;wsp:rsid wsp:val=&quot;007F3C7C&quot;/&gt;&lt;wsp:rsid wsp:val=&quot;007F6BE0&quot;/&gt;&lt;wsp:rsid wsp:val=&quot;007F6C3A&quot;/&gt;&lt;wsp:rsid wsp:val=&quot;007F75DF&quot;/&gt;&lt;wsp:rsid wsp:val=&quot;008052C2&quot;/&gt;&lt;wsp:rsid wsp:val=&quot;00805500&quot;/&gt;&lt;wsp:rsid wsp:val=&quot;00807258&quot;/&gt;&lt;wsp:rsid wsp:val=&quot;00810734&quot;/&gt;&lt;wsp:rsid wsp:val=&quot;008203C9&quot;/&gt;&lt;wsp:rsid wsp:val=&quot;008236B2&quot;/&gt;&lt;wsp:rsid wsp:val=&quot;00823A15&quot;/&gt;&lt;wsp:rsid wsp:val=&quot;008241D1&quot;/&gt;&lt;wsp:rsid wsp:val=&quot;008277B6&quot;/&gt;&lt;wsp:rsid wsp:val=&quot;00830C21&quot;/&gt;&lt;wsp:rsid wsp:val=&quot;0084172B&quot;/&gt;&lt;wsp:rsid wsp:val=&quot;00841AAE&quot;/&gt;&lt;wsp:rsid wsp:val=&quot;00841D37&quot;/&gt;&lt;wsp:rsid wsp:val=&quot;00842BAD&quot;/&gt;&lt;wsp:rsid wsp:val=&quot;0084703D&quot;/&gt;&lt;wsp:rsid wsp:val=&quot;008522F9&quot;/&gt;&lt;wsp:rsid wsp:val=&quot;00853B21&quot;/&gt;&lt;wsp:rsid wsp:val=&quot;00855775&quot;/&gt;&lt;wsp:rsid wsp:val=&quot;008600B6&quot;/&gt;&lt;wsp:rsid wsp:val=&quot;0086049F&quot;/&gt;&lt;wsp:rsid wsp:val=&quot;0086373B&quot;/&gt;&lt;wsp:rsid wsp:val=&quot;0086556D&quot;/&gt;&lt;wsp:rsid wsp:val=&quot;00870576&quot;/&gt;&lt;wsp:rsid wsp:val=&quot;008737AA&quot;/&gt;&lt;wsp:rsid wsp:val=&quot;00873B56&quot;/&gt;&lt;wsp:rsid wsp:val=&quot;00875205&quot;/&gt;&lt;wsp:rsid wsp:val=&quot;008759E7&quot;/&gt;&lt;wsp:rsid wsp:val=&quot;00882D97&quot;/&gt;&lt;wsp:rsid wsp:val=&quot;0088331D&quot;/&gt;&lt;wsp:rsid wsp:val=&quot;008908FF&quot;/&gt;&lt;wsp:rsid wsp:val=&quot;0089475A&quot;/&gt;&lt;wsp:rsid wsp:val=&quot;00897118&quot;/&gt;&lt;wsp:rsid wsp:val=&quot;008A2CFD&quot;/&gt;&lt;wsp:rsid wsp:val=&quot;008A3668&quot;/&gt;&lt;wsp:rsid wsp:val=&quot;008A3F5E&quot;/&gt;&lt;wsp:rsid wsp:val=&quot;008A43EC&quot;/&gt;&lt;wsp:rsid wsp:val=&quot;008A57FC&quot;/&gt;&lt;wsp:rsid wsp:val=&quot;008B2648&quot;/&gt;&lt;wsp:rsid wsp:val=&quot;008B4874&quot;/&gt;&lt;wsp:rsid wsp:val=&quot;008B7872&quot;/&gt;&lt;wsp:rsid wsp:val=&quot;008C352C&quot;/&gt;&lt;wsp:rsid wsp:val=&quot;008C61C1&quot;/&gt;&lt;wsp:rsid wsp:val=&quot;008D034C&quot;/&gt;&lt;wsp:rsid wsp:val=&quot;008D5269&quot;/&gt;&lt;wsp:rsid wsp:val=&quot;008D758F&quot;/&gt;&lt;wsp:rsid wsp:val=&quot;008E37C0&quot;/&gt;&lt;wsp:rsid wsp:val=&quot;008E60BB&quot;/&gt;&lt;wsp:rsid wsp:val=&quot;008E7822&quot;/&gt;&lt;wsp:rsid wsp:val=&quot;008F0FAB&quot;/&gt;&lt;wsp:rsid wsp:val=&quot;008F1471&quot;/&gt;&lt;wsp:rsid wsp:val=&quot;008F67A4&quot;/&gt;&lt;wsp:rsid wsp:val=&quot;009015BD&quot;/&gt;&lt;wsp:rsid wsp:val=&quot;00902825&quot;/&gt;&lt;wsp:rsid wsp:val=&quot;00905CF1&quot;/&gt;&lt;wsp:rsid wsp:val=&quot;0090611A&quot;/&gt;&lt;wsp:rsid wsp:val=&quot;0091511F&quot;/&gt;&lt;wsp:rsid wsp:val=&quot;009162BF&quot;/&gt;&lt;wsp:rsid wsp:val=&quot;00921493&quot;/&gt;&lt;wsp:rsid wsp:val=&quot;00921E29&quot;/&gt;&lt;wsp:rsid wsp:val=&quot;00922341&quot;/&gt;&lt;wsp:rsid wsp:val=&quot;00923622&quot;/&gt;&lt;wsp:rsid wsp:val=&quot;00923E33&quot;/&gt;&lt;wsp:rsid wsp:val=&quot;00926F27&quot;/&gt;&lt;wsp:rsid wsp:val=&quot;009342A8&quot;/&gt;&lt;wsp:rsid wsp:val=&quot;009365D8&quot;/&gt;&lt;wsp:rsid wsp:val=&quot;00936F6C&quot;/&gt;&lt;wsp:rsid wsp:val=&quot;00937B8C&quot;/&gt;&lt;wsp:rsid wsp:val=&quot;00941FC6&quot;/&gt;&lt;wsp:rsid wsp:val=&quot;00945E75&quot;/&gt;&lt;wsp:rsid wsp:val=&quot;009561E3&quot;/&gt;&lt;wsp:rsid wsp:val=&quot;00956231&quot;/&gt;&lt;wsp:rsid wsp:val=&quot;0096055B&quot;/&gt;&lt;wsp:rsid wsp:val=&quot;00960C2A&quot;/&gt;&lt;wsp:rsid wsp:val=&quot;009637E2&quot;/&gt;&lt;wsp:rsid wsp:val=&quot;009662AA&quot;/&gt;&lt;wsp:rsid wsp:val=&quot;0097062D&quot;/&gt;&lt;wsp:rsid wsp:val=&quot;00971F1B&quot;/&gt;&lt;wsp:rsid wsp:val=&quot;00972DCC&quot;/&gt;&lt;wsp:rsid wsp:val=&quot;0097583B&quot;/&gt;&lt;wsp:rsid wsp:val=&quot;00977FC7&quot;/&gt;&lt;wsp:rsid wsp:val=&quot;00980BA0&quot;/&gt;&lt;wsp:rsid wsp:val=&quot;009835DE&quot;/&gt;&lt;wsp:rsid wsp:val=&quot;00985602&quot;/&gt;&lt;wsp:rsid wsp:val=&quot;00990A28&quot;/&gt;&lt;wsp:rsid wsp:val=&quot;00992D4B&quot;/&gt;&lt;wsp:rsid wsp:val=&quot;00996C30&quot;/&gt;&lt;wsp:rsid wsp:val=&quot;009978B0&quot;/&gt;&lt;wsp:rsid wsp:val=&quot;009A0ED3&quot;/&gt;&lt;wsp:rsid wsp:val=&quot;009A2233&quot;/&gt;&lt;wsp:rsid wsp:val=&quot;009A4D98&quot;/&gt;&lt;wsp:rsid wsp:val=&quot;009A57FA&quot;/&gt;&lt;wsp:rsid wsp:val=&quot;009B08AB&quot;/&gt;&lt;wsp:rsid wsp:val=&quot;009B4293&quot;/&gt;&lt;wsp:rsid wsp:val=&quot;009B690D&quot;/&gt;&lt;wsp:rsid wsp:val=&quot;009B7EE9&quot;/&gt;&lt;wsp:rsid wsp:val=&quot;009C1F26&quot;/&gt;&lt;wsp:rsid wsp:val=&quot;009C257B&quot;/&gt;&lt;wsp:rsid wsp:val=&quot;009C470E&quot;/&gt;&lt;wsp:rsid wsp:val=&quot;009C7397&quot;/&gt;&lt;wsp:rsid wsp:val=&quot;009D3933&quot;/&gt;&lt;wsp:rsid wsp:val=&quot;009D49D4&quot;/&gt;&lt;wsp:rsid wsp:val=&quot;009D5D82&quot;/&gt;&lt;wsp:rsid wsp:val=&quot;009D7791&quot;/&gt;&lt;wsp:rsid wsp:val=&quot;009E0335&quot;/&gt;&lt;wsp:rsid wsp:val=&quot;009E10B9&quot;/&gt;&lt;wsp:rsid wsp:val=&quot;009E18DC&quot;/&gt;&lt;wsp:rsid wsp:val=&quot;009E22CB&quot;/&gt;&lt;wsp:rsid wsp:val=&quot;009E44D8&quot;/&gt;&lt;wsp:rsid wsp:val=&quot;009E6AD8&quot;/&gt;&lt;wsp:rsid wsp:val=&quot;009F083E&quot;/&gt;&lt;wsp:rsid wsp:val=&quot;009F19A0&quot;/&gt;&lt;wsp:rsid wsp:val=&quot;009F2591&quot;/&gt;&lt;wsp:rsid wsp:val=&quot;00A035FD&quot;/&gt;&lt;wsp:rsid wsp:val=&quot;00A04214&quot;/&gt;&lt;wsp:rsid wsp:val=&quot;00A10908&quot;/&gt;&lt;wsp:rsid wsp:val=&quot;00A10F0E&quot;/&gt;&lt;wsp:rsid wsp:val=&quot;00A17367&quot;/&gt;&lt;wsp:rsid wsp:val=&quot;00A176DF&quot;/&gt;&lt;wsp:rsid wsp:val=&quot;00A20DDC&quot;/&gt;&lt;wsp:rsid wsp:val=&quot;00A23794&quot;/&gt;&lt;wsp:rsid wsp:val=&quot;00A23EEA&quot;/&gt;&lt;wsp:rsid wsp:val=&quot;00A25F14&quot;/&gt;&lt;wsp:rsid wsp:val=&quot;00A2707D&quot;/&gt;&lt;wsp:rsid wsp:val=&quot;00A32BE6&quot;/&gt;&lt;wsp:rsid wsp:val=&quot;00A36A4A&quot;/&gt;&lt;wsp:rsid wsp:val=&quot;00A4000E&quot;/&gt;&lt;wsp:rsid wsp:val=&quot;00A42B2F&quot;/&gt;&lt;wsp:rsid wsp:val=&quot;00A42F19&quot;/&gt;&lt;wsp:rsid wsp:val=&quot;00A43F0E&quot;/&gt;&lt;wsp:rsid wsp:val=&quot;00A4535D&quot;/&gt;&lt;wsp:rsid wsp:val=&quot;00A515D3&quot;/&gt;&lt;wsp:rsid wsp:val=&quot;00A574DF&quot;/&gt;&lt;wsp:rsid wsp:val=&quot;00A60B39&quot;/&gt;&lt;wsp:rsid wsp:val=&quot;00A61231&quot;/&gt;&lt;wsp:rsid wsp:val=&quot;00A62095&quot;/&gt;&lt;wsp:rsid wsp:val=&quot;00A63410&quot;/&gt;&lt;wsp:rsid wsp:val=&quot;00A637E7&quot;/&gt;&lt;wsp:rsid wsp:val=&quot;00A63D68&quot;/&gt;&lt;wsp:rsid wsp:val=&quot;00A65E16&quot;/&gt;&lt;wsp:rsid wsp:val=&quot;00A66C9F&quot;/&gt;&lt;wsp:rsid wsp:val=&quot;00A74EA3&quot;/&gt;&lt;wsp:rsid wsp:val=&quot;00A774D4&quot;/&gt;&lt;wsp:rsid wsp:val=&quot;00A80143&quot;/&gt;&lt;wsp:rsid wsp:val=&quot;00A84490&quot;/&gt;&lt;wsp:rsid wsp:val=&quot;00A87E95&quot;/&gt;&lt;wsp:rsid wsp:val=&quot;00A9269F&quot;/&gt;&lt;wsp:rsid wsp:val=&quot;00A9455B&quot;/&gt;&lt;wsp:rsid wsp:val=&quot;00A95067&quot;/&gt;&lt;wsp:rsid wsp:val=&quot;00A95FA3&quot;/&gt;&lt;wsp:rsid wsp:val=&quot;00AA031D&quot;/&gt;&lt;wsp:rsid wsp:val=&quot;00AA080D&quot;/&gt;&lt;wsp:rsid wsp:val=&quot;00AA11E6&quot;/&gt;&lt;wsp:rsid wsp:val=&quot;00AA70F9&quot;/&gt;&lt;wsp:rsid wsp:val=&quot;00AA72B8&quot;/&gt;&lt;wsp:rsid wsp:val=&quot;00AB2154&quot;/&gt;&lt;wsp:rsid wsp:val=&quot;00AB4497&quot;/&gt;&lt;wsp:rsid wsp:val=&quot;00AC0711&quot;/&gt;&lt;wsp:rsid wsp:val=&quot;00AC07C0&quot;/&gt;&lt;wsp:rsid wsp:val=&quot;00AC43CF&quot;/&gt;&lt;wsp:rsid wsp:val=&quot;00AD116D&quot;/&gt;&lt;wsp:rsid wsp:val=&quot;00AD226A&quot;/&gt;&lt;wsp:rsid wsp:val=&quot;00AD37C6&quot;/&gt;&lt;wsp:rsid wsp:val=&quot;00AD6489&quot;/&gt;&lt;wsp:rsid wsp:val=&quot;00AD69F2&quot;/&gt;&lt;wsp:rsid wsp:val=&quot;00AE019C&quot;/&gt;&lt;wsp:rsid wsp:val=&quot;00AE6DF4&quot;/&gt;&lt;wsp:rsid wsp:val=&quot;00AF44EA&quot;/&gt;&lt;wsp:rsid wsp:val=&quot;00B00DB7&quot;/&gt;&lt;wsp:rsid wsp:val=&quot;00B06D11&quot;/&gt;&lt;wsp:rsid wsp:val=&quot;00B06EE1&quot;/&gt;&lt;wsp:rsid wsp:val=&quot;00B078B6&quot;/&gt;&lt;wsp:rsid wsp:val=&quot;00B106D5&quot;/&gt;&lt;wsp:rsid wsp:val=&quot;00B119EC&quot;/&gt;&lt;wsp:rsid wsp:val=&quot;00B125F0&quot;/&gt;&lt;wsp:rsid wsp:val=&quot;00B12862&quot;/&gt;&lt;wsp:rsid wsp:val=&quot;00B13145&quot;/&gt;&lt;wsp:rsid wsp:val=&quot;00B1325C&quot;/&gt;&lt;wsp:rsid wsp:val=&quot;00B15198&quot;/&gt;&lt;wsp:rsid wsp:val=&quot;00B157A2&quot;/&gt;&lt;wsp:rsid wsp:val=&quot;00B1683F&quot;/&gt;&lt;wsp:rsid wsp:val=&quot;00B16AD0&quot;/&gt;&lt;wsp:rsid wsp:val=&quot;00B25D5C&quot;/&gt;&lt;wsp:rsid wsp:val=&quot;00B36192&quot;/&gt;&lt;wsp:rsid wsp:val=&quot;00B36493&quot;/&gt;&lt;wsp:rsid wsp:val=&quot;00B37DD7&quot;/&gt;&lt;wsp:rsid wsp:val=&quot;00B41189&quot;/&gt;&lt;wsp:rsid wsp:val=&quot;00B4398C&quot;/&gt;&lt;wsp:rsid wsp:val=&quot;00B43C1B&quot;/&gt;&lt;wsp:rsid wsp:val=&quot;00B452BD&quot;/&gt;&lt;wsp:rsid wsp:val=&quot;00B45CC6&quot;/&gt;&lt;wsp:rsid wsp:val=&quot;00B46A32&quot;/&gt;&lt;wsp:rsid wsp:val=&quot;00B4728B&quot;/&gt;&lt;wsp:rsid wsp:val=&quot;00B47545&quot;/&gt;&lt;wsp:rsid wsp:val=&quot;00B5186D&quot;/&gt;&lt;wsp:rsid wsp:val=&quot;00B54179&quot;/&gt;&lt;wsp:rsid wsp:val=&quot;00B54B06&quot;/&gt;&lt;wsp:rsid wsp:val=&quot;00B5513B&quot;/&gt;&lt;wsp:rsid wsp:val=&quot;00B57160&quot;/&gt;&lt;wsp:rsid wsp:val=&quot;00B6257E&quot;/&gt;&lt;wsp:rsid wsp:val=&quot;00B62B27&quot;/&gt;&lt;wsp:rsid wsp:val=&quot;00B634A8&quot;/&gt;&lt;wsp:rsid wsp:val=&quot;00B63642&quot;/&gt;&lt;wsp:rsid wsp:val=&quot;00B652C5&quot;/&gt;&lt;wsp:rsid wsp:val=&quot;00B6680D&quot;/&gt;&lt;wsp:rsid wsp:val=&quot;00B66E73&quot;/&gt;&lt;wsp:rsid wsp:val=&quot;00B74A3A&quot;/&gt;&lt;wsp:rsid wsp:val=&quot;00B752B5&quot;/&gt;&lt;wsp:rsid wsp:val=&quot;00B76113&quot;/&gt;&lt;wsp:rsid wsp:val=&quot;00B76FEE&quot;/&gt;&lt;wsp:rsid wsp:val=&quot;00B80529&quot;/&gt;&lt;wsp:rsid wsp:val=&quot;00B8071D&quot;/&gt;&lt;wsp:rsid wsp:val=&quot;00B810D3&quot;/&gt;&lt;wsp:rsid wsp:val=&quot;00B8130C&quot;/&gt;&lt;wsp:rsid wsp:val=&quot;00B859AD&quot;/&gt;&lt;wsp:rsid wsp:val=&quot;00B87E24&quot;/&gt;&lt;wsp:rsid wsp:val=&quot;00B92246&quot;/&gt;&lt;wsp:rsid wsp:val=&quot;00B93D04&quot;/&gt;&lt;wsp:rsid wsp:val=&quot;00B95F61&quot;/&gt;&lt;wsp:rsid wsp:val=&quot;00BA321C&quot;/&gt;&lt;wsp:rsid wsp:val=&quot;00BA38AA&quot;/&gt;&lt;wsp:rsid wsp:val=&quot;00BA7CB9&quot;/&gt;&lt;wsp:rsid wsp:val=&quot;00BB0382&quot;/&gt;&lt;wsp:rsid wsp:val=&quot;00BB075B&quot;/&gt;&lt;wsp:rsid wsp:val=&quot;00BB1DD4&quot;/&gt;&lt;wsp:rsid wsp:val=&quot;00BB3C48&quot;/&gt;&lt;wsp:rsid wsp:val=&quot;00BB6055&quot;/&gt;&lt;wsp:rsid wsp:val=&quot;00BB7D1A&quot;/&gt;&lt;wsp:rsid wsp:val=&quot;00BC12D4&quot;/&gt;&lt;wsp:rsid wsp:val=&quot;00BC181E&quot;/&gt;&lt;wsp:rsid wsp:val=&quot;00BC1BE6&quot;/&gt;&lt;wsp:rsid wsp:val=&quot;00BC285E&quot;/&gt;&lt;wsp:rsid wsp:val=&quot;00BC2C83&quot;/&gt;&lt;wsp:rsid wsp:val=&quot;00BD33A9&quot;/&gt;&lt;wsp:rsid wsp:val=&quot;00BD4C78&quot;/&gt;&lt;wsp:rsid wsp:val=&quot;00BD674C&quot;/&gt;&lt;wsp:rsid wsp:val=&quot;00BF2561&quot;/&gt;&lt;wsp:rsid wsp:val=&quot;00BF2800&quot;/&gt;&lt;wsp:rsid wsp:val=&quot;00BF3B5F&quot;/&gt;&lt;wsp:rsid wsp:val=&quot;00BF6DFA&quot;/&gt;&lt;wsp:rsid wsp:val=&quot;00C01161&quot;/&gt;&lt;wsp:rsid wsp:val=&quot;00C02D90&quot;/&gt;&lt;wsp:rsid wsp:val=&quot;00C140A9&quot;/&gt;&lt;wsp:rsid wsp:val=&quot;00C14BFE&quot;/&gt;&lt;wsp:rsid wsp:val=&quot;00C2245D&quot;/&gt;&lt;wsp:rsid wsp:val=&quot;00C22F64&quot;/&gt;&lt;wsp:rsid wsp:val=&quot;00C26638&quot;/&gt;&lt;wsp:rsid wsp:val=&quot;00C308E4&quot;/&gt;&lt;wsp:rsid wsp:val=&quot;00C32751&quot;/&gt;&lt;wsp:rsid wsp:val=&quot;00C32F30&quot;/&gt;&lt;wsp:rsid wsp:val=&quot;00C37A6F&quot;/&gt;&lt;wsp:rsid wsp:val=&quot;00C421E3&quot;/&gt;&lt;wsp:rsid wsp:val=&quot;00C42AC2&quot;/&gt;&lt;wsp:rsid wsp:val=&quot;00C42C14&quot;/&gt;&lt;wsp:rsid wsp:val=&quot;00C433E8&quot;/&gt;&lt;wsp:rsid wsp:val=&quot;00C473B6&quot;/&gt;&lt;wsp:rsid wsp:val=&quot;00C5122B&quot;/&gt;&lt;wsp:rsid wsp:val=&quot;00C524C8&quot;/&gt;&lt;wsp:rsid wsp:val=&quot;00C56382&quot;/&gt;&lt;wsp:rsid wsp:val=&quot;00C5769A&quot;/&gt;&lt;wsp:rsid wsp:val=&quot;00C61EED&quot;/&gt;&lt;wsp:rsid wsp:val=&quot;00C62068&quot;/&gt;&lt;wsp:rsid wsp:val=&quot;00C645B3&quot;/&gt;&lt;wsp:rsid wsp:val=&quot;00C64AC0&quot;/&gt;&lt;wsp:rsid wsp:val=&quot;00C67590&quot;/&gt;&lt;wsp:rsid wsp:val=&quot;00C707BD&quot;/&gt;&lt;wsp:rsid wsp:val=&quot;00C7297E&quot;/&gt;&lt;wsp:rsid wsp:val=&quot;00C76BB2&quot;/&gt;&lt;wsp:rsid wsp:val=&quot;00C76BC5&quot;/&gt;&lt;wsp:rsid wsp:val=&quot;00C76BFE&quot;/&gt;&lt;wsp:rsid wsp:val=&quot;00C76CD7&quot;/&gt;&lt;wsp:rsid wsp:val=&quot;00C81CBF&quot;/&gt;&lt;wsp:rsid wsp:val=&quot;00C82023&quot;/&gt;&lt;wsp:rsid wsp:val=&quot;00C8261F&quot;/&gt;&lt;wsp:rsid wsp:val=&quot;00C82862&quot;/&gt;&lt;wsp:rsid wsp:val=&quot;00C82B2E&quot;/&gt;&lt;wsp:rsid wsp:val=&quot;00C82B9C&quot;/&gt;&lt;wsp:rsid wsp:val=&quot;00C85235&quot;/&gt;&lt;wsp:rsid wsp:val=&quot;00C90756&quot;/&gt;&lt;wsp:rsid wsp:val=&quot;00C91591&quot;/&gt;&lt;wsp:rsid wsp:val=&quot;00C926C6&quot;/&gt;&lt;wsp:rsid wsp:val=&quot;00C93322&quot;/&gt;&lt;wsp:rsid wsp:val=&quot;00C953F8&quot;/&gt;&lt;wsp:rsid wsp:val=&quot;00C9739F&quot;/&gt;&lt;wsp:rsid wsp:val=&quot;00C97F36&quot;/&gt;&lt;wsp:rsid wsp:val=&quot;00CB5681&quot;/&gt;&lt;wsp:rsid wsp:val=&quot;00CB7391&quot;/&gt;&lt;wsp:rsid wsp:val=&quot;00CC0550&quot;/&gt;&lt;wsp:rsid wsp:val=&quot;00CC4B59&quot;/&gt;&lt;wsp:rsid wsp:val=&quot;00CC4C49&quot;/&gt;&lt;wsp:rsid wsp:val=&quot;00CC4DCF&quot;/&gt;&lt;wsp:rsid wsp:val=&quot;00CC548C&quot;/&gt;&lt;wsp:rsid wsp:val=&quot;00CD10D4&quot;/&gt;&lt;wsp:rsid wsp:val=&quot;00CD1C77&quot;/&gt;&lt;wsp:rsid wsp:val=&quot;00CD3D65&quot;/&gt;&lt;wsp:rsid wsp:val=&quot;00CD6043&quot;/&gt;&lt;wsp:rsid wsp:val=&quot;00CE1F14&quot;/&gt;&lt;wsp:rsid wsp:val=&quot;00CF162A&quot;/&gt;&lt;wsp:rsid wsp:val=&quot;00CF32B7&quot;/&gt;&lt;wsp:rsid wsp:val=&quot;00CF41E0&quot;/&gt;&lt;wsp:rsid wsp:val=&quot;00D00CAD&quot;/&gt;&lt;wsp:rsid wsp:val=&quot;00D01CE3&quot;/&gt;&lt;wsp:rsid wsp:val=&quot;00D03D1F&quot;/&gt;&lt;wsp:rsid wsp:val=&quot;00D0416F&quot;/&gt;&lt;wsp:rsid wsp:val=&quot;00D06E9A&quot;/&gt;&lt;wsp:rsid wsp:val=&quot;00D0713F&quot;/&gt;&lt;wsp:rsid wsp:val=&quot;00D10070&quot;/&gt;&lt;wsp:rsid wsp:val=&quot;00D10C18&quot;/&gt;&lt;wsp:rsid wsp:val=&quot;00D112A0&quot;/&gt;&lt;wsp:rsid wsp:val=&quot;00D13D78&quot;/&gt;&lt;wsp:rsid wsp:val=&quot;00D14D80&quot;/&gt;&lt;wsp:rsid wsp:val=&quot;00D17392&quot;/&gt;&lt;wsp:rsid wsp:val=&quot;00D20773&quot;/&gt;&lt;wsp:rsid wsp:val=&quot;00D24040&quot;/&gt;&lt;wsp:rsid wsp:val=&quot;00D32878&quot;/&gt;&lt;wsp:rsid wsp:val=&quot;00D34C3B&quot;/&gt;&lt;wsp:rsid wsp:val=&quot;00D35C6E&quot;/&gt;&lt;wsp:rsid wsp:val=&quot;00D40D07&quot;/&gt;&lt;wsp:rsid wsp:val=&quot;00D45326&quot;/&gt;&lt;wsp:rsid wsp:val=&quot;00D50642&quot;/&gt;&lt;wsp:rsid wsp:val=&quot;00D51D2B&quot;/&gt;&lt;wsp:rsid wsp:val=&quot;00D52180&quot;/&gt;&lt;wsp:rsid wsp:val=&quot;00D5646D&quot;/&gt;&lt;wsp:rsid wsp:val=&quot;00D57A7F&quot;/&gt;&lt;wsp:rsid wsp:val=&quot;00D60FBA&quot;/&gt;&lt;wsp:rsid wsp:val=&quot;00D628A2&quot;/&gt;&lt;wsp:rsid wsp:val=&quot;00D67916&quot;/&gt;&lt;wsp:rsid wsp:val=&quot;00D6791C&quot;/&gt;&lt;wsp:rsid wsp:val=&quot;00D7103D&quot;/&gt;&lt;wsp:rsid wsp:val=&quot;00D71D45&quot;/&gt;&lt;wsp:rsid wsp:val=&quot;00D75DB8&quot;/&gt;&lt;wsp:rsid wsp:val=&quot;00D75E5A&quot;/&gt;&lt;wsp:rsid wsp:val=&quot;00D76F19&quot;/&gt;&lt;wsp:rsid wsp:val=&quot;00D80B6B&quot;/&gt;&lt;wsp:rsid wsp:val=&quot;00D82062&quot;/&gt;&lt;wsp:rsid wsp:val=&quot;00D84378&quot;/&gt;&lt;wsp:rsid wsp:val=&quot;00D86041&quot;/&gt;&lt;wsp:rsid wsp:val=&quot;00D952A6&quot;/&gt;&lt;wsp:rsid wsp:val=&quot;00DA5B8B&quot;/&gt;&lt;wsp:rsid wsp:val=&quot;00DA634C&quot;/&gt;&lt;wsp:rsid wsp:val=&quot;00DA7C2A&quot;/&gt;&lt;wsp:rsid wsp:val=&quot;00DB0027&quot;/&gt;&lt;wsp:rsid wsp:val=&quot;00DB446B&quot;/&gt;&lt;wsp:rsid wsp:val=&quot;00DB65A5&quot;/&gt;&lt;wsp:rsid wsp:val=&quot;00DB78F6&quot;/&gt;&lt;wsp:rsid wsp:val=&quot;00DC06C5&quot;/&gt;&lt;wsp:rsid wsp:val=&quot;00DC0FCC&quot;/&gt;&lt;wsp:rsid wsp:val=&quot;00DC1978&quot;/&gt;&lt;wsp:rsid wsp:val=&quot;00DC642A&quot;/&gt;&lt;wsp:rsid wsp:val=&quot;00DD1941&quot;/&gt;&lt;wsp:rsid wsp:val=&quot;00DE013D&quot;/&gt;&lt;wsp:rsid wsp:val=&quot;00DE1FB8&quot;/&gt;&lt;wsp:rsid wsp:val=&quot;00DE266F&quot;/&gt;&lt;wsp:rsid wsp:val=&quot;00DE2BBF&quot;/&gt;&lt;wsp:rsid wsp:val=&quot;00DE51B7&quot;/&gt;&lt;wsp:rsid wsp:val=&quot;00DE7D7A&quot;/&gt;&lt;wsp:rsid wsp:val=&quot;00DF0A0D&quot;/&gt;&lt;wsp:rsid wsp:val=&quot;00DF259C&quot;/&gt;&lt;wsp:rsid wsp:val=&quot;00DF27BC&quot;/&gt;&lt;wsp:rsid wsp:val=&quot;00DF5620&quot;/&gt;&lt;wsp:rsid wsp:val=&quot;00E001F5&quot;/&gt;&lt;wsp:rsid wsp:val=&quot;00E07139&quot;/&gt;&lt;wsp:rsid wsp:val=&quot;00E108EE&quot;/&gt;&lt;wsp:rsid wsp:val=&quot;00E10A29&quot;/&gt;&lt;wsp:rsid wsp:val=&quot;00E10E15&quot;/&gt;&lt;wsp:rsid wsp:val=&quot;00E16B1D&quot;/&gt;&lt;wsp:rsid wsp:val=&quot;00E17580&quot;/&gt;&lt;wsp:rsid wsp:val=&quot;00E20B06&quot;/&gt;&lt;wsp:rsid wsp:val=&quot;00E20DB3&quot;/&gt;&lt;wsp:rsid wsp:val=&quot;00E2176B&quot;/&gt;&lt;wsp:rsid wsp:val=&quot;00E30FB1&quot;/&gt;&lt;wsp:rsid wsp:val=&quot;00E322F9&quot;/&gt;&lt;wsp:rsid wsp:val=&quot;00E33DDA&quot;/&gt;&lt;wsp:rsid wsp:val=&quot;00E34F90&quot;/&gt;&lt;wsp:rsid wsp:val=&quot;00E44733&quot;/&gt;&lt;wsp:rsid wsp:val=&quot;00E477E4&quot;/&gt;&lt;wsp:rsid wsp:val=&quot;00E5349E&quot;/&gt;&lt;wsp:rsid wsp:val=&quot;00E54945&quot;/&gt;&lt;wsp:rsid wsp:val=&quot;00E56433&quot;/&gt;&lt;wsp:rsid wsp:val=&quot;00E62F29&quot;/&gt;&lt;wsp:rsid wsp:val=&quot;00E6450A&quot;/&gt;&lt;wsp:rsid wsp:val=&quot;00E67C0A&quot;/&gt;&lt;wsp:rsid wsp:val=&quot;00E75636&quot;/&gt;&lt;wsp:rsid wsp:val=&quot;00E804D4&quot;/&gt;&lt;wsp:rsid wsp:val=&quot;00E84D66&quot;/&gt;&lt;wsp:rsid wsp:val=&quot;00E85EEF&quot;/&gt;&lt;wsp:rsid wsp:val=&quot;00E91142&quot;/&gt;&lt;wsp:rsid wsp:val=&quot;00E913D1&quot;/&gt;&lt;wsp:rsid wsp:val=&quot;00E95674&quot;/&gt;&lt;wsp:rsid wsp:val=&quot;00E9799E&quot;/&gt;&lt;wsp:rsid wsp:val=&quot;00EB0FB6&quot;/&gt;&lt;wsp:rsid wsp:val=&quot;00EB2889&quot;/&gt;&lt;wsp:rsid wsp:val=&quot;00EB2CAE&quot;/&gt;&lt;wsp:rsid wsp:val=&quot;00EB742D&quot;/&gt;&lt;wsp:rsid wsp:val=&quot;00EB7F68&quot;/&gt;&lt;wsp:rsid wsp:val=&quot;00EC0B38&quot;/&gt;&lt;wsp:rsid wsp:val=&quot;00EC215E&quot;/&gt;&lt;wsp:rsid wsp:val=&quot;00EC3927&quot;/&gt;&lt;wsp:rsid wsp:val=&quot;00EC3C6F&quot;/&gt;&lt;wsp:rsid wsp:val=&quot;00EC4A26&quot;/&gt;&lt;wsp:rsid wsp:val=&quot;00EC4A59&quot;/&gt;&lt;wsp:rsid wsp:val=&quot;00EC553C&quot;/&gt;&lt;wsp:rsid wsp:val=&quot;00EC62AE&quot;/&gt;&lt;wsp:rsid wsp:val=&quot;00ED496B&quot;/&gt;&lt;wsp:rsid wsp:val=&quot;00EE0F1C&quot;/&gt;&lt;wsp:rsid wsp:val=&quot;00EE21A7&quot;/&gt;&lt;wsp:rsid wsp:val=&quot;00EE47A0&quot;/&gt;&lt;wsp:rsid wsp:val=&quot;00EE4CD9&quot;/&gt;&lt;wsp:rsid wsp:val=&quot;00EE54B8&quot;/&gt;&lt;wsp:rsid wsp:val=&quot;00EE64C9&quot;/&gt;&lt;wsp:rsid wsp:val=&quot;00EE7165&quot;/&gt;&lt;wsp:rsid wsp:val=&quot;00EE7B61&quot;/&gt;&lt;wsp:rsid wsp:val=&quot;00EF1BE1&quot;/&gt;&lt;wsp:rsid wsp:val=&quot;00EF2D44&quot;/&gt;&lt;wsp:rsid wsp:val=&quot;00EF47DE&quot;/&gt;&lt;wsp:rsid wsp:val=&quot;00F01CB3&quot;/&gt;&lt;wsp:rsid wsp:val=&quot;00F05B5F&quot;/&gt;&lt;wsp:rsid wsp:val=&quot;00F0763E&quot;/&gt;&lt;wsp:rsid wsp:val=&quot;00F110D8&quot;/&gt;&lt;wsp:rsid wsp:val=&quot;00F12E70&quot;/&gt;&lt;wsp:rsid wsp:val=&quot;00F13B9D&quot;/&gt;&lt;wsp:rsid wsp:val=&quot;00F16705&quot;/&gt;&lt;wsp:rsid wsp:val=&quot;00F171B7&quot;/&gt;&lt;wsp:rsid wsp:val=&quot;00F17451&quot;/&gt;&lt;wsp:rsid wsp:val=&quot;00F2097B&quot;/&gt;&lt;wsp:rsid wsp:val=&quot;00F20BC1&quot;/&gt;&lt;wsp:rsid wsp:val=&quot;00F21581&quot;/&gt;&lt;wsp:rsid wsp:val=&quot;00F21831&quot;/&gt;&lt;wsp:rsid wsp:val=&quot;00F21CF5&quot;/&gt;&lt;wsp:rsid wsp:val=&quot;00F2695C&quot;/&gt;&lt;wsp:rsid wsp:val=&quot;00F30689&quot;/&gt;&lt;wsp:rsid wsp:val=&quot;00F338E3&quot;/&gt;&lt;wsp:rsid wsp:val=&quot;00F33D55&quot;/&gt;&lt;wsp:rsid wsp:val=&quot;00F34050&quot;/&gt;&lt;wsp:rsid wsp:val=&quot;00F3406E&quot;/&gt;&lt;wsp:rsid wsp:val=&quot;00F35970&quot;/&gt;&lt;wsp:rsid wsp:val=&quot;00F43397&quot;/&gt;&lt;wsp:rsid wsp:val=&quot;00F4511B&quot;/&gt;&lt;wsp:rsid wsp:val=&quot;00F502DF&quot;/&gt;&lt;wsp:rsid wsp:val=&quot;00F50F87&quot;/&gt;&lt;wsp:rsid wsp:val=&quot;00F51E3C&quot;/&gt;&lt;wsp:rsid wsp:val=&quot;00F557EE&quot;/&gt;&lt;wsp:rsid wsp:val=&quot;00F576D7&quot;/&gt;&lt;wsp:rsid wsp:val=&quot;00F63077&quot;/&gt;&lt;wsp:rsid wsp:val=&quot;00F71E83&quot;/&gt;&lt;wsp:rsid wsp:val=&quot;00F748C4&quot;/&gt;&lt;wsp:rsid wsp:val=&quot;00F765DB&quot;/&gt;&lt;wsp:rsid wsp:val=&quot;00F7740F&quot;/&gt;&lt;wsp:rsid wsp:val=&quot;00F77540&quot;/&gt;&lt;wsp:rsid wsp:val=&quot;00F7769A&quot;/&gt;&lt;wsp:rsid wsp:val=&quot;00F778CC&quot;/&gt;&lt;wsp:rsid wsp:val=&quot;00F77C5B&quot;/&gt;&lt;wsp:rsid wsp:val=&quot;00F8043F&quot;/&gt;&lt;wsp:rsid wsp:val=&quot;00F80641&quot;/&gt;&lt;wsp:rsid wsp:val=&quot;00F8343C&quot;/&gt;&lt;wsp:rsid wsp:val=&quot;00F86BD3&quot;/&gt;&lt;wsp:rsid wsp:val=&quot;00F86CE3&quot;/&gt;&lt;wsp:rsid wsp:val=&quot;00F86D62&quot;/&gt;&lt;wsp:rsid wsp:val=&quot;00F9035E&quot;/&gt;&lt;wsp:rsid wsp:val=&quot;00F91844&quot;/&gt;&lt;wsp:rsid wsp:val=&quot;00F9351C&quot;/&gt;&lt;wsp:rsid wsp:val=&quot;00F9374C&quot;/&gt;&lt;wsp:rsid wsp:val=&quot;00FA197E&quot;/&gt;&lt;wsp:rsid wsp:val=&quot;00FA2216&quot;/&gt;&lt;wsp:rsid wsp:val=&quot;00FA25A1&quot;/&gt;&lt;wsp:rsid wsp:val=&quot;00FA5C2B&quot;/&gt;&lt;wsp:rsid wsp:val=&quot;00FA6CE9&quot;/&gt;&lt;wsp:rsid wsp:val=&quot;00FB1161&quot;/&gt;&lt;wsp:rsid wsp:val=&quot;00FB6DBF&quot;/&gt;&lt;wsp:rsid wsp:val=&quot;00FB6F5C&quot;/&gt;&lt;wsp:rsid wsp:val=&quot;00FC5DF6&quot;/&gt;&lt;wsp:rsid wsp:val=&quot;00FC7029&quot;/&gt;&lt;wsp:rsid wsp:val=&quot;00FD190E&quot;/&gt;&lt;wsp:rsid wsp:val=&quot;00FD2681&quot;/&gt;&lt;wsp:rsid wsp:val=&quot;00FD342B&quot;/&gt;&lt;wsp:rsid wsp:val=&quot;00FD59E2&quot;/&gt;&lt;wsp:rsid wsp:val=&quot;00FD5D6A&quot;/&gt;&lt;wsp:rsid wsp:val=&quot;00FE5949&quot;/&gt;&lt;wsp:rsid wsp:val=&quot;00FE5DE1&quot;/&gt;&lt;wsp:rsid wsp:val=&quot;00FE6781&quot;/&gt;&lt;wsp:rsid wsp:val=&quot;00FE694C&quot;/&gt;&lt;wsp:rsid wsp:val=&quot;00FE7B2A&quot;/&gt;&lt;wsp:rsid wsp:val=&quot;00FF132B&quot;/&gt;&lt;wsp:rsid wsp:val=&quot;00FF2E98&quot;/&gt;&lt;wsp:rsid wsp:val=&quot;00FF7396&quot;/&gt;&lt;/wsp:rsids&gt;&lt;/w:docPr&gt;&lt;w:body&gt;&lt;wx:sect&gt;&lt;w:p wsp:rsidR=&quot;00000000&quot; wsp:rsidRDefault=&quot;002A3447&quot; wsp:rsidP=&quot;002A3447&quot;&gt;&lt;m:oMathPara&gt;&lt;m:oMath&gt;&lt;m:r&gt;&lt;w:rPr&gt;&lt;w:rFonts w:ascii=&quot;Cambria Math&quot; w:h-ansi=&quot;Cambria Math&quot;/&gt;&lt;wx:font wx:val=&quot;Cambria Math&quot;/&gt;&lt;w:i/&gt;&lt;/w:rPr&gt;&lt;m:t&gt;copy number=&lt;/m:t&gt;&lt;/m:r&gt;&lt;m:f&gt;&lt;m:fPr&gt;&lt;m:ctrlPr&gt;&lt;w:rPr&gt;&lt;w:rFonts w:ascii=&quot;Cambria Math&quot; w:h-ansi=&quot;Cambria Math&quot;/&gt;&lt;wx:font wx:val=&quot;Cambria Math&quot;/&gt;&lt;w:i/&gt;&lt;w:i-cs/&gt;&lt;/w:rPr&gt;&lt;/m:ctrlPr&gt;&lt;/m:fPr&gt;&lt;m:num&gt;&lt;m:r&gt;&lt;w:rPr&gt;&lt;w:rFonts w:ascii=&quot;Cambria Math&quot; w:h-ansi=&quot;Cambria Math&quot;/&gt;&lt;wx:font wx:val=&quot;Cambria Math&quot;/&gt;&lt;w:i/&gt;&lt;/w:rPr&gt;&lt;m:t&gt;B_?.022_?/m:t&gt;&lt;/m:r&gt;&lt;m:sSup&gt;&lt;m:sSupPr&gt;&lt;m:ctrlPr&gt;&lt;w:rPr&gt;&lt;w:rFonts w:ascii=&quot;Cambria Math&quot; w:h-ansi=&quot;Cambria Math&quot;/&gt;&lt;wx:font wx:val=&quot;Cambria Math&quot;/&gt;&lt;w:i/&gt;&lt;w:i-cs/&gt;&lt;/w:rPr&gt;&lt;/m:ctrlPr&gt;&lt;/m:sSupPr&gt;&lt;m:e&gt;&lt;m:r&gt;&lt;w:rPr&gt;&lt;w:rFonts w:ascii=&quot;Ca ambria Math&quot; w:h-ansi=&quot;Cambria Math&quot;/&gt;&lt;wx:font wx:val=&quot;Cambria Math&quot;/&gt;&lt;w:i/&gt;&lt;/w:rPr&gt;&lt;m:t&gt;10&lt;/m:t&gt;&lt;/m:r&gt;&lt;/m:e&gt;&lt;m:sup&gt;&lt;m:r&gt;&lt;w:rPr&gt;&lt;w:rFonts w:ascii=&quot;Cambria Math&quot; w:h-ansi=&quot;Cambria Math&quot;/&gt;&lt;wx:font wx:val=&quot;Cambria Math&quot;/&gt;&lt;w:i/&gt;&lt;/w:rPr&gt;&lt;m:t&gt;23&lt;/m:t&gt;&lt;/m:r&gt;&lt;/m:sup&gt;&lt;/m:sSup&gt;&lt;/m:num&gt;&lt;m:den&gt;&lt;m:d&gt;&lt;m:dPr&gt;&lt;m:ctrlPr&gt;&lt;w:rPr&gt;&lt;w:rFonts w:ascii=&quot;Cambria Math&quot; w:h-ansi=&quot;Cambria Math&quot;/&gt;&lt;wx:font wx:val=&quot;Cambria Math&quot;/&gt;&lt;w:i/&gt;&lt;w:i-cs/&gt;&lt;/w:rPr&gt;&lt;/m:ctrlPr&gt;&lt;/m:dPr&gt;&lt;m:e&gt;&lt;m:r&gt;&lt;w:rPr&gt;&lt;w:rFonts w:ascii=&quot;Cambria Math&quot; w:h-ansi=&quot;Cambria Math&quot;/&gt;&lt;wx:font wx:val=&quot;Cambria Math&quot;/&gt;&lt;w:i/&gt;&lt;/w:rPr&gt;&lt;m:t&gt;M+A&lt;/m:t&gt;&lt;/m:r&gt;&lt;/m:e&gt;&lt;/m:d&gt;&lt;m:r&gt;&lt;w:rPr&gt;&lt;w:rFonts w:ascii=&quot;Cambria Math&quot; w:h-ansi=&quot;Cambria Math&quot;/&gt;&lt;wx:font wx:val=&quot;Cambria Math&quot;/&gt;&lt;w:i/&gt;&lt;/w:rPr&gt;&lt;m:t&gt;_?/m:t&gt;&lt;/m:r&gt;&lt;m:sSup&gt;&lt;m:sSupPr&gt;&lt;m:ctrlPr&gt;&lt;w:rPir&gt;&lt;w:rFonts w:ascii=&quot;Cambria Math&quot; w:h-ansi=&quot;Cambria Math&quot;/&gt;&lt;wx:font wx:val=&quot;Cambria Math&quot;/&gt;&lt;w:i/&gt;&lt;w:i-cs/&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9&lt;/m:t&gt;&lt;/m:r&gt;&lt;/m:sup&gt;&lt;/m:sSup&gt;&lt;m:r&gt;&lt;w:rPr&gt;&lt;w:rFonts w:ascii=&quot;Cambria Math&quot; w:h-ansi=&quot;Cambria Math&quot;/&gt;&lt;wx:font wx:val=&quot;Cambria Math&quot;/&gt;&lt;w:i/&gt;&lt;/w:rPr&gt;&lt;m:t&gt;__&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6" o:title="" chromakey="white"/>
                </v:shape>
              </w:pict>
            </w:r>
            <w:r w:rsidR="00296D36" w:rsidRPr="006F3DD4">
              <w:rPr>
                <w:sz w:val="21"/>
                <w:szCs w:val="21"/>
              </w:rPr>
              <w:instrText xml:space="preserve"> </w:instrText>
            </w:r>
            <w:r w:rsidRPr="006F3DD4">
              <w:rPr>
                <w:sz w:val="21"/>
                <w:szCs w:val="21"/>
              </w:rPr>
              <w:fldChar w:fldCharType="end"/>
            </w:r>
            <w:r w:rsidRPr="006F3DD4">
              <w:rPr>
                <w:sz w:val="21"/>
                <w:szCs w:val="21"/>
              </w:rPr>
              <w:fldChar w:fldCharType="begin"/>
            </w:r>
            <w:r w:rsidR="00296D36" w:rsidRPr="006F3DD4">
              <w:rPr>
                <w:sz w:val="21"/>
                <w:szCs w:val="21"/>
              </w:rPr>
              <w:instrText xml:space="preserve"> QUOTE </w:instrText>
            </w:r>
            <w:r w:rsidR="000D221E">
              <w:rPr>
                <w:position w:val="-22"/>
              </w:rPr>
              <w:pict w14:anchorId="3A6FD63C">
                <v:shape id="_x0000_i1032" type="#_x0000_t75" style="width:146.3pt;height:3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bordersDontSurroundHeader/&gt;&lt;w:bordersDontSurroundFooter/&gt;&lt;w:hideSpellingErrors/&gt;&lt;w:defaultTabStop w:val=&quot;480&quot;/&gt;&lt;w:drawingGridHorizontalSpacing w:val=&quot;120&quot;/&gt;&lt;w:drawingGridVerticalSpacing w:val=&quot;163&quot;/&gt;&lt;w:displayHorizontalDrawingGridEvery w:val=&quot;0&quot;/&gt;&lt;w:displayVerticalDrawingGridEvery w:val=&quot;2&quot;/&gt;&lt;w:punctuationKerning/&gt;&lt;w:characterSpacingControl w:val=&quot;CompressPunctuation&quot;/&gt;&lt;w:allowPNG/&gt;&lt;w:doNotSaveWebPagesAsSingleFile/&gt;&lt;w:pixelsPerInch w:val=&quot;96&quot;/&gt;&lt;w:savePreviewPicture/&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docVars&gt;&lt;w:docVar w:name=&quot;EN.InstantFormat&quot; w:val=&quot;&amp;lt;ENInstantFormat&amp;gt;&amp;lt;Enabled&amp;gt;1&amp;lt;/Enabled&amp;gt;&amp;lt;ScanUnformatted&amp;gt;0&amp;lt;/ScanUnformatted&amp;gt;&amp;lt;ScanChanges&amp;gt;1&amp;lt;/ScanChanges&amp;gt;&amp;lt;Suspended&amp;gt;0&amp;lt;/Suspended&amp;gt;&amp;lt;/ENInstantFormat&amp;gt;&quot;/&gt;&lt;w:docVar w:name=&quot;EN.Layout&quot; w:val=&quot;&amp;lt;ENLayout&amp;gt;&amp;lt;Style&amp;gt;Chinese Std GBT7714 (numeric) lisa edit&amp;lt;/Style&amp;gt;&amp;lt;LeftDelim&amp;gt;{&amp;lt;/LeftDelim&amp;gt;&amp;lt;RightDelim&amp;gt;}&amp;lt;/RightDelim&amp;gt;&amp;lt;FontName&amp;gt;Times New Roman&amp;lt;/FontName&amp;gt;&amp;lt;FontSize&amp;gt;10&amp;lt;/FontSize&amp;gt;&amp;lt;ReflistTitle&amp;gt;&amp;lt;/ReflistTitle&amp;gt;&amp;lt;StartingRefnum&amp;gt;1&amp;lt;/StartingRefnum&amp;gt;&amp;lt;FirstLineIndent&amp;gt;0&amp;lt;/FirstLineIndent&amp;gt;&amp;lt;HangingIndent&amp;gt;0&amp;lt;/HangingIndent&amp;gt;&amp;lt;LineSpacing&amp;gt;0&amp;lt;/LineSpacing&amp;gt;&amp;lt;SpaceAfter&amp;gt;0&amp;lt;/SpaceAfter&amp;gt;&amp;lt;HyperlinksEnabled&amp;gt;1&amp;lt;/HyperlinksEnabled&amp;gt;&amp;lt;HyperlinksVisible&amp;gt;0&amp;lt;/HyperlinksVisible&amp;gt;&amp;lt;/ENLayout&amp;gt;&quot;/&gt;&lt;w:docVar w:name=&quot;EN.Libraries&quot; w:val=&quot;&amp;lt;Libraries&amp;gt;&amp;lt;item db-id=&amp;quot;0xs5w2xx2xswvmeesv6xaf2mdw9fap5sxtfr&amp;quot;&amp;gt;My EndNote Library&amp;lt;record-ids&amp;gt;&amp;lt;item&amp;gt;24&amp;lt;/item&amp;gt;&amp;lt;item&amp;gt;46&amp;lt;/item&amp;gt;&amp;lt;item&amp;gt;63&amp;lt;/item&amp;gt;&amp;lt;item&amp;gt;64&amp;lt;/item&amp;gt;&amp;lt;item&amp;gt;67&amp;lt;/item&amp;gt;&amp;lt;item&amp;gt;68&amp;lt;/item&amp;gt;&amp;lt;item&amp;gt;70&amp;lt;/item&amp;gt;&amp;lt;item&amp;gt;71&amp;lt;/item&amp;gt;&amp;lt;item&amp;gt;72&amp;lt;/item&amp;gt;&amp;lt;item&amp;gt;73&amp;lt;/item&amp;gt;&amp;lt;item&amp;gt;74&amp;lt;/item&amp;gt;&amp;lt;item&amp;gt;75&amp;lt;/item&amp;gt;&amp;lt;item&amp;gt;76&amp;lt;/item&amp;gt;&amp;lt;item&amp;gt;77&amp;lt;/item&amp;gt;&amp;lt;item&amp;gt;81&amp;lt;/item&amp;gt;&amp;lt;item&amp;gt;85&amp;lt;/item&amp;gt;&amp;lt;item&amp;gt;90&amp;lt;/item&amp;gt;&amp;lt;item&amp;gt;91&amp;lt;/item&amp;gt;&amp;lt;item&amp;gt;130&amp;lt;/item&amp;gt;&amp;lt;item&amp;gt;134&amp;lt;/item&amp;gt;&amp;lt;item&amp;gt;136&amp;lt;/item&amp;gt;&amp;lt;item&amp;gt;138&amp;lt;/item&amp;gt;&amp;lt;item&amp;gt;139&amp;lt;/item&amp;gt;&amp;lt;item&amp;gt;140&amp;lt;/item&amp;gt;&amp;lt;item&amp;gt;144&amp;lt;/item&amp;gt;&amp;lt;item&amp;gt;145&amp;lt;/item&amp;gt;&amp;lt;item&amp;gt;146&amp;lt;/item&amp;gt;&amp;lt;item&amp;gt;147&amp;lt;/item&amp;gt;&amp;lt;item&amp;gt;148&amp;lt;/item&amp;gt;&amp;lt;item&amp;gt;149&amp;lt;/item&amp;gt;&amp;lt;item&amp;gt;150&amp;lt;/item&amp;gt;&amp;lt;item&amp;gt;159&amp;lt;/item&amp;gt;&amp;lt;item&amp;gt;161&amp;lt;/item&amp;gt;&amp;lt;item&amp;gt;162&amp;lt;/item&amp;gt;&amp;lt;item&amp;gt;175&amp;lt;/item&amp;gt;&amp;lt;item&amp;gt;182&amp;lt;/item&amp;gt;&amp;lt;item&amp;gt;185&amp;lt;/item&amp;gt;&amp;lt;item&amp;gt;186&amp;lt;/item&amp;gt;&amp;lt;item&amp;gt;187&amp;lt;/item&amp;gt;&amp;lt;item&amp;gt;188&amp;lt;/item&amp;gt;&amp;lt;item&amp;gt;192&amp;lt;/item&amp;gt;&amp;lt;item&amp;gt;203&amp;lt;/item&amp;gt;&amp;lt;item&amp;gt;214&amp;lt;/item&amp;gt;&amp;lt;item&amp;gt;220&amp;lt;/item&amp;gt;&amp;lt;item&amp;gt;225&amp;lt;/item&amp;gt;&amp;lt;item&amp;gt;226&amp;lt;/item&amp;gt;&amp;lt;item&amp;gt;228&amp;lt;/item&amp;gt;&amp;lt;item&amp;gt;229&amp;lt;/item&amp;gt;&amp;lt;item&amp;gt;231&amp;lt;/item&amp;gt;&amp;lt;item&amp;gt;232&amp;lt;/item&amp;gt;&amp;lt;item&amp;gt;233&amp;lt;/item&amp;gt;&amp;lt;item&amp;gt;234&amp;lt;/item&amp;gt;&amp;lt;item&amp;gt;235&amp;lt;/item&amp;gt;&amp;lt;item&amp;gt;236&amp;lt;/item&amp;gt;&amp;lt;item&amp;gt;237&amp;lt;/item&amp;gt;&amp;lt;item&amp;gt;238&amp;lt;/item&amp;gt;&amp;lt;item&amp;gt;239&amp;lt;/item&amp;gt;&amp;lt;item&amp;gt;240&amp;lt;/item&amp;gt;&amp;lt;item&amp;gt;249&amp;lt;/item&amp;gt;&amp;lt;item&amp;gt;259&amp;lt;/item&amp;gt;&amp;lt;item&amp;gt;262&amp;lt;/item&amp;gt;&amp;lt;item&amp;gt;263&amp;lt;/item&amp;gt;&amp;lt;item&amp;gt;264&amp;lt;/item&amp;gt;&amp;lt;item&amp;gt;265&amp;lt;/item&amp;gt;&amp;lt;item&amp;gt;267&amp;lt;/item&amp;gt;&amp;lt;item&amp;gt;270&amp;lt;/item&amp;gt;&amp;lt;item&amp;gt;271&amp;lt;/item&amp;gt;&amp;lt;item&amp;gt;272&amp;lt;/item&amp;gt;&amp;lt;item&amp;gt;275&amp;lt;/item&amp;gt;&amp;lt;item&amp;gt;282&amp;lt;/item&amp;gt;&amp;lt;item&amp;gt;283&amp;lt;/item&amp;gt;&amp;lt;item&amp;gt;287&amp;lt;/item&amp;gt;&amp;lt;item&amp;gt;288&amp;lt;/item&amp;gt;&amp;lt;item&amp;gt;289&amp;lt;/item&amp;gt;&amp;lt;item&amp;gt;290&amp;lt;/item&amp;gt;&amp;lt;item&amp;gt;291&amp;lt;/item&amp;gt;&amp;lt;item&amp;gt;292&amp;lt;/item&amp;gt;&amp;lt;item&amp;gt;293&amp;lt;/item&amp;gt;&amp;lt;item&amp;gt;294&amp;lt;/item&amp;gt;&amp;lt;item&amp;gt;295&amp;lt;/item&amp;gt;&amp;lt;item&amp;gt;296&amp;lt;/item&amp;gt;&amp;lt;item&amp;gt;297&amp;lt;/item&amp;gt;&amp;lt;item&amp;gt;298&amp;lt;/item&amp;gt;&amp;lt;item&amp;gt;300&amp;lt;/item&amp;gt;&amp;lt;/record-ids&amp;gt;&amp;lt;/item&amp;gt;&amp;lt;/Libraries&amp;gt;&quot;/&gt;&lt;/w:docVars&gt;&lt;wsp:rsids&gt;&lt;wsp:rsidRoot wsp:val=&quot;0060595A&quot;/&gt;&lt;wsp:rsid wsp:val=&quot;00002B1B&quot;/&gt;&lt;wsp:rsid wsp:val=&quot;00012D75&quot;/&gt;&lt;wsp:rsid wsp:val=&quot;00016299&quot;/&gt;&lt;wsp:rsid wsp:val=&quot;00016FA4&quot;/&gt;&lt;wsp:rsid wsp:val=&quot;00017E04&quot;/&gt;&lt;wsp:rsid wsp:val=&quot;0002416F&quot;/&gt;&lt;wsp:rsid wsp:val=&quot;000251E5&quot;/&gt;&lt;wsp:rsid wsp:val=&quot;00030EF9&quot;/&gt;&lt;wsp:rsid wsp:val=&quot;0003161D&quot;/&gt;&lt;wsp:rsid wsp:val=&quot;00034059&quot;/&gt;&lt;wsp:rsid wsp:val=&quot;00034D99&quot;/&gt;&lt;wsp:rsid wsp:val=&quot;000417BB&quot;/&gt;&lt;wsp:rsid wsp:val=&quot;0004453C&quot;/&gt;&lt;wsp:rsid wsp:val=&quot;00047CF4&quot;/&gt;&lt;wsp:rsid wsp:val=&quot;0005219D&quot;/&gt;&lt;wsp:rsid wsp:val=&quot;00052474&quot;/&gt;&lt;wsp:rsid wsp:val=&quot;00054761&quot;/&gt;&lt;wsp:rsid wsp:val=&quot;00055D64&quot;/&gt;&lt;wsp:rsid wsp:val=&quot;00061F12&quot;/&gt;&lt;wsp:rsid wsp:val=&quot;000649A4&quot;/&gt;&lt;wsp:rsid wsp:val=&quot;00065B59&quot;/&gt;&lt;wsp:rsid wsp:val=&quot;000663B0&quot;/&gt;&lt;wsp:rsid wsp:val=&quot;00074710&quot;/&gt;&lt;wsp:rsid wsp:val=&quot;00074E4E&quot;/&gt;&lt;wsp:rsid wsp:val=&quot;000904D7&quot;/&gt;&lt;wsp:rsid wsp:val=&quot;000914D9&quot;/&gt;&lt;wsp:rsid wsp:val=&quot;0009215D&quot;/&gt;&lt;wsp:rsid wsp:val=&quot;000922CD&quot;/&gt;&lt;wsp:rsid wsp:val=&quot;00095E98&quot;/&gt;&lt;wsp:rsid wsp:val=&quot;0009641F&quot;/&gt;&lt;wsp:rsid wsp:val=&quot;00097C62&quot;/&gt;&lt;wsp:rsid wsp:val=&quot;000A183A&quot;/&gt;&lt;wsp:rsid wsp:val=&quot;000A264F&quot;/&gt;&lt;wsp:rsid wsp:val=&quot;000A36F9&quot;/&gt;&lt;wsp:rsid wsp:val=&quot;000A5FBC&quot;/&gt;&lt;wsp:rsid wsp:val=&quot;000A6F91&quot;/&gt;&lt;wsp:rsid wsp:val=&quot;000B27E9&quot;/&gt;&lt;wsp:rsid wsp:val=&quot;000B3C05&quot;/&gt;&lt;wsp:rsid wsp:val=&quot;000B5C6B&quot;/&gt;&lt;wsp:rsid wsp:val=&quot;000B6A27&quot;/&gt;&lt;wsp:rsid wsp:val=&quot;000C2267&quot;/&gt;&lt;wsp:rsid wsp:val=&quot;000C2389&quot;/&gt;&lt;wsp:rsid wsp:val=&quot;000C2F7D&quot;/&gt;&lt;wsp:rsid wsp:val=&quot;000C37EA&quot;/&gt;&lt;wsp:rsid wsp:val=&quot;000C5BA9&quot;/&gt;&lt;wsp:rsid wsp:val=&quot;000D41A1&quot;/&gt;&lt;wsp:rsid wsp:val=&quot;000D5D2F&quot;/&gt;&lt;wsp:rsid wsp:val=&quot;000E0292&quot;/&gt;&lt;wsp:rsid wsp:val=&quot;000E1933&quot;/&gt;&lt;wsp:rsid wsp:val=&quot;000E7ACC&quot;/&gt;&lt;wsp:rsid wsp:val=&quot;000F368C&quot;/&gt;&lt;wsp:rsid wsp:val=&quot;000F6171&quot;/&gt;&lt;wsp:rsid wsp:val=&quot;000F73F4&quot;/&gt;&lt;wsp:rsid wsp:val=&quot;000F78DA&quot;/&gt;&lt;wsp:rsid wsp:val=&quot;0010370D&quot;/&gt;&lt;wsp:rsid wsp:val=&quot;0010422E&quot;/&gt;&lt;wsp:rsid wsp:val=&quot;001063BC&quot;/&gt;&lt;wsp:rsid wsp:val=&quot;001109D3&quot;/&gt;&lt;wsp:rsid wsp:val=&quot;0011176A&quot;/&gt;&lt;wsp:rsid wsp:val=&quot;001153EF&quot;/&gt;&lt;wsp:rsid wsp:val=&quot;0011673B&quot;/&gt;&lt;wsp:rsid wsp:val=&quot;00117606&quot;/&gt;&lt;wsp:rsid wsp:val=&quot;001206D7&quot;/&gt;&lt;wsp:rsid wsp:val=&quot;00123A65&quot;/&gt;&lt;wsp:rsid wsp:val=&quot;00125A1B&quot;/&gt;&lt;wsp:rsid wsp:val=&quot;00125A57&quot;/&gt;&lt;wsp:rsid wsp:val=&quot;00135BD5&quot;/&gt;&lt;wsp:rsid wsp:val=&quot;0013602A&quot;/&gt;&lt;wsp:rsid wsp:val=&quot;00140684&quot;/&gt;&lt;wsp:rsid wsp:val=&quot;00140812&quot;/&gt;&lt;wsp:rsid wsp:val=&quot;00141F52&quot;/&gt;&lt;wsp:rsid wsp:val=&quot;0014203F&quot;/&gt;&lt;wsp:rsid wsp:val=&quot;00144510&quot;/&gt;&lt;wsp:rsid wsp:val=&quot;001461D0&quot;/&gt;&lt;wsp:rsid wsp:val=&quot;001516F9&quot;/&gt;&lt;wsp:rsid wsp:val=&quot;00156B4E&quot;/&gt;&lt;wsp:rsid wsp:val=&quot;0016099D&quot;/&gt;&lt;wsp:rsid wsp:val=&quot;00160CD2&quot;/&gt;&lt;wsp:rsid wsp:val=&quot;00165AA8&quot;/&gt;&lt;wsp:rsid wsp:val=&quot;00170DD0&quot;/&gt;&lt;wsp:rsid wsp:val=&quot;001749F1&quot;/&gt;&lt;wsp:rsid wsp:val=&quot;0017627B&quot;/&gt;&lt;wsp:rsid wsp:val=&quot;00177532&quot;/&gt;&lt;wsp:rsid wsp:val=&quot;00177E0F&quot;/&gt;&lt;wsp:rsid wsp:val=&quot;0018031E&quot;/&gt;&lt;wsp:rsid wsp:val=&quot;0018581E&quot;/&gt;&lt;wsp:rsid wsp:val=&quot;00187862&quot;/&gt;&lt;wsp:rsid wsp:val=&quot;0019356D&quot;/&gt;&lt;wsp:rsid wsp:val=&quot;00194480&quot;/&gt;&lt;wsp:rsid wsp:val=&quot;00195071&quot;/&gt;&lt;wsp:rsid wsp:val=&quot;00195FEA&quot;/&gt;&lt;wsp:rsid wsp:val=&quot;00196EA7&quot;/&gt;&lt;wsp:rsid wsp:val=&quot;001A1CCA&quot;/&gt;&lt;wsp:rsid wsp:val=&quot;001A333E&quot;/&gt;&lt;wsp:rsid wsp:val=&quot;001A39B7&quot;/&gt;&lt;wsp:rsid wsp:val=&quot;001A41B2&quot;/&gt;&lt;wsp:rsid wsp:val=&quot;001A58D4&quot;/&gt;&lt;wsp:rsid wsp:val=&quot;001A6592&quot;/&gt;&lt;wsp:rsid wsp:val=&quot;001B3B53&quot;/&gt;&lt;wsp:rsid wsp:val=&quot;001C0E71&quot;/&gt;&lt;wsp:rsid wsp:val=&quot;001C15EB&quot;/&gt;&lt;wsp:rsid wsp:val=&quot;001C167E&quot;/&gt;&lt;wsp:rsid wsp:val=&quot;001C2D56&quot;/&gt;&lt;wsp:rsid wsp:val=&quot;001C31D2&quot;/&gt;&lt;wsp:rsid wsp:val=&quot;001C455F&quot;/&gt;&lt;wsp:rsid wsp:val=&quot;001C4A86&quot;/&gt;&lt;wsp:rsid wsp:val=&quot;001C6F64&quot;/&gt;&lt;wsp:rsid wsp:val=&quot;001C74F0&quot;/&gt;&lt;wsp:rsid wsp:val=&quot;001D1052&quot;/&gt;&lt;wsp:rsid wsp:val=&quot;001D41DC&quot;/&gt;&lt;wsp:rsid wsp:val=&quot;001D6C01&quot;/&gt;&lt;wsp:rsid wsp:val=&quot;001D7E8B&quot;/&gt;&lt;wsp:rsid wsp:val=&quot;001E25C5&quot;/&gt;&lt;wsp:rsid wsp:val=&quot;001E3EE4&quot;/&gt;&lt;wsp:rsid wsp:val=&quot;001F0E23&quot;/&gt;&lt;wsp:rsid wsp:val=&quot;001F3C63&quot;/&gt;&lt;wsp:rsid wsp:val=&quot;001F496D&quot;/&gt;&lt;wsp:rsid wsp:val=&quot;001F6254&quot;/&gt;&lt;wsp:rsid wsp:val=&quot;001F6DED&quot;/&gt;&lt;wsp:rsid wsp:val=&quot;002001CE&quot;/&gt;&lt;wsp:rsid wsp:val=&quot;0020066C&quot;/&gt;&lt;wsp:rsid wsp:val=&quot;00200FEE&quot;/&gt;&lt;wsp:rsid wsp:val=&quot;00201BAD&quot;/&gt;&lt;wsp:rsid wsp:val=&quot;00203D7E&quot;/&gt;&lt;wsp:rsid wsp:val=&quot;00205135&quot;/&gt;&lt;wsp:rsid wsp:val=&quot;0020786E&quot;/&gt;&lt;wsp:rsid wsp:val=&quot;00207F9A&quot;/&gt;&lt;wsp:rsid wsp:val=&quot;0021116B&quot;/&gt;&lt;wsp:rsid wsp:val=&quot;00213701&quot;/&gt;&lt;wsp:rsid wsp:val=&quot;0021727B&quot;/&gt;&lt;wsp:rsid wsp:val=&quot;00221D77&quot;/&gt;&lt;wsp:rsid wsp:val=&quot;00224AC0&quot;/&gt;&lt;wsp:rsid wsp:val=&quot;00225728&quot;/&gt;&lt;wsp:rsid wsp:val=&quot;0023553A&quot;/&gt;&lt;wsp:rsid wsp:val=&quot;00235A5B&quot;/&gt;&lt;wsp:rsid wsp:val=&quot;00237214&quot;/&gt;&lt;wsp:rsid wsp:val=&quot;002378E3&quot;/&gt;&lt;wsp:rsid wsp:val=&quot;002411E8&quot;/&gt;&lt;wsp:rsid wsp:val=&quot;002429B1&quot;/&gt;&lt;wsp:rsid wsp:val=&quot;0024363B&quot;/&gt;&lt;wsp:rsid wsp:val=&quot;00247D37&quot;/&gt;&lt;wsp:rsid wsp:val=&quot;00254E71&quot;/&gt;&lt;wsp:rsid wsp:val=&quot;002554FC&quot;/&gt;&lt;wsp:rsid wsp:val=&quot;0025605F&quot;/&gt;&lt;wsp:rsid wsp:val=&quot;00256932&quot;/&gt;&lt;wsp:rsid wsp:val=&quot;002575B7&quot;/&gt;&lt;wsp:rsid wsp:val=&quot;002603BE&quot;/&gt;&lt;wsp:rsid wsp:val=&quot;0026204B&quot;/&gt;&lt;wsp:rsid wsp:val=&quot;0026254F&quot;/&gt;&lt;wsp:rsid wsp:val=&quot;002631A5&quot;/&gt;&lt;wsp:rsid wsp:val=&quot;00264514&quot;/&gt;&lt;wsp:rsid wsp:val=&quot;00264F11&quot;/&gt;&lt;wsp:rsid wsp:val=&quot;00270475&quot;/&gt;&lt;wsp:rsid wsp:val=&quot;002704A3&quot;/&gt;&lt;wsp:rsid wsp:val=&quot;00271C30&quot;/&gt;&lt;wsp:rsid wsp:val=&quot;00271F90&quot;/&gt;&lt;wsp:rsid wsp:val=&quot;00273D04&quot;/&gt;&lt;wsp:rsid wsp:val=&quot;00281478&quot;/&gt;&lt;wsp:rsid wsp:val=&quot;00284197&quot;/&gt;&lt;wsp:rsid wsp:val=&quot;002844A8&quot;/&gt;&lt;wsp:rsid wsp:val=&quot;00284ED0&quot;/&gt;&lt;wsp:rsid wsp:val=&quot;002858A5&quot;/&gt;&lt;wsp:rsid wsp:val=&quot;002865A5&quot;/&gt;&lt;wsp:rsid wsp:val=&quot;00295A6E&quot;/&gt;&lt;wsp:rsid wsp:val=&quot;002979FB&quot;/&gt;&lt;wsp:rsid wsp:val=&quot;00297C16&quot;/&gt;&lt;wsp:rsid wsp:val=&quot;002A247D&quot;/&gt;&lt;wsp:rsid wsp:val=&quot;002A505A&quot;/&gt;&lt;wsp:rsid wsp:val=&quot;002A7B9D&quot;/&gt;&lt;wsp:rsid wsp:val=&quot;002B0557&quot;/&gt;&lt;wsp:rsid wsp:val=&quot;002B25B6&quot;/&gt;&lt;wsp:rsid wsp:val=&quot;002B481B&quot;/&gt;&lt;wsp:rsid wsp:val=&quot;002C1F81&quot;/&gt;&lt;wsp:rsid wsp:val=&quot;002C2492&quot;/&gt;&lt;wsp:rsid wsp:val=&quot;002C3743&quot;/&gt;&lt;wsp:rsid wsp:val=&quot;002C45D2&quot;/&gt;&lt;wsp:rsid wsp:val=&quot;002C7BC3&quot;/&gt;&lt;wsp:rsid wsp:val=&quot;002D0E1B&quot;/&gt;&lt;wsp:rsid wsp:val=&quot;002D275F&quot;/&gt;&lt;wsp:rsid wsp:val=&quot;002D5C0F&quot;/&gt;&lt;wsp:rsid wsp:val=&quot;002D64B8&quot;/&gt;&lt;wsp:rsid wsp:val=&quot;002E0BFD&quot;/&gt;&lt;wsp:rsid wsp:val=&quot;002F078A&quot;/&gt;&lt;wsp:rsid wsp:val=&quot;002F13D5&quot;/&gt;&lt;wsp:rsid wsp:val=&quot;002F5629&quot;/&gt;&lt;wsp:rsid wsp:val=&quot;002F5649&quot;/&gt;&lt;wsp:rsid wsp:val=&quot;002F5F13&quot;/&gt;&lt;wsp:rsid wsp:val=&quot;00300397&quot;/&gt;&lt;wsp:rsid wsp:val=&quot;00300CFF&quot;/&gt;&lt;wsp:rsid wsp:val=&quot;00302699&quot;/&gt;&lt;wsp:rsid wsp:val=&quot;00303295&quot;/&gt;&lt;wsp:rsid wsp:val=&quot;00304DDF&quot;/&gt;&lt;wsp:rsid wsp:val=&quot;0030563E&quot;/&gt;&lt;wsp:rsid wsp:val=&quot;00310428&quot;/&gt;&lt;wsp:rsid wsp:val=&quot;003122D9&quot;/&gt;&lt;wsp:rsid wsp:val=&quot;00313A20&quot;/&gt;&lt;wsp:rsid wsp:val=&quot;003163A2&quot;/&gt;&lt;wsp:rsid wsp:val=&quot;00316FA9&quot;/&gt;&lt;wsp:rsid wsp:val=&quot;00320D6F&quot;/&gt;&lt;wsp:rsid wsp:val=&quot;00325EBD&quot;/&gt;&lt;wsp:rsid wsp:val=&quot;0032753F&quot;/&gt;&lt;wsp:rsid wsp:val=&quot;00332D29&quot;/&gt;&lt;wsp:rsid wsp:val=&quot;0033527D&quot;/&gt;&lt;wsp:rsid wsp:val=&quot;003355A8&quot;/&gt;&lt;wsp:rsid wsp:val=&quot;003357EF&quot;/&gt;&lt;wsp:rsid wsp:val=&quot;0034275B&quot;/&gt;&lt;wsp:rsid wsp:val=&quot;00343520&quot;/&gt;&lt;wsp:rsid wsp:val=&quot;003451E1&quot;/&gt;&lt;wsp:rsid wsp:val=&quot;00345DE8&quot;/&gt;&lt;wsp:rsid wsp:val=&quot;00347A57&quot;/&gt;&lt;wsp:rsid wsp:val=&quot;00352349&quot;/&gt;&lt;wsp:rsid wsp:val=&quot;003525A3&quot;/&gt;&lt;wsp:rsid wsp:val=&quot;0035310C&quot;/&gt;&lt;wsp:rsid wsp:val=&quot;0035491C&quot;/&gt;&lt;wsp:rsid wsp:val=&quot;00357AB8&quot;/&gt;&lt;wsp:rsid wsp:val=&quot;00361C46&quot;/&gt;&lt;wsp:rsid wsp:val=&quot;003633E1&quot;/&gt;&lt;wsp:rsid wsp:val=&quot;0036481E&quot;/&gt;&lt;wsp:rsid wsp:val=&quot;0036730B&quot;/&gt;&lt;wsp:rsid wsp:val=&quot;00370AC7&quot;/&gt;&lt;wsp:rsid wsp:val=&quot;00374C4C&quot;/&gt;&lt;wsp:rsid wsp:val=&quot;00376386&quot;/&gt;&lt;wsp:rsid wsp:val=&quot;00376AAC&quot;/&gt;&lt;wsp:rsid wsp:val=&quot;00381582&quot;/&gt;&lt;wsp:rsid wsp:val=&quot;00382894&quot;/&gt;&lt;wsp:rsid wsp:val=&quot;0038636B&quot;/&gt;&lt;wsp:rsid wsp:val=&quot;00386B2F&quot;/&gt;&lt;wsp:rsid wsp:val=&quot;00386EE5&quot;/&gt;&lt;wsp:rsid wsp:val=&quot;003871CC&quot;/&gt;&lt;wsp:rsid wsp:val=&quot;00393CF6&quot;/&gt;&lt;wsp:rsid wsp:val=&quot;0039682D&quot;/&gt;&lt;wsp:rsid wsp:val=&quot;003B01CD&quot;/&gt;&lt;wsp:rsid wsp:val=&quot;003B1F2D&quot;/&gt;&lt;wsp:rsid wsp:val=&quot;003B44BE&quot;/&gt;&lt;wsp:rsid wsp:val=&quot;003B4934&quot;/&gt;&lt;wsp:rsid wsp:val=&quot;003B5053&quot;/&gt;&lt;wsp:rsid wsp:val=&quot;003C00DB&quot;/&gt;&lt;wsp:rsid wsp:val=&quot;003C49E6&quot;/&gt;&lt;wsp:rsid wsp:val=&quot;003C6788&quot;/&gt;&lt;wsp:rsid wsp:val=&quot;003D113B&quot;/&gt;&lt;wsp:rsid wsp:val=&quot;003D3921&quot;/&gt;&lt;wsp:rsid wsp:val=&quot;003D50D9&quot;/&gt;&lt;wsp:rsid wsp:val=&quot;003E13D8&quot;/&gt;&lt;wsp:rsid wsp:val=&quot;003E5244&quot;/&gt;&lt;wsp:rsid wsp:val=&quot;003F1AA9&quot;/&gt;&lt;wsp:rsid wsp:val=&quot;003F6415&quot;/&gt;&lt;wsp:rsid wsp:val=&quot;003F6BAB&quot;/&gt;&lt;wsp:rsid wsp:val=&quot;00404AC3&quot;/&gt;&lt;wsp:rsid wsp:val=&quot;004059BF&quot;/&gt;&lt;wsp:rsid wsp:val=&quot;004069A0&quot;/&gt;&lt;wsp:rsid wsp:val=&quot;00407891&quot;/&gt;&lt;wsp:rsid wsp:val=&quot;0041583A&quot;/&gt;&lt;wsp:rsid wsp:val=&quot;00416E11&quot;/&gt;&lt;wsp:rsid wsp:val=&quot;0042678A&quot;/&gt;&lt;wsp:rsid wsp:val=&quot;004271AB&quot;/&gt;&lt;wsp:rsid wsp:val=&quot;00427DB1&quot;/&gt;&lt;wsp:rsid wsp:val=&quot;004353DE&quot;/&gt;&lt;wsp:rsid wsp:val=&quot;004410AE&quot;/&gt;&lt;wsp:rsid wsp:val=&quot;004525B8&quot;/&gt;&lt;wsp:rsid wsp:val=&quot;0046273F&quot;/&gt;&lt;wsp:rsid wsp:val=&quot;00465A83&quot;/&gt;&lt;wsp:rsid wsp:val=&quot;00476D64&quot;/&gt;&lt;wsp:rsid wsp:val=&quot;0048357E&quot;/&gt;&lt;wsp:rsid wsp:val=&quot;0048577E&quot;/&gt;&lt;wsp:rsid wsp:val=&quot;004913B0&quot;/&gt;&lt;wsp:rsid wsp:val=&quot;00492D45&quot;/&gt;&lt;wsp:rsid wsp:val=&quot;004943C4&quot;/&gt;&lt;wsp:rsid wsp:val=&quot;00496235&quot;/&gt;&lt;wsp:rsid wsp:val=&quot;004A54E1&quot;/&gt;&lt;wsp:rsid wsp:val=&quot;004A741E&quot;/&gt;&lt;wsp:rsid wsp:val=&quot;004B10D2&quot;/&gt;&lt;wsp:rsid wsp:val=&quot;004B1748&quot;/&gt;&lt;wsp:rsid wsp:val=&quot;004B35F8&quot;/&gt;&lt;wsp:rsid wsp:val=&quot;004B418D&quot;/&gt;&lt;wsp:rsid wsp:val=&quot;004B547F&quot;/&gt;&lt;wsp:rsid wsp:val=&quot;004B5E71&quot;/&gt;&lt;wsp:rsid wsp:val=&quot;004B61EB&quot;/&gt;&lt;wsp:rsid wsp:val=&quot;004B6D4E&quot;/&gt;&lt;wsp:rsid wsp:val=&quot;004C189A&quot;/&gt;&lt;wsp:rsid wsp:val=&quot;004C1E02&quot;/&gt;&lt;wsp:rsid wsp:val=&quot;004C2D8D&quot;/&gt;&lt;wsp:rsid wsp:val=&quot;004C490A&quot;/&gt;&lt;wsp:rsid wsp:val=&quot;004C5C4A&quot;/&gt;&lt;wsp:rsid wsp:val=&quot;004C63AC&quot;/&gt;&lt;wsp:rsid wsp:val=&quot;004C67C6&quot;/&gt;&lt;wsp:rsid wsp:val=&quot;004C7B91&quot;/&gt;&lt;wsp:rsid wsp:val=&quot;004D017B&quot;/&gt;&lt;wsp:rsid wsp:val=&quot;004D0A5E&quot;/&gt;&lt;wsp:rsid wsp:val=&quot;004D22A6&quot;/&gt;&lt;wsp:rsid wsp:val=&quot;004D3555&quot;/&gt;&lt;wsp:rsid wsp:val=&quot;004D35D4&quot;/&gt;&lt;wsp:rsid wsp:val=&quot;004D4788&quot;/&gt;&lt;wsp:rsid wsp:val=&quot;004E3252&quot;/&gt;&lt;wsp:rsid wsp:val=&quot;004E5BE4&quot;/&gt;&lt;wsp:rsid wsp:val=&quot;004E67EF&quot;/&gt;&lt;wsp:rsid wsp:val=&quot;004E7BDF&quot;/&gt;&lt;wsp:rsid wsp:val=&quot;004F08E6&quot;/&gt;&lt;wsp:rsid wsp:val=&quot;00500421&quot;/&gt;&lt;wsp:rsid wsp:val=&quot;005020C9&quot;/&gt;&lt;wsp:rsid wsp:val=&quot;00507473&quot;/&gt;&lt;wsp:rsid wsp:val=&quot;0051173B&quot;/&gt;&lt;wsp:rsid wsp:val=&quot;00511DAB&quot;/&gt;&lt;wsp:rsid wsp:val=&quot;0051241E&quot;/&gt;&lt;wsp:rsid wsp:val=&quot;0051270A&quot;/&gt;&lt;wsp:rsid wsp:val=&quot;00512A75&quot;/&gt;&lt;wsp:rsid wsp:val=&quot;00514C79&quot;/&gt;&lt;wsp:rsid wsp:val=&quot;00515086&quot;/&gt;&lt;wsp:rsid wsp:val=&quot;0051575B&quot;/&gt;&lt;wsp:rsid wsp:val=&quot;00516690&quot;/&gt;&lt;wsp:rsid wsp:val=&quot;00516727&quot;/&gt;&lt;wsp:rsid wsp:val=&quot;0052026F&quot;/&gt;&lt;wsp:rsid wsp:val=&quot;00525DE2&quot;/&gt;&lt;wsp:rsid wsp:val=&quot;0053028F&quot;/&gt;&lt;wsp:rsid wsp:val=&quot;005304D6&quot;/&gt;&lt;wsp:rsid wsp:val=&quot;00531582&quot;/&gt;&lt;wsp:rsid wsp:val=&quot;005318DC&quot;/&gt;&lt;wsp:rsid wsp:val=&quot;00533A8A&quot;/&gt;&lt;wsp:rsid wsp:val=&quot;005344C0&quot;/&gt;&lt;wsp:rsid wsp:val=&quot;0053586A&quot;/&gt;&lt;wsp:rsid wsp:val=&quot;005372A9&quot;/&gt;&lt;wsp:rsid wsp:val=&quot;00540443&quot;/&gt;&lt;wsp:rsid wsp:val=&quot;00540A7D&quot;/&gt;&lt;wsp:rsid wsp:val=&quot;00550A7E&quot;/&gt;&lt;wsp:rsid wsp:val=&quot;00553EEC&quot;/&gt;&lt;wsp:rsid wsp:val=&quot;00555143&quot;/&gt;&lt;wsp:rsid wsp:val=&quot;0055581D&quot;/&gt;&lt;wsp:rsid wsp:val=&quot;00556564&quot;/&gt;&lt;wsp:rsid wsp:val=&quot;0056398C&quot;/&gt;&lt;wsp:rsid wsp:val=&quot;005714C0&quot;/&gt;&lt;wsp:rsid wsp:val=&quot;005738C9&quot;/&gt;&lt;wsp:rsid wsp:val=&quot;005803A7&quot;/&gt;&lt;wsp:rsid wsp:val=&quot;005815EB&quot;/&gt;&lt;wsp:rsid wsp:val=&quot;0058347A&quot;/&gt;&lt;wsp:rsid wsp:val=&quot;0058377F&quot;/&gt;&lt;wsp:rsid wsp:val=&quot;005875B9&quot;/&gt;&lt;wsp:rsid wsp:val=&quot;00587688&quot;/&gt;&lt;wsp:rsid wsp:val=&quot;00591A8F&quot;/&gt;&lt;wsp:rsid wsp:val=&quot;00597D47&quot;/&gt;&lt;wsp:rsid wsp:val=&quot;005A0232&quot;/&gt;&lt;wsp:rsid wsp:val=&quot;005A123C&quot;/&gt;&lt;wsp:rsid wsp:val=&quot;005A50DD&quot;/&gt;&lt;wsp:rsid wsp:val=&quot;005A62DD&quot;/&gt;&lt;wsp:rsid wsp:val=&quot;005B0255&quot;/&gt;&lt;wsp:rsid wsp:val=&quot;005B27D8&quot;/&gt;&lt;wsp:rsid wsp:val=&quot;005B3E22&quot;/&gt;&lt;wsp:rsid wsp:val=&quot;005B5DC1&quot;/&gt;&lt;wsp:rsid wsp:val=&quot;005C1802&quot;/&gt;&lt;wsp:rsid wsp:val=&quot;005C2489&quot;/&gt;&lt;wsp:rsid wsp:val=&quot;005D0DF8&quot;/&gt;&lt;wsp:rsid wsp:val=&quot;005D5374&quot;/&gt;&lt;wsp:rsid wsp:val=&quot;005D68A4&quot;/&gt;&lt;wsp:rsid wsp:val=&quot;005E0EDC&quot;/&gt;&lt;wsp:rsid wsp:val=&quot;005E4CC4&quot;/&gt;&lt;wsp:rsid wsp:val=&quot;005E5C98&quot;/&gt;&lt;wsp:rsid wsp:val=&quot;005E74FC&quot;/&gt;&lt;wsp:rsid wsp:val=&quot;005F283C&quot;/&gt;&lt;wsp:rsid wsp:val=&quot;005F39BD&quot;/&gt;&lt;wsp:rsid wsp:val=&quot;005F40EA&quot;/&gt;&lt;wsp:rsid wsp:val=&quot;005F66D1&quot;/&gt;&lt;wsp:rsid wsp:val=&quot;006016B7&quot;/&gt;&lt;wsp:rsid wsp:val=&quot;00602A23&quot;/&gt;&lt;wsp:rsid wsp:val=&quot;00603C94&quot;/&gt;&lt;wsp:rsid wsp:val=&quot;00604EE4&quot;/&gt;&lt;wsp:rsid wsp:val=&quot;0060595A&quot;/&gt;&lt;wsp:rsid wsp:val=&quot;00607448&quot;/&gt;&lt;wsp:rsid wsp:val=&quot;00610185&quot;/&gt;&lt;wsp:rsid wsp:val=&quot;00610693&quot;/&gt;&lt;wsp:rsid wsp:val=&quot;00610C1B&quot;/&gt;&lt;wsp:rsid wsp:val=&quot;00610CF1&quot;/&gt;&lt;wsp:rsid wsp:val=&quot;00610EDC&quot;/&gt;&lt;wsp:rsid wsp:val=&quot;00612166&quot;/&gt;&lt;wsp:rsid wsp:val=&quot;00615093&quot;/&gt;&lt;wsp:rsid wsp:val=&quot;00616633&quot;/&gt;&lt;wsp:rsid wsp:val=&quot;00617FE8&quot;/&gt;&lt;wsp:rsid wsp:val=&quot;00621104&quot;/&gt;&lt;wsp:rsid wsp:val=&quot;00621F9A&quot;/&gt;&lt;wsp:rsid wsp:val=&quot;006224E0&quot;/&gt;&lt;wsp:rsid wsp:val=&quot;00630114&quot;/&gt;&lt;wsp:rsid wsp:val=&quot;00631612&quot;/&gt;&lt;wsp:rsid wsp:val=&quot;00632425&quot;/&gt;&lt;wsp:rsid wsp:val=&quot;00633948&quot;/&gt;&lt;wsp:rsid wsp:val=&quot;00634BE3&quot;/&gt;&lt;wsp:rsid wsp:val=&quot;006371FA&quot;/&gt;&lt;wsp:rsid wsp:val=&quot;00642A10&quot;/&gt;&lt;wsp:rsid wsp:val=&quot;00642AA0&quot;/&gt;&lt;wsp:rsid wsp:val=&quot;00643710&quot;/&gt;&lt;wsp:rsid wsp:val=&quot;00645ADB&quot;/&gt;&lt;wsp:rsid wsp:val=&quot;00645E47&quot;/&gt;&lt;wsp:rsid wsp:val=&quot;00647769&quot;/&gt;&lt;wsp:rsid wsp:val=&quot;0065197E&quot;/&gt;&lt;wsp:rsid wsp:val=&quot;00652EF2&quot;/&gt;&lt;wsp:rsid wsp:val=&quot;006576B3&quot;/&gt;&lt;wsp:rsid wsp:val=&quot;00657937&quot;/&gt;&lt;wsp:rsid wsp:val=&quot;00661E01&quot;/&gt;&lt;wsp:rsid wsp:val=&quot;006645EC&quot;/&gt;&lt;wsp:rsid wsp:val=&quot;0066749A&quot;/&gt;&lt;wsp:rsid wsp:val=&quot;00670EB8&quot;/&gt;&lt;wsp:rsid wsp:val=&quot;00674794&quot;/&gt;&lt;wsp:rsid wsp:val=&quot;00675D6D&quot;/&gt;&lt;wsp:rsid wsp:val=&quot;00676E61&quot;/&gt;&lt;wsp:rsid wsp:val=&quot;00680A6F&quot;/&gt;&lt;wsp:rsid wsp:val=&quot;00684FDF&quot;/&gt;&lt;wsp:rsid wsp:val=&quot;00685E0F&quot;/&gt;&lt;wsp:rsid wsp:val=&quot;006901C8&quot;/&gt;&lt;wsp:rsid wsp:val=&quot;006909F0&quot;/&gt;&lt;wsp:rsid wsp:val=&quot;006910B7&quot;/&gt;&lt;wsp:rsid wsp:val=&quot;00691C72&quot;/&gt;&lt;wsp:rsid wsp:val=&quot;00694439&quot;/&gt;&lt;wsp:rsid wsp:val=&quot;006957C0&quot;/&gt;&lt;wsp:rsid wsp:val=&quot;006A0711&quot;/&gt;&lt;wsp:rsid wsp:val=&quot;006A0FAB&quot;/&gt;&lt;wsp:rsid wsp:val=&quot;006A6428&quot;/&gt;&lt;wsp:rsid wsp:val=&quot;006A7F15&quot;/&gt;&lt;wsp:rsid wsp:val=&quot;006B028A&quot;/&gt;&lt;wsp:rsid wsp:val=&quot;006B31AC&quot;/&gt;&lt;wsp:rsid wsp:val=&quot;006B40FB&quot;/&gt;&lt;wsp:rsid wsp:val=&quot;006B6EAA&quot;/&gt;&lt;wsp:rsid wsp:val=&quot;006B7F9A&quot;/&gt;&lt;wsp:rsid wsp:val=&quot;006C31FF&quot;/&gt;&lt;wsp:rsid wsp:val=&quot;006C4ECA&quot;/&gt;&lt;wsp:rsid wsp:val=&quot;006D548B&quot;/&gt;&lt;wsp:rsid wsp:val=&quot;006D6B46&quot;/&gt;&lt;wsp:rsid wsp:val=&quot;006D762F&quot;/&gt;&lt;wsp:rsid wsp:val=&quot;006E2077&quot;/&gt;&lt;wsp:rsid wsp:val=&quot;006E245F&quot;/&gt;&lt;wsp:rsid wsp:val=&quot;006E3672&quot;/&gt;&lt;wsp:rsid wsp:val=&quot;006E37B7&quot;/&gt;&lt;wsp:rsid wsp:val=&quot;006E4693&quot;/&gt;&lt;wsp:rsid wsp:val=&quot;006F3DD4&quot;/&gt;&lt;wsp:rsid wsp:val=&quot;006F3F41&quot;/&gt;&lt;wsp:rsid wsp:val=&quot;006F46C5&quot;/&gt;&lt;wsp:rsid wsp:val=&quot;00703E20&quot;/&gt;&lt;wsp:rsid wsp:val=&quot;00725FB0&quot;/&gt;&lt;wsp:rsid wsp:val=&quot;00726B9D&quot;/&gt;&lt;wsp:rsid wsp:val=&quot;007300C0&quot;/&gt;&lt;wsp:rsid wsp:val=&quot;00730B42&quot;/&gt;&lt;wsp:rsid wsp:val=&quot;0073287B&quot;/&gt;&lt;wsp:rsid wsp:val=&quot;00736D1F&quot;/&gt;&lt;wsp:rsid wsp:val=&quot;00737C08&quot;/&gt;&lt;wsp:rsid wsp:val=&quot;00743E7F&quot;/&gt;&lt;wsp:rsid wsp:val=&quot;007445E3&quot;/&gt;&lt;wsp:rsid wsp:val=&quot;00750026&quot;/&gt;&lt;wsp:rsid wsp:val=&quot;00751CD9&quot;/&gt;&lt;wsp:rsid wsp:val=&quot;00752B93&quot;/&gt;&lt;wsp:rsid wsp:val=&quot;00754A22&quot;/&gt;&lt;wsp:rsid wsp:val=&quot;00764254&quot;/&gt;&lt;wsp:rsid wsp:val=&quot;00770317&quot;/&gt;&lt;wsp:rsid wsp:val=&quot;00772385&quot;/&gt;&lt;wsp:rsid wsp:val=&quot;007727B1&quot;/&gt;&lt;wsp:rsid wsp:val=&quot;00774E28&quot;/&gt;&lt;wsp:rsid wsp:val=&quot;00776CD1&quot;/&gt;&lt;wsp:rsid wsp:val=&quot;0077733F&quot;/&gt;&lt;wsp:rsid wsp:val=&quot;00782A6F&quot;/&gt;&lt;wsp:rsid wsp:val=&quot;00786BE4&quot;/&gt;&lt;wsp:rsid wsp:val=&quot;00787C07&quot;/&gt;&lt;wsp:rsid wsp:val=&quot;0079062C&quot;/&gt;&lt;wsp:rsid wsp:val=&quot;00791DF5&quot;/&gt;&lt;wsp:rsid wsp:val=&quot;00795FAB&quot;/&gt;&lt;wsp:rsid wsp:val=&quot;00796351&quot;/&gt;&lt;wsp:rsid wsp:val=&quot;00796B1B&quot;/&gt;&lt;wsp:rsid wsp:val=&quot;00797E35&quot;/&gt;&lt;wsp:rsid wsp:val=&quot;007A241F&quot;/&gt;&lt;wsp:rsid wsp:val=&quot;007A3D55&quot;/&gt;&lt;wsp:rsid wsp:val=&quot;007A5154&quot;/&gt;&lt;wsp:rsid wsp:val=&quot;007A65C4&quot;/&gt;&lt;wsp:rsid wsp:val=&quot;007A71ED&quot;/&gt;&lt;wsp:rsid wsp:val=&quot;007B0125&quot;/&gt;&lt;wsp:rsid wsp:val=&quot;007B3059&quot;/&gt;&lt;wsp:rsid wsp:val=&quot;007B460D&quot;/&gt;&lt;wsp:rsid wsp:val=&quot;007B6BBD&quot;/&gt;&lt;wsp:rsid wsp:val=&quot;007B6CEF&quot;/&gt;&lt;wsp:rsid wsp:val=&quot;007C0A30&quot;/&gt;&lt;wsp:rsid wsp:val=&quot;007C2CA6&quot;/&gt;&lt;wsp:rsid wsp:val=&quot;007C419A&quot;/&gt;&lt;wsp:rsid wsp:val=&quot;007C64A5&quot;/&gt;&lt;wsp:rsid wsp:val=&quot;007D0B94&quot;/&gt;&lt;wsp:rsid wsp:val=&quot;007E2B92&quot;/&gt;&lt;wsp:rsid wsp:val=&quot;007E3CE7&quot;/&gt;&lt;wsp:rsid wsp:val=&quot;007E5AFD&quot;/&gt;&lt;wsp:rsid wsp:val=&quot;007F007A&quot;/&gt;&lt;wsp:rsid wsp:val=&quot;007F0792&quot;/&gt;&lt;wsp:rsid wsp:val=&quot;007F10B4&quot;/&gt;&lt;wsp:rsid wsp:val=&quot;007F173E&quot;/&gt;&lt;wsp:rsid wsp:val=&quot;007F3C7C&quot;/&gt;&lt;wsp:rsid wsp:val=&quot;007F6BE0&quot;/&gt;&lt;wsp:rsid wsp:val=&quot;007F6C3A&quot;/&gt;&lt;wsp:rsid wsp:val=&quot;007F75DF&quot;/&gt;&lt;wsp:rsid wsp:val=&quot;008052C2&quot;/&gt;&lt;wsp:rsid wsp:val=&quot;00805500&quot;/&gt;&lt;wsp:rsid wsp:val=&quot;00807258&quot;/&gt;&lt;wsp:rsid wsp:val=&quot;00810734&quot;/&gt;&lt;wsp:rsid wsp:val=&quot;008203C9&quot;/&gt;&lt;wsp:rsid wsp:val=&quot;008236B2&quot;/&gt;&lt;wsp:rsid wsp:val=&quot;00823A15&quot;/&gt;&lt;wsp:rsid wsp:val=&quot;008241D1&quot;/&gt;&lt;wsp:rsid wsp:val=&quot;008277B6&quot;/&gt;&lt;wsp:rsid wsp:val=&quot;00830C21&quot;/&gt;&lt;wsp:rsid wsp:val=&quot;0084172B&quot;/&gt;&lt;wsp:rsid wsp:val=&quot;00841AAE&quot;/&gt;&lt;wsp:rsid wsp:val=&quot;00841D37&quot;/&gt;&lt;wsp:rsid wsp:val=&quot;00842BAD&quot;/&gt;&lt;wsp:rsid wsp:val=&quot;0084703D&quot;/&gt;&lt;wsp:rsid wsp:val=&quot;008522F9&quot;/&gt;&lt;wsp:rsid wsp:val=&quot;00853B21&quot;/&gt;&lt;wsp:rsid wsp:val=&quot;00855775&quot;/&gt;&lt;wsp:rsid wsp:val=&quot;008600B6&quot;/&gt;&lt;wsp:rsid wsp:val=&quot;0086049F&quot;/&gt;&lt;wsp:rsid wsp:val=&quot;0086373B&quot;/&gt;&lt;wsp:rsid wsp:val=&quot;0086556D&quot;/&gt;&lt;wsp:rsid wsp:val=&quot;00870576&quot;/&gt;&lt;wsp:rsid wsp:val=&quot;008737AA&quot;/&gt;&lt;wsp:rsid wsp:val=&quot;00873B56&quot;/&gt;&lt;wsp:rsid wsp:val=&quot;00875205&quot;/&gt;&lt;wsp:rsid wsp:val=&quot;008759E7&quot;/&gt;&lt;wsp:rsid wsp:val=&quot;00882D97&quot;/&gt;&lt;wsp:rsid wsp:val=&quot;0088331D&quot;/&gt;&lt;wsp:rsid wsp:val=&quot;008908FF&quot;/&gt;&lt;wsp:rsid wsp:val=&quot;0089475A&quot;/&gt;&lt;wsp:rsid wsp:val=&quot;00897118&quot;/&gt;&lt;wsp:rsid wsp:val=&quot;008A2CFD&quot;/&gt;&lt;wsp:rsid wsp:val=&quot;008A3668&quot;/&gt;&lt;wsp:rsid wsp:val=&quot;008A3F5E&quot;/&gt;&lt;wsp:rsid wsp:val=&quot;008A43EC&quot;/&gt;&lt;wsp:rsid wsp:val=&quot;008A57FC&quot;/&gt;&lt;wsp:rsid wsp:val=&quot;008B2648&quot;/&gt;&lt;wsp:rsid wsp:val=&quot;008B4874&quot;/&gt;&lt;wsp:rsid wsp:val=&quot;008B7872&quot;/&gt;&lt;wsp:rsid wsp:val=&quot;008C352C&quot;/&gt;&lt;wsp:rsid wsp:val=&quot;008C61C1&quot;/&gt;&lt;wsp:rsid wsp:val=&quot;008D034C&quot;/&gt;&lt;wsp:rsid wsp:val=&quot;008D5269&quot;/&gt;&lt;wsp:rsid wsp:val=&quot;008D758F&quot;/&gt;&lt;wsp:rsid wsp:val=&quot;008E37C0&quot;/&gt;&lt;wsp:rsid wsp:val=&quot;008E60BB&quot;/&gt;&lt;wsp:rsid wsp:val=&quot;008E7822&quot;/&gt;&lt;wsp:rsid wsp:val=&quot;008F0FAB&quot;/&gt;&lt;wsp:rsid wsp:val=&quot;008F1471&quot;/&gt;&lt;wsp:rsid wsp:val=&quot;008F67A4&quot;/&gt;&lt;wsp:rsid wsp:val=&quot;009015BD&quot;/&gt;&lt;wsp:rsid wsp:val=&quot;00902825&quot;/&gt;&lt;wsp:rsid wsp:val=&quot;00905CF1&quot;/&gt;&lt;wsp:rsid wsp:val=&quot;0090611A&quot;/&gt;&lt;wsp:rsid wsp:val=&quot;0091511F&quot;/&gt;&lt;wsp:rsid wsp:val=&quot;009162BF&quot;/&gt;&lt;wsp:rsid wsp:val=&quot;00921493&quot;/&gt;&lt;wsp:rsid wsp:val=&quot;00921E29&quot;/&gt;&lt;wsp:rsid wsp:val=&quot;00922341&quot;/&gt;&lt;wsp:rsid wsp:val=&quot;00923622&quot;/&gt;&lt;wsp:rsid wsp:val=&quot;00923E33&quot;/&gt;&lt;wsp:rsid wsp:val=&quot;00926F27&quot;/&gt;&lt;wsp:rsid wsp:val=&quot;009342A8&quot;/&gt;&lt;wsp:rsid wsp:val=&quot;009365D8&quot;/&gt;&lt;wsp:rsid wsp:val=&quot;00936F6C&quot;/&gt;&lt;wsp:rsid wsp:val=&quot;00937B8C&quot;/&gt;&lt;wsp:rsid wsp:val=&quot;00941FC6&quot;/&gt;&lt;wsp:rsid wsp:val=&quot;00945E75&quot;/&gt;&lt;wsp:rsid wsp:val=&quot;009561E3&quot;/&gt;&lt;wsp:rsid wsp:val=&quot;00956231&quot;/&gt;&lt;wsp:rsid wsp:val=&quot;0096055B&quot;/&gt;&lt;wsp:rsid wsp:val=&quot;00960C2A&quot;/&gt;&lt;wsp:rsid wsp:val=&quot;009637E2&quot;/&gt;&lt;wsp:rsid wsp:val=&quot;009662AA&quot;/&gt;&lt;wsp:rsid wsp:val=&quot;0097062D&quot;/&gt;&lt;wsp:rsid wsp:val=&quot;00971F1B&quot;/&gt;&lt;wsp:rsid wsp:val=&quot;00972DCC&quot;/&gt;&lt;wsp:rsid wsp:val=&quot;0097583B&quot;/&gt;&lt;wsp:rsid wsp:val=&quot;00977FC7&quot;/&gt;&lt;wsp:rsid wsp:val=&quot;00980BA0&quot;/&gt;&lt;wsp:rsid wsp:val=&quot;009835DE&quot;/&gt;&lt;wsp:rsid wsp:val=&quot;00985602&quot;/&gt;&lt;wsp:rsid wsp:val=&quot;00990A28&quot;/&gt;&lt;wsp:rsid wsp:val=&quot;00992D4B&quot;/&gt;&lt;wsp:rsid wsp:val=&quot;00996C30&quot;/&gt;&lt;wsp:rsid wsp:val=&quot;009978B0&quot;/&gt;&lt;wsp:rsid wsp:val=&quot;009A0ED3&quot;/&gt;&lt;wsp:rsid wsp:val=&quot;009A2233&quot;/&gt;&lt;wsp:rsid wsp:val=&quot;009A4D98&quot;/&gt;&lt;wsp:rsid wsp:val=&quot;009A57FA&quot;/&gt;&lt;wsp:rsid wsp:val=&quot;009B08AB&quot;/&gt;&lt;wsp:rsid wsp:val=&quot;009B4293&quot;/&gt;&lt;wsp:rsid wsp:val=&quot;009B690D&quot;/&gt;&lt;wsp:rsid wsp:val=&quot;009B7EE9&quot;/&gt;&lt;wsp:rsid wsp:val=&quot;009C1F26&quot;/&gt;&lt;wsp:rsid wsp:val=&quot;009C257B&quot;/&gt;&lt;wsp:rsid wsp:val=&quot;009C470E&quot;/&gt;&lt;wsp:rsid wsp:val=&quot;009C7397&quot;/&gt;&lt;wsp:rsid wsp:val=&quot;009D3933&quot;/&gt;&lt;wsp:rsid wsp:val=&quot;009D49D4&quot;/&gt;&lt;wsp:rsid wsp:val=&quot;009D5D82&quot;/&gt;&lt;wsp:rsid wsp:val=&quot;009D7791&quot;/&gt;&lt;wsp:rsid wsp:val=&quot;009E0335&quot;/&gt;&lt;wsp:rsid wsp:val=&quot;009E10B9&quot;/&gt;&lt;wsp:rsid wsp:val=&quot;009E18DC&quot;/&gt;&lt;wsp:rsid wsp:val=&quot;009E22CB&quot;/&gt;&lt;wsp:rsid wsp:val=&quot;009E44D8&quot;/&gt;&lt;wsp:rsid wsp:val=&quot;009E6AD8&quot;/&gt;&lt;wsp:rsid wsp:val=&quot;009F083E&quot;/&gt;&lt;wsp:rsid wsp:val=&quot;009F19A0&quot;/&gt;&lt;wsp:rsid wsp:val=&quot;009F2591&quot;/&gt;&lt;wsp:rsid wsp:val=&quot;00A035FD&quot;/&gt;&lt;wsp:rsid wsp:val=&quot;00A04214&quot;/&gt;&lt;wsp:rsid wsp:val=&quot;00A10908&quot;/&gt;&lt;wsp:rsid wsp:val=&quot;00A10F0E&quot;/&gt;&lt;wsp:rsid wsp:val=&quot;00A17367&quot;/&gt;&lt;wsp:rsid wsp:val=&quot;00A176DF&quot;/&gt;&lt;wsp:rsid wsp:val=&quot;00A20DDC&quot;/&gt;&lt;wsp:rsid wsp:val=&quot;00A23794&quot;/&gt;&lt;wsp:rsid wsp:val=&quot;00A23EEA&quot;/&gt;&lt;wsp:rsid wsp:val=&quot;00A25F14&quot;/&gt;&lt;wsp:rsid wsp:val=&quot;00A2707D&quot;/&gt;&lt;wsp:rsid wsp:val=&quot;00A32BE6&quot;/&gt;&lt;wsp:rsid wsp:val=&quot;00A36A4A&quot;/&gt;&lt;wsp:rsid wsp:val=&quot;00A4000E&quot;/&gt;&lt;wsp:rsid wsp:val=&quot;00A42B2F&quot;/&gt;&lt;wsp:rsid wsp:val=&quot;00A42F19&quot;/&gt;&lt;wsp:rsid wsp:val=&quot;00A43F0E&quot;/&gt;&lt;wsp:rsid wsp:val=&quot;00A4535D&quot;/&gt;&lt;wsp:rsid wsp:val=&quot;00A515D3&quot;/&gt;&lt;wsp:rsid wsp:val=&quot;00A574DF&quot;/&gt;&lt;wsp:rsid wsp:val=&quot;00A60B39&quot;/&gt;&lt;wsp:rsid wsp:val=&quot;00A61231&quot;/&gt;&lt;wsp:rsid wsp:val=&quot;00A62095&quot;/&gt;&lt;wsp:rsid wsp:val=&quot;00A63410&quot;/&gt;&lt;wsp:rsid wsp:val=&quot;00A637E7&quot;/&gt;&lt;wsp:rsid wsp:val=&quot;00A63D68&quot;/&gt;&lt;wsp:rsid wsp:val=&quot;00A65E16&quot;/&gt;&lt;wsp:rsid wsp:val=&quot;00A66C9F&quot;/&gt;&lt;wsp:rsid wsp:val=&quot;00A74EA3&quot;/&gt;&lt;wsp:rsid wsp:val=&quot;00A774D4&quot;/&gt;&lt;wsp:rsid wsp:val=&quot;00A80143&quot;/&gt;&lt;wsp:rsid wsp:val=&quot;00A84490&quot;/&gt;&lt;wsp:rsid wsp:val=&quot;00A87E95&quot;/&gt;&lt;wsp:rsid wsp:val=&quot;00A9269F&quot;/&gt;&lt;wsp:rsid wsp:val=&quot;00A9455B&quot;/&gt;&lt;wsp:rsid wsp:val=&quot;00A95067&quot;/&gt;&lt;wsp:rsid wsp:val=&quot;00A95FA3&quot;/&gt;&lt;wsp:rsid wsp:val=&quot;00AA031D&quot;/&gt;&lt;wsp:rsid wsp:val=&quot;00AA080D&quot;/&gt;&lt;wsp:rsid wsp:val=&quot;00AA11E6&quot;/&gt;&lt;wsp:rsid wsp:val=&quot;00AA70F9&quot;/&gt;&lt;wsp:rsid wsp:val=&quot;00AA72B8&quot;/&gt;&lt;wsp:rsid wsp:val=&quot;00AB2154&quot;/&gt;&lt;wsp:rsid wsp:val=&quot;00AB4497&quot;/&gt;&lt;wsp:rsid wsp:val=&quot;00AC0711&quot;/&gt;&lt;wsp:rsid wsp:val=&quot;00AC07C0&quot;/&gt;&lt;wsp:rsid wsp:val=&quot;00AC43CF&quot;/&gt;&lt;wsp:rsid wsp:val=&quot;00AD116D&quot;/&gt;&lt;wsp:rsid wsp:val=&quot;00AD226A&quot;/&gt;&lt;wsp:rsid wsp:val=&quot;00AD37C6&quot;/&gt;&lt;wsp:rsid wsp:val=&quot;00AD6489&quot;/&gt;&lt;wsp:rsid wsp:val=&quot;00AD69F2&quot;/&gt;&lt;wsp:rsid wsp:val=&quot;00AE019C&quot;/&gt;&lt;wsp:rsid wsp:val=&quot;00AE6DF4&quot;/&gt;&lt;wsp:rsid wsp:val=&quot;00AF44EA&quot;/&gt;&lt;wsp:rsid wsp:val=&quot;00B00DB7&quot;/&gt;&lt;wsp:rsid wsp:val=&quot;00B06D11&quot;/&gt;&lt;wsp:rsid wsp:val=&quot;00B06EE1&quot;/&gt;&lt;wsp:rsid wsp:val=&quot;00B078B6&quot;/&gt;&lt;wsp:rsid wsp:val=&quot;00B106D5&quot;/&gt;&lt;wsp:rsid wsp:val=&quot;00B119EC&quot;/&gt;&lt;wsp:rsid wsp:val=&quot;00B125F0&quot;/&gt;&lt;wsp:rsid wsp:val=&quot;00B12862&quot;/&gt;&lt;wsp:rsid wsp:val=&quot;00B13145&quot;/&gt;&lt;wsp:rsid wsp:val=&quot;00B1325C&quot;/&gt;&lt;wsp:rsid wsp:val=&quot;00B15198&quot;/&gt;&lt;wsp:rsid wsp:val=&quot;00B157A2&quot;/&gt;&lt;wsp:rsid wsp:val=&quot;00B1683F&quot;/&gt;&lt;wsp:rsid wsp:val=&quot;00B16AD0&quot;/&gt;&lt;wsp:rsid wsp:val=&quot;00B25D5C&quot;/&gt;&lt;wsp:rsid wsp:val=&quot;00B36192&quot;/&gt;&lt;wsp:rsid wsp:val=&quot;00B36493&quot;/&gt;&lt;wsp:rsid wsp:val=&quot;00B37DD7&quot;/&gt;&lt;wsp:rsid wsp:val=&quot;00B41189&quot;/&gt;&lt;wsp:rsid wsp:val=&quot;00B4398C&quot;/&gt;&lt;wsp:rsid wsp:val=&quot;00B43C1B&quot;/&gt;&lt;wsp:rsid wsp:val=&quot;00B452BD&quot;/&gt;&lt;wsp:rsid wsp:val=&quot;00B45CC6&quot;/&gt;&lt;wsp:rsid wsp:val=&quot;00B46A32&quot;/&gt;&lt;wsp:rsid wsp:val=&quot;00B4728B&quot;/&gt;&lt;wsp:rsid wsp:val=&quot;00B47545&quot;/&gt;&lt;wsp:rsid wsp:val=&quot;00B5186D&quot;/&gt;&lt;wsp:rsid wsp:val=&quot;00B54179&quot;/&gt;&lt;wsp:rsid wsp:val=&quot;00B54B06&quot;/&gt;&lt;wsp:rsid wsp:val=&quot;00B5513B&quot;/&gt;&lt;wsp:rsid wsp:val=&quot;00B57160&quot;/&gt;&lt;wsp:rsid wsp:val=&quot;00B6257E&quot;/&gt;&lt;wsp:rsid wsp:val=&quot;00B62B27&quot;/&gt;&lt;wsp:rsid wsp:val=&quot;00B634A8&quot;/&gt;&lt;wsp:rsid wsp:val=&quot;00B63642&quot;/&gt;&lt;wsp:rsid wsp:val=&quot;00B652C5&quot;/&gt;&lt;wsp:rsid wsp:val=&quot;00B6680D&quot;/&gt;&lt;wsp:rsid wsp:val=&quot;00B66E73&quot;/&gt;&lt;wsp:rsid wsp:val=&quot;00B74A3A&quot;/&gt;&lt;wsp:rsid wsp:val=&quot;00B752B5&quot;/&gt;&lt;wsp:rsid wsp:val=&quot;00B76113&quot;/&gt;&lt;wsp:rsid wsp:val=&quot;00B76FEE&quot;/&gt;&lt;wsp:rsid wsp:val=&quot;00B80529&quot;/&gt;&lt;wsp:rsid wsp:val=&quot;00B8071D&quot;/&gt;&lt;wsp:rsid wsp:val=&quot;00B810D3&quot;/&gt;&lt;wsp:rsid wsp:val=&quot;00B8130C&quot;/&gt;&lt;wsp:rsid wsp:val=&quot;00B859AD&quot;/&gt;&lt;wsp:rsid wsp:val=&quot;00B87E24&quot;/&gt;&lt;wsp:rsid wsp:val=&quot;00B92246&quot;/&gt;&lt;wsp:rsid wsp:val=&quot;00B93D04&quot;/&gt;&lt;wsp:rsid wsp:val=&quot;00B95F61&quot;/&gt;&lt;wsp:rsid wsp:val=&quot;00BA321C&quot;/&gt;&lt;wsp:rsid wsp:val=&quot;00BA38AA&quot;/&gt;&lt;wsp:rsid wsp:val=&quot;00BA7CB9&quot;/&gt;&lt;wsp:rsid wsp:val=&quot;00BB0382&quot;/&gt;&lt;wsp:rsid wsp:val=&quot;00BB075B&quot;/&gt;&lt;wsp:rsid wsp:val=&quot;00BB1DD4&quot;/&gt;&lt;wsp:rsid wsp:val=&quot;00BB3C48&quot;/&gt;&lt;wsp:rsid wsp:val=&quot;00BB6055&quot;/&gt;&lt;wsp:rsid wsp:val=&quot;00BB7D1A&quot;/&gt;&lt;wsp:rsid wsp:val=&quot;00BC12D4&quot;/&gt;&lt;wsp:rsid wsp:val=&quot;00BC181E&quot;/&gt;&lt;wsp:rsid wsp:val=&quot;00BC1BE6&quot;/&gt;&lt;wsp:rsid wsp:val=&quot;00BC285E&quot;/&gt;&lt;wsp:rsid wsp:val=&quot;00BC2C83&quot;/&gt;&lt;wsp:rsid wsp:val=&quot;00BD33A9&quot;/&gt;&lt;wsp:rsid wsp:val=&quot;00BD4C78&quot;/&gt;&lt;wsp:rsid wsp:val=&quot;00BD674C&quot;/&gt;&lt;wsp:rsid wsp:val=&quot;00BF2561&quot;/&gt;&lt;wsp:rsid wsp:val=&quot;00BF2800&quot;/&gt;&lt;wsp:rsid wsp:val=&quot;00BF3B5F&quot;/&gt;&lt;wsp:rsid wsp:val=&quot;00BF6DFA&quot;/&gt;&lt;wsp:rsid wsp:val=&quot;00C01161&quot;/&gt;&lt;wsp:rsid wsp:val=&quot;00C02D90&quot;/&gt;&lt;wsp:rsid wsp:val=&quot;00C140A9&quot;/&gt;&lt;wsp:rsid wsp:val=&quot;00C14BFE&quot;/&gt;&lt;wsp:rsid wsp:val=&quot;00C2245D&quot;/&gt;&lt;wsp:rsid wsp:val=&quot;00C22F64&quot;/&gt;&lt;wsp:rsid wsp:val=&quot;00C26638&quot;/&gt;&lt;wsp:rsid wsp:val=&quot;00C308E4&quot;/&gt;&lt;wsp:rsid wsp:val=&quot;00C32751&quot;/&gt;&lt;wsp:rsid wsp:val=&quot;00C32F30&quot;/&gt;&lt;wsp:rsid wsp:val=&quot;00C37A6F&quot;/&gt;&lt;wsp:rsid wsp:val=&quot;00C421E3&quot;/&gt;&lt;wsp:rsid wsp:val=&quot;00C42AC2&quot;/&gt;&lt;wsp:rsid wsp:val=&quot;00C42C14&quot;/&gt;&lt;wsp:rsid wsp:val=&quot;00C433E8&quot;/&gt;&lt;wsp:rsid wsp:val=&quot;00C473B6&quot;/&gt;&lt;wsp:rsid wsp:val=&quot;00C5122B&quot;/&gt;&lt;wsp:rsid wsp:val=&quot;00C524C8&quot;/&gt;&lt;wsp:rsid wsp:val=&quot;00C56382&quot;/&gt;&lt;wsp:rsid wsp:val=&quot;00C5769A&quot;/&gt;&lt;wsp:rsid wsp:val=&quot;00C61EED&quot;/&gt;&lt;wsp:rsid wsp:val=&quot;00C62068&quot;/&gt;&lt;wsp:rsid wsp:val=&quot;00C645B3&quot;/&gt;&lt;wsp:rsid wsp:val=&quot;00C64AC0&quot;/&gt;&lt;wsp:rsid wsp:val=&quot;00C67590&quot;/&gt;&lt;wsp:rsid wsp:val=&quot;00C707BD&quot;/&gt;&lt;wsp:rsid wsp:val=&quot;00C7297E&quot;/&gt;&lt;wsp:rsid wsp:val=&quot;00C76BB2&quot;/&gt;&lt;wsp:rsid wsp:val=&quot;00C76BC5&quot;/&gt;&lt;wsp:rsid wsp:val=&quot;00C76BFE&quot;/&gt;&lt;wsp:rsid wsp:val=&quot;00C76CD7&quot;/&gt;&lt;wsp:rsid wsp:val=&quot;00C81CBF&quot;/&gt;&lt;wsp:rsid wsp:val=&quot;00C82023&quot;/&gt;&lt;wsp:rsid wsp:val=&quot;00C8261F&quot;/&gt;&lt;wsp:rsid wsp:val=&quot;00C82862&quot;/&gt;&lt;wsp:rsid wsp:val=&quot;00C82B2E&quot;/&gt;&lt;wsp:rsid wsp:val=&quot;00C82B9C&quot;/&gt;&lt;wsp:rsid wsp:val=&quot;00C85235&quot;/&gt;&lt;wsp:rsid wsp:val=&quot;00C90756&quot;/&gt;&lt;wsp:rsid wsp:val=&quot;00C91591&quot;/&gt;&lt;wsp:rsid wsp:val=&quot;00C926C6&quot;/&gt;&lt;wsp:rsid wsp:val=&quot;00C93322&quot;/&gt;&lt;wsp:rsid wsp:val=&quot;00C953F8&quot;/&gt;&lt;wsp:rsid wsp:val=&quot;00C9739F&quot;/&gt;&lt;wsp:rsid wsp:val=&quot;00C97F36&quot;/&gt;&lt;wsp:rsid wsp:val=&quot;00CB5681&quot;/&gt;&lt;wsp:rsid wsp:val=&quot;00CB7391&quot;/&gt;&lt;wsp:rsid wsp:val=&quot;00CC0550&quot;/&gt;&lt;wsp:rsid wsp:val=&quot;00CC4B59&quot;/&gt;&lt;wsp:rsid wsp:val=&quot;00CC4C49&quot;/&gt;&lt;wsp:rsid wsp:val=&quot;00CC4DCF&quot;/&gt;&lt;wsp:rsid wsp:val=&quot;00CC548C&quot;/&gt;&lt;wsp:rsid wsp:val=&quot;00CD10D4&quot;/&gt;&lt;wsp:rsid wsp:val=&quot;00CD1C77&quot;/&gt;&lt;wsp:rsid wsp:val=&quot;00CD3D65&quot;/&gt;&lt;wsp:rsid wsp:val=&quot;00CD6043&quot;/&gt;&lt;wsp:rsid wsp:val=&quot;00CE1F14&quot;/&gt;&lt;wsp:rsid wsp:val=&quot;00CF162A&quot;/&gt;&lt;wsp:rsid wsp:val=&quot;00CF32B7&quot;/&gt;&lt;wsp:rsid wsp:val=&quot;00CF41E0&quot;/&gt;&lt;wsp:rsid wsp:val=&quot;00D00CAD&quot;/&gt;&lt;wsp:rsid wsp:val=&quot;00D01CE3&quot;/&gt;&lt;wsp:rsid wsp:val=&quot;00D03D1F&quot;/&gt;&lt;wsp:rsid wsp:val=&quot;00D0416F&quot;/&gt;&lt;wsp:rsid wsp:val=&quot;00D06E9A&quot;/&gt;&lt;wsp:rsid wsp:val=&quot;00D0713F&quot;/&gt;&lt;wsp:rsid wsp:val=&quot;00D10070&quot;/&gt;&lt;wsp:rsid wsp:val=&quot;00D10C18&quot;/&gt;&lt;wsp:rsid wsp:val=&quot;00D112A0&quot;/&gt;&lt;wsp:rsid wsp:val=&quot;00D13D78&quot;/&gt;&lt;wsp:rsid wsp:val=&quot;00D14D80&quot;/&gt;&lt;wsp:rsid wsp:val=&quot;00D17392&quot;/&gt;&lt;wsp:rsid wsp:val=&quot;00D20773&quot;/&gt;&lt;wsp:rsid wsp:val=&quot;00D24040&quot;/&gt;&lt;wsp:rsid wsp:val=&quot;00D32878&quot;/&gt;&lt;wsp:rsid wsp:val=&quot;00D34C3B&quot;/&gt;&lt;wsp:rsid wsp:val=&quot;00D35C6E&quot;/&gt;&lt;wsp:rsid wsp:val=&quot;00D40D07&quot;/&gt;&lt;wsp:rsid wsp:val=&quot;00D45326&quot;/&gt;&lt;wsp:rsid wsp:val=&quot;00D50642&quot;/&gt;&lt;wsp:rsid wsp:val=&quot;00D51D2B&quot;/&gt;&lt;wsp:rsid wsp:val=&quot;00D52180&quot;/&gt;&lt;wsp:rsid wsp:val=&quot;00D5646D&quot;/&gt;&lt;wsp:rsid wsp:val=&quot;00D57A7F&quot;/&gt;&lt;wsp:rsid wsp:val=&quot;00D60FBA&quot;/&gt;&lt;wsp:rsid wsp:val=&quot;00D628A2&quot;/&gt;&lt;wsp:rsid wsp:val=&quot;00D67916&quot;/&gt;&lt;wsp:rsid wsp:val=&quot;00D6791C&quot;/&gt;&lt;wsp:rsid wsp:val=&quot;00D7103D&quot;/&gt;&lt;wsp:rsid wsp:val=&quot;00D71D45&quot;/&gt;&lt;wsp:rsid wsp:val=&quot;00D75DB8&quot;/&gt;&lt;wsp:rsid wsp:val=&quot;00D75E5A&quot;/&gt;&lt;wsp:rsid wsp:val=&quot;00D76F19&quot;/&gt;&lt;wsp:rsid wsp:val=&quot;00D80B6B&quot;/&gt;&lt;wsp:rsid wsp:val=&quot;00D82062&quot;/&gt;&lt;wsp:rsid wsp:val=&quot;00D84378&quot;/&gt;&lt;wsp:rsid wsp:val=&quot;00D86041&quot;/&gt;&lt;wsp:rsid wsp:val=&quot;00D952A6&quot;/&gt;&lt;wsp:rsid wsp:val=&quot;00DA5B8B&quot;/&gt;&lt;wsp:rsid wsp:val=&quot;00DA634C&quot;/&gt;&lt;wsp:rsid wsp:val=&quot;00DA7C2A&quot;/&gt;&lt;wsp:rsid wsp:val=&quot;00DB0027&quot;/&gt;&lt;wsp:rsid wsp:val=&quot;00DB446B&quot;/&gt;&lt;wsp:rsid wsp:val=&quot;00DB65A5&quot;/&gt;&lt;wsp:rsid wsp:val=&quot;00DB78F6&quot;/&gt;&lt;wsp:rsid wsp:val=&quot;00DC06C5&quot;/&gt;&lt;wsp:rsid wsp:val=&quot;00DC0FCC&quot;/&gt;&lt;wsp:rsid wsp:val=&quot;00DC1978&quot;/&gt;&lt;wsp:rsid wsp:val=&quot;00DC642A&quot;/&gt;&lt;wsp:rsid wsp:val=&quot;00DD1941&quot;/&gt;&lt;wsp:rsid wsp:val=&quot;00DE013D&quot;/&gt;&lt;wsp:rsid wsp:val=&quot;00DE1FB8&quot;/&gt;&lt;wsp:rsid wsp:val=&quot;00DE266F&quot;/&gt;&lt;wsp:rsid wsp:val=&quot;00DE2BBF&quot;/&gt;&lt;wsp:rsid wsp:val=&quot;00DE51B7&quot;/&gt;&lt;wsp:rsid wsp:val=&quot;00DE7D7A&quot;/&gt;&lt;wsp:rsid wsp:val=&quot;00DF0A0D&quot;/&gt;&lt;wsp:rsid wsp:val=&quot;00DF259C&quot;/&gt;&lt;wsp:rsid wsp:val=&quot;00DF27BC&quot;/&gt;&lt;wsp:rsid wsp:val=&quot;00DF5620&quot;/&gt;&lt;wsp:rsid wsp:val=&quot;00E001F5&quot;/&gt;&lt;wsp:rsid wsp:val=&quot;00E07139&quot;/&gt;&lt;wsp:rsid wsp:val=&quot;00E108EE&quot;/&gt;&lt;wsp:rsid wsp:val=&quot;00E10A29&quot;/&gt;&lt;wsp:rsid wsp:val=&quot;00E10E15&quot;/&gt;&lt;wsp:rsid wsp:val=&quot;00E16B1D&quot;/&gt;&lt;wsp:rsid wsp:val=&quot;00E17580&quot;/&gt;&lt;wsp:rsid wsp:val=&quot;00E20B06&quot;/&gt;&lt;wsp:rsid wsp:val=&quot;00E20DB3&quot;/&gt;&lt;wsp:rsid wsp:val=&quot;00E2176B&quot;/&gt;&lt;wsp:rsid wsp:val=&quot;00E30FB1&quot;/&gt;&lt;wsp:rsid wsp:val=&quot;00E322F9&quot;/&gt;&lt;wsp:rsid wsp:val=&quot;00E33DDA&quot;/&gt;&lt;wsp:rsid wsp:val=&quot;00E34F90&quot;/&gt;&lt;wsp:rsid wsp:val=&quot;00E44733&quot;/&gt;&lt;wsp:rsid wsp:val=&quot;00E477E4&quot;/&gt;&lt;wsp:rsid wsp:val=&quot;00E5349E&quot;/&gt;&lt;wsp:rsid wsp:val=&quot;00E54945&quot;/&gt;&lt;wsp:rsid wsp:val=&quot;00E56433&quot;/&gt;&lt;wsp:rsid wsp:val=&quot;00E62F29&quot;/&gt;&lt;wsp:rsid wsp:val=&quot;00E6450A&quot;/&gt;&lt;wsp:rsid wsp:val=&quot;00E67C0A&quot;/&gt;&lt;wsp:rsid wsp:val=&quot;00E75636&quot;/&gt;&lt;wsp:rsid wsp:val=&quot;00E804D4&quot;/&gt;&lt;wsp:rsid wsp:val=&quot;00E84D66&quot;/&gt;&lt;wsp:rsid wsp:val=&quot;00E85EEF&quot;/&gt;&lt;wsp:rsid wsp:val=&quot;00E91142&quot;/&gt;&lt;wsp:rsid wsp:val=&quot;00E913D1&quot;/&gt;&lt;wsp:rsid wsp:val=&quot;00E95674&quot;/&gt;&lt;wsp:rsid wsp:val=&quot;00E9799E&quot;/&gt;&lt;wsp:rsid wsp:val=&quot;00EB0FB6&quot;/&gt;&lt;wsp:rsid wsp:val=&quot;00EB2889&quot;/&gt;&lt;wsp:rsid wsp:val=&quot;00EB2CAE&quot;/&gt;&lt;wsp:rsid wsp:val=&quot;00EB742D&quot;/&gt;&lt;wsp:rsid wsp:val=&quot;00EB7F68&quot;/&gt;&lt;wsp:rsid wsp:val=&quot;00EC0B38&quot;/&gt;&lt;wsp:rsid wsp:val=&quot;00EC215E&quot;/&gt;&lt;wsp:rsid wsp:val=&quot;00EC3927&quot;/&gt;&lt;wsp:rsid wsp:val=&quot;00EC3C6F&quot;/&gt;&lt;wsp:rsid wsp:val=&quot;00EC4A26&quot;/&gt;&lt;wsp:rsid wsp:val=&quot;00EC4A59&quot;/&gt;&lt;wsp:rsid wsp:val=&quot;00EC553C&quot;/&gt;&lt;wsp:rsid wsp:val=&quot;00EC62AE&quot;/&gt;&lt;wsp:rsid wsp:val=&quot;00ED496B&quot;/&gt;&lt;wsp:rsid wsp:val=&quot;00EE0F1C&quot;/&gt;&lt;wsp:rsid wsp:val=&quot;00EE21A7&quot;/&gt;&lt;wsp:rsid wsp:val=&quot;00EE47A0&quot;/&gt;&lt;wsp:rsid wsp:val=&quot;00EE4CD9&quot;/&gt;&lt;wsp:rsid wsp:val=&quot;00EE54B8&quot;/&gt;&lt;wsp:rsid wsp:val=&quot;00EE64C9&quot;/&gt;&lt;wsp:rsid wsp:val=&quot;00EE7165&quot;/&gt;&lt;wsp:rsid wsp:val=&quot;00EE7B61&quot;/&gt;&lt;wsp:rsid wsp:val=&quot;00EF1BE1&quot;/&gt;&lt;wsp:rsid wsp:val=&quot;00EF2D44&quot;/&gt;&lt;wsp:rsid wsp:val=&quot;00EF47DE&quot;/&gt;&lt;wsp:rsid wsp:val=&quot;00F01CB3&quot;/&gt;&lt;wsp:rsid wsp:val=&quot;00F05B5F&quot;/&gt;&lt;wsp:rsid wsp:val=&quot;00F0763E&quot;/&gt;&lt;wsp:rsid wsp:val=&quot;00F110D8&quot;/&gt;&lt;wsp:rsid wsp:val=&quot;00F12E70&quot;/&gt;&lt;wsp:rsid wsp:val=&quot;00F13B9D&quot;/&gt;&lt;wsp:rsid wsp:val=&quot;00F16705&quot;/&gt;&lt;wsp:rsid wsp:val=&quot;00F171B7&quot;/&gt;&lt;wsp:rsid wsp:val=&quot;00F17451&quot;/&gt;&lt;wsp:rsid wsp:val=&quot;00F2097B&quot;/&gt;&lt;wsp:rsid wsp:val=&quot;00F20BC1&quot;/&gt;&lt;wsp:rsid wsp:val=&quot;00F21581&quot;/&gt;&lt;wsp:rsid wsp:val=&quot;00F21831&quot;/&gt;&lt;wsp:rsid wsp:val=&quot;00F21CF5&quot;/&gt;&lt;wsp:rsid wsp:val=&quot;00F2695C&quot;/&gt;&lt;wsp:rsid wsp:val=&quot;00F30689&quot;/&gt;&lt;wsp:rsid wsp:val=&quot;00F338E3&quot;/&gt;&lt;wsp:rsid wsp:val=&quot;00F33D55&quot;/&gt;&lt;wsp:rsid wsp:val=&quot;00F34050&quot;/&gt;&lt;wsp:rsid wsp:val=&quot;00F3406E&quot;/&gt;&lt;wsp:rsid wsp:val=&quot;00F35970&quot;/&gt;&lt;wsp:rsid wsp:val=&quot;00F43397&quot;/&gt;&lt;wsp:rsid wsp:val=&quot;00F4511B&quot;/&gt;&lt;wsp:rsid wsp:val=&quot;00F502DF&quot;/&gt;&lt;wsp:rsid wsp:val=&quot;00F50F87&quot;/&gt;&lt;wsp:rsid wsp:val=&quot;00F51E3C&quot;/&gt;&lt;wsp:rsid wsp:val=&quot;00F557EE&quot;/&gt;&lt;wsp:rsid wsp:val=&quot;00F576D7&quot;/&gt;&lt;wsp:rsid wsp:val=&quot;00F63077&quot;/&gt;&lt;wsp:rsid wsp:val=&quot;00F71E83&quot;/&gt;&lt;wsp:rsid wsp:val=&quot;00F748C4&quot;/&gt;&lt;wsp:rsid wsp:val=&quot;00F765DB&quot;/&gt;&lt;wsp:rsid wsp:val=&quot;00F7740F&quot;/&gt;&lt;wsp:rsid wsp:val=&quot;00F77540&quot;/&gt;&lt;wsp:rsid wsp:val=&quot;00F7769A&quot;/&gt;&lt;wsp:rsid wsp:val=&quot;00F778CC&quot;/&gt;&lt;wsp:rsid wsp:val=&quot;00F77C5B&quot;/&gt;&lt;wsp:rsid wsp:val=&quot;00F8043F&quot;/&gt;&lt;wsp:rsid wsp:val=&quot;00F80641&quot;/&gt;&lt;wsp:rsid wsp:val=&quot;00F8343C&quot;/&gt;&lt;wsp:rsid wsp:val=&quot;00F86BD3&quot;/&gt;&lt;wsp:rsid wsp:val=&quot;00F86CE3&quot;/&gt;&lt;wsp:rsid wsp:val=&quot;00F86D62&quot;/&gt;&lt;wsp:rsid wsp:val=&quot;00F9035E&quot;/&gt;&lt;wsp:rsid wsp:val=&quot;00F91844&quot;/&gt;&lt;wsp:rsid wsp:val=&quot;00F9351C&quot;/&gt;&lt;wsp:rsid wsp:val=&quot;00F9374C&quot;/&gt;&lt;wsp:rsid wsp:val=&quot;00FA197E&quot;/&gt;&lt;wsp:rsid wsp:val=&quot;00FA2216&quot;/&gt;&lt;wsp:rsid wsp:val=&quot;00FA25A1&quot;/&gt;&lt;wsp:rsid wsp:val=&quot;00FA5C2B&quot;/&gt;&lt;wsp:rsid wsp:val=&quot;00FA6CE9&quot;/&gt;&lt;wsp:rsid wsp:val=&quot;00FB1161&quot;/&gt;&lt;wsp:rsid wsp:val=&quot;00FB6DBF&quot;/&gt;&lt;wsp:rsid wsp:val=&quot;00FB6F5C&quot;/&gt;&lt;wsp:rsid wsp:val=&quot;00FC5DF6&quot;/&gt;&lt;wsp:rsid wsp:val=&quot;00FC7029&quot;/&gt;&lt;wsp:rsid wsp:val=&quot;00FD190E&quot;/&gt;&lt;wsp:rsid wsp:val=&quot;00FD2681&quot;/&gt;&lt;wsp:rsid wsp:val=&quot;00FD342B&quot;/&gt;&lt;wsp:rsid wsp:val=&quot;00FD59E2&quot;/&gt;&lt;wsp:rsid wsp:val=&quot;00FD5D6A&quot;/&gt;&lt;wsp:rsid wsp:val=&quot;00FE5949&quot;/&gt;&lt;wsp:rsid wsp:val=&quot;00FE5DE1&quot;/&gt;&lt;wsp:rsid wsp:val=&quot;00FE6781&quot;/&gt;&lt;wsp:rsid wsp:val=&quot;00FE694C&quot;/&gt;&lt;wsp:rsid wsp:val=&quot;00FE7B2A&quot;/&gt;&lt;wsp:rsid wsp:val=&quot;00FF132B&quot;/&gt;&lt;wsp:rsid wsp:val=&quot;00FF2E98&quot;/&gt;&lt;wsp:rsid wsp:val=&quot;00FF7396&quot;/&gt;&lt;/wsp:rsids&gt;&lt;/w:docPr&gt;&lt;w:body&gt;&lt;wx:sect&gt;&lt;w:p wsp:rsidR=&quot;00000000&quot; wsp:rsidRDefault=&quot;00633948&quot; wsp:rsidP=&quot;00633948&quot;&gt;&lt;m:oMathPara&gt;&lt;m:oMath&gt;&lt;m:r&gt;&lt;w:rPr&gt;&lt;w:rFonts w:ascii=&quot;Cambria Math&quot; w:h-ansi=&quot;Cambria Math&quot;/&gt;&lt;wx:font wx:val=&quot;Cambria Math&quot;/&gt;&lt;w:i/&gt;&lt;/w:rPr&gt;&lt;m:t&gt;copy number=&lt;/m:t&gt;&lt;/m:r&gt;&lt;m:f&gt;&lt;m:fPr&gt;&lt;m:ctrlPr&gt;&lt;w:rPr&gt;&lt;w:rFonts w:ascii=&quot;Cambria Math&quot; w:h-ansi=&quot;Cambria Math&quot;/&gt;&lt;wx:font wx:val=&quot;Cambria Math&quot;/&gt;&lt;w:i/&gt;&lt;w:i-cs/&gt;&lt;/w:rPr&gt;&lt;/m:ctrlPr&gt;&lt;/m:fPr&gt;&lt;m:num&gt;&lt;m:r&gt;&lt;w:rPr&gt;&lt;w:rFonts w:ascii=&quot;Cambria Math&quot; w:h-ansi=&quot;Cambria Math&quot;/&gt;&lt;wx:font wx:val=&quot;Cambria Math&quot;/&gt;&lt;w:i/&gt;&lt;/w:rPr&gt;&lt;m:t&gt;B_?.022_?/m:t&gt;&lt;/m:r&gt;&lt;m:sSup&gt;&lt;m:sSupPr&gt;&lt;m:ctrlPr&gt;&lt;w:rPr&gt;&lt;w:rFonts w:ascii=&quot;Cambria Math&quot; w:h-ansi=&quot;Cambria Math&quot;/&gt;&lt;wx:font wx:val=&quot;Cambria Math&quot;/&gt;&lt;w:i/&gt;&lt;w:i-cs/&gt;&lt;/w:rPr&gt;&lt;/m:ctrlPr&gt;&lt;/m:sSupPr&gt;&lt;m:e&gt;&lt;m:r&gt;&lt;w:rPr&gt;&lt;w:rFonts w:ascii=&quot;Ca ambria Math&quot; w:h-ansi=&quot;Cambria Math&quot;/&gt;&lt;wx:font wx:val=&quot;Cambria Math&quot;/&gt;&lt;w:i/&gt;&lt;/w:rPr&gt;&lt;m:t&gt;10&lt;/m:t&gt;&lt;/m:r&gt;&lt;/m:e&gt;&lt;m:sup&gt;&lt;m:r&gt;&lt;w:rPr&gt;&lt;w:rFonts w:ascii=&quot;Cambria Math&quot; w:h-ansi=&quot;Cambria Math&quot;/&gt;&lt;wx:font wx:val=&quot;Cambria Math&quot;/&gt;&lt;w:i/&gt;&lt;/w:rPr&gt;&lt;m:t&gt;23&lt;/m:t&gt;&lt;/m:r&gt;&lt;/m:sup&gt;&lt;/m:sSup&gt;&lt;/m:num&gt;&lt;m:den&gt;&lt;m:d&gt;&lt;m:dPr&gt;&lt;m:ctrlPr&gt;&lt;w:rPr&gt;&lt;w:rFonts w:ascii=&quot;Cambria Math&quot; w:h-ansi=&quot;Cambria Math&quot;/&gt;&lt;wx:font wx:val=&quot;Cambria Math&quot;/&gt;&lt;w:i/&gt;&lt;w:i-cs/&gt;&lt;/w:rPr&gt;&lt;/m:ctrlPr&gt;&lt;/m:dPr&gt;&lt;m:e&gt;&lt;m:r&gt;&lt;w:rPr&gt;&lt;w:rFonts w:ascii=&quot;Cambria Math&quot; w:h-ansi=&quot;Cambria Math&quot;/&gt;&lt;wx:font wx:val=&quot;Cambria Math&quot;/&gt;&lt;w:i/&gt;&lt;/w:rPr&gt;&lt;m:t&gt;M+A&lt;/m:t&gt;&lt;/m:r&gt;&lt;/m:e&gt;&lt;/m:d&gt;&lt;m:r&gt;&lt;w:rPr&gt;&lt;w:rFonts w:ascii=&quot;Cambria Math&quot; w:h-ansi=&quot;Cambria Math&quot;/&gt;&lt;wx:font wx:val=&quot;Cambria Math&quot;/&gt;&lt;w:i/&gt;&lt;/w:rPr&gt;&lt;m:t&gt;_?/m:t&gt;&lt;/m:r&gt;&lt;m:sSup&gt;&lt;m:sSupPr&gt;&lt;m:ctrlPr&gt;&lt;w:rPir&gt;&lt;w:rFonts w:ascii=&quot;Cambria Math&quot; w:h-ansi=&quot;Cambria Math&quot;/&gt;&lt;wx:font wx:val=&quot;Cambria Math&quot;/&gt;&lt;w:i/&gt;&lt;w:i-cs/&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9&lt;/m:t&gt;&lt;/m:r&gt;&lt;/m:sup&gt;&lt;/m:sSup&gt;&lt;m:r&gt;&lt;w:rPr&gt;&lt;w:rFonts w:ascii=&quot;Cambria Math&quot; w:h-ansi=&quot;Cambria Math&quot;/&gt;&lt;wx:font wx:val=&quot;Cambria Math&quot;/&gt;&lt;w:i/&gt;&lt;/w:rPr&gt;&lt;m:t&gt;__&lt;/m:t&gt;&lt;/m:r&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6" o:title="" chromakey="white"/>
                </v:shape>
              </w:pict>
            </w:r>
            <w:r w:rsidR="00296D36" w:rsidRPr="006F3DD4">
              <w:rPr>
                <w:sz w:val="21"/>
                <w:szCs w:val="21"/>
              </w:rPr>
              <w:instrText xml:space="preserve"> </w:instrText>
            </w:r>
            <w:r w:rsidRPr="006F3DD4">
              <w:rPr>
                <w:sz w:val="21"/>
                <w:szCs w:val="21"/>
              </w:rPr>
              <w:fldChar w:fldCharType="end"/>
            </w:r>
          </w:p>
        </w:tc>
        <w:tc>
          <w:tcPr>
            <w:tcW w:w="2257" w:type="dxa"/>
            <w:vAlign w:val="center"/>
          </w:tcPr>
          <w:p w14:paraId="2611506A" w14:textId="77777777" w:rsidR="00296D36" w:rsidRPr="0033527D" w:rsidRDefault="00296D36" w:rsidP="00A95F90">
            <w:pPr>
              <w:snapToGrid w:val="0"/>
              <w:spacing w:line="300" w:lineRule="auto"/>
              <w:jc w:val="right"/>
              <w:rPr>
                <w:sz w:val="21"/>
                <w:szCs w:val="21"/>
              </w:rPr>
            </w:pPr>
            <w:r w:rsidRPr="0033527D">
              <w:rPr>
                <w:rFonts w:hint="eastAsia"/>
                <w:sz w:val="21"/>
                <w:szCs w:val="21"/>
              </w:rPr>
              <w:t>（</w:t>
            </w:r>
            <w:r w:rsidRPr="0033527D">
              <w:rPr>
                <w:rFonts w:hint="eastAsia"/>
                <w:sz w:val="21"/>
                <w:szCs w:val="21"/>
              </w:rPr>
              <w:t>1</w:t>
            </w:r>
            <w:r w:rsidRPr="0033527D">
              <w:rPr>
                <w:rFonts w:hint="eastAsia"/>
                <w:sz w:val="21"/>
                <w:szCs w:val="21"/>
              </w:rPr>
              <w:t>）</w:t>
            </w:r>
          </w:p>
        </w:tc>
      </w:tr>
    </w:tbl>
    <w:p w14:paraId="121A9B07" w14:textId="77777777" w:rsidR="00296D36" w:rsidRPr="00270719" w:rsidRDefault="00296D36" w:rsidP="00A95F90">
      <w:pPr>
        <w:adjustRightInd w:val="0"/>
        <w:snapToGrid w:val="0"/>
        <w:spacing w:line="300" w:lineRule="auto"/>
        <w:ind w:leftChars="200" w:left="480"/>
        <w:jc w:val="left"/>
        <w:rPr>
          <w:sz w:val="21"/>
          <w:szCs w:val="21"/>
        </w:rPr>
      </w:pPr>
      <w:r w:rsidRPr="00270719">
        <w:rPr>
          <w:rFonts w:hint="eastAsia"/>
          <w:sz w:val="21"/>
          <w:szCs w:val="21"/>
        </w:rPr>
        <w:t>B</w:t>
      </w:r>
      <w:r w:rsidRPr="00270719">
        <w:rPr>
          <w:rFonts w:hint="eastAsia"/>
          <w:sz w:val="21"/>
          <w:szCs w:val="21"/>
        </w:rPr>
        <w:t>为质粒质量，单位</w:t>
      </w:r>
      <w:r w:rsidRPr="00270719">
        <w:rPr>
          <w:rFonts w:hint="eastAsia"/>
          <w:sz w:val="21"/>
          <w:szCs w:val="21"/>
        </w:rPr>
        <w:t>ng</w:t>
      </w:r>
    </w:p>
    <w:p w14:paraId="21BA1338" w14:textId="77777777" w:rsidR="00296D36" w:rsidRPr="00270719" w:rsidRDefault="00296D36" w:rsidP="00A95F90">
      <w:pPr>
        <w:adjustRightInd w:val="0"/>
        <w:snapToGrid w:val="0"/>
        <w:spacing w:line="300" w:lineRule="auto"/>
        <w:ind w:leftChars="200" w:left="480"/>
        <w:jc w:val="left"/>
        <w:rPr>
          <w:sz w:val="21"/>
          <w:szCs w:val="21"/>
        </w:rPr>
      </w:pPr>
      <w:r w:rsidRPr="00270719">
        <w:rPr>
          <w:rFonts w:hint="eastAsia"/>
          <w:sz w:val="21"/>
          <w:szCs w:val="21"/>
        </w:rPr>
        <w:t>M</w:t>
      </w:r>
      <w:r w:rsidRPr="00270719">
        <w:rPr>
          <w:rFonts w:hint="eastAsia"/>
          <w:sz w:val="21"/>
          <w:szCs w:val="21"/>
        </w:rPr>
        <w:t>为载体长度，</w:t>
      </w:r>
      <w:r w:rsidRPr="00270719">
        <w:rPr>
          <w:rFonts w:hint="eastAsia"/>
          <w:sz w:val="21"/>
          <w:szCs w:val="21"/>
        </w:rPr>
        <w:t>pUCm-T</w:t>
      </w:r>
      <w:r w:rsidRPr="00270719">
        <w:rPr>
          <w:rFonts w:hint="eastAsia"/>
          <w:sz w:val="21"/>
          <w:szCs w:val="21"/>
        </w:rPr>
        <w:t>载体长度为</w:t>
      </w:r>
      <w:r w:rsidRPr="00270719">
        <w:rPr>
          <w:rFonts w:hint="eastAsia"/>
          <w:sz w:val="21"/>
          <w:szCs w:val="21"/>
        </w:rPr>
        <w:t>2788</w:t>
      </w:r>
      <w:r w:rsidRPr="00270719">
        <w:rPr>
          <w:rFonts w:hint="eastAsia"/>
          <w:sz w:val="21"/>
          <w:szCs w:val="21"/>
        </w:rPr>
        <w:t>，单位</w:t>
      </w:r>
      <w:r w:rsidRPr="00270719">
        <w:rPr>
          <w:rFonts w:hint="eastAsia"/>
          <w:sz w:val="21"/>
          <w:szCs w:val="21"/>
        </w:rPr>
        <w:t>bp</w:t>
      </w:r>
    </w:p>
    <w:p w14:paraId="7A8008BF" w14:textId="77777777" w:rsidR="00296D36" w:rsidRPr="00270719" w:rsidRDefault="00296D36" w:rsidP="00A95F90">
      <w:pPr>
        <w:adjustRightInd w:val="0"/>
        <w:snapToGrid w:val="0"/>
        <w:spacing w:line="300" w:lineRule="auto"/>
        <w:ind w:leftChars="200" w:left="480"/>
        <w:jc w:val="left"/>
        <w:rPr>
          <w:sz w:val="21"/>
          <w:szCs w:val="21"/>
        </w:rPr>
      </w:pPr>
      <w:r w:rsidRPr="00270719">
        <w:rPr>
          <w:rFonts w:hint="eastAsia"/>
          <w:sz w:val="21"/>
          <w:szCs w:val="21"/>
        </w:rPr>
        <w:t>A</w:t>
      </w:r>
      <w:r w:rsidRPr="00270719">
        <w:rPr>
          <w:rFonts w:hint="eastAsia"/>
          <w:sz w:val="21"/>
          <w:szCs w:val="21"/>
        </w:rPr>
        <w:t>为</w:t>
      </w:r>
      <w:r w:rsidRPr="00270719">
        <w:rPr>
          <w:rFonts w:hint="eastAsia"/>
          <w:sz w:val="21"/>
          <w:szCs w:val="21"/>
        </w:rPr>
        <w:t>PCR</w:t>
      </w:r>
      <w:r w:rsidRPr="00270719">
        <w:rPr>
          <w:rFonts w:hint="eastAsia"/>
          <w:sz w:val="21"/>
          <w:szCs w:val="21"/>
        </w:rPr>
        <w:t>产物中目的基因的长度，单位</w:t>
      </w:r>
      <w:r w:rsidRPr="00270719">
        <w:rPr>
          <w:rFonts w:hint="eastAsia"/>
          <w:sz w:val="21"/>
          <w:szCs w:val="21"/>
        </w:rPr>
        <w:t>bp</w:t>
      </w:r>
    </w:p>
    <w:p w14:paraId="1CDC6ED4" w14:textId="77777777" w:rsidR="00296D36" w:rsidRPr="00270719" w:rsidRDefault="00296D36" w:rsidP="00A95F90">
      <w:pPr>
        <w:adjustRightInd w:val="0"/>
        <w:snapToGrid w:val="0"/>
        <w:spacing w:line="300" w:lineRule="auto"/>
        <w:ind w:leftChars="200" w:left="480"/>
        <w:jc w:val="left"/>
        <w:rPr>
          <w:sz w:val="21"/>
          <w:szCs w:val="21"/>
        </w:rPr>
      </w:pPr>
      <w:r w:rsidRPr="00270719">
        <w:rPr>
          <w:rFonts w:hint="eastAsia"/>
          <w:sz w:val="21"/>
          <w:szCs w:val="21"/>
        </w:rPr>
        <w:t>D</w:t>
      </w:r>
      <w:r w:rsidRPr="00270719">
        <w:rPr>
          <w:rFonts w:hint="eastAsia"/>
          <w:sz w:val="21"/>
          <w:szCs w:val="21"/>
        </w:rPr>
        <w:t>为每对碱基平均分子量，取</w:t>
      </w:r>
      <w:r w:rsidRPr="00270719">
        <w:rPr>
          <w:rFonts w:hint="eastAsia"/>
          <w:sz w:val="21"/>
          <w:szCs w:val="21"/>
        </w:rPr>
        <w:t>660</w:t>
      </w:r>
    </w:p>
    <w:p w14:paraId="4F947862" w14:textId="77777777" w:rsidR="00296D36" w:rsidRDefault="00296D36" w:rsidP="00A95F90">
      <w:pPr>
        <w:pStyle w:val="4"/>
        <w:adjustRightInd w:val="0"/>
        <w:spacing w:before="156" w:afterLines="0" w:line="300" w:lineRule="auto"/>
      </w:pPr>
      <w:bookmarkStart w:id="160" w:name="_Toc346463100"/>
      <w:r w:rsidRPr="0057267E">
        <w:rPr>
          <w:rFonts w:hint="eastAsia"/>
          <w:bCs w:val="0"/>
        </w:rPr>
        <w:t>2</w:t>
      </w:r>
      <w:r>
        <w:rPr>
          <w:rFonts w:hint="eastAsia"/>
          <w:bCs w:val="0"/>
        </w:rPr>
        <w:t>.</w:t>
      </w:r>
      <w:r w:rsidRPr="0057267E">
        <w:rPr>
          <w:rFonts w:hint="eastAsia"/>
          <w:bCs w:val="0"/>
        </w:rPr>
        <w:t>3.</w:t>
      </w:r>
      <w:r>
        <w:rPr>
          <w:rFonts w:hint="eastAsia"/>
          <w:bCs w:val="0"/>
        </w:rPr>
        <w:t>2.3</w:t>
      </w:r>
      <w:r>
        <w:rPr>
          <w:rFonts w:hint="eastAsia"/>
        </w:rPr>
        <w:t xml:space="preserve"> qPCR</w:t>
      </w:r>
      <w:r>
        <w:rPr>
          <w:rFonts w:hint="eastAsia"/>
        </w:rPr>
        <w:t>反应体系与循环条件</w:t>
      </w:r>
      <w:bookmarkEnd w:id="160"/>
    </w:p>
    <w:p w14:paraId="0DDB1861" w14:textId="77777777" w:rsidR="00296D36" w:rsidRPr="006B413D" w:rsidRDefault="00296D36" w:rsidP="00A95F90">
      <w:pPr>
        <w:snapToGrid w:val="0"/>
        <w:spacing w:line="300" w:lineRule="auto"/>
        <w:ind w:firstLine="482"/>
        <w:rPr>
          <w:snapToGrid w:val="0"/>
          <w:spacing w:val="-3"/>
          <w:kern w:val="0"/>
        </w:rPr>
      </w:pPr>
      <w:r w:rsidRPr="006B413D">
        <w:rPr>
          <w:rFonts w:hint="eastAsia"/>
          <w:snapToGrid w:val="0"/>
          <w:spacing w:val="-3"/>
          <w:kern w:val="0"/>
        </w:rPr>
        <w:t>本实验采用</w:t>
      </w:r>
      <w:r>
        <w:rPr>
          <w:rFonts w:hint="eastAsia"/>
          <w:snapToGrid w:val="0"/>
          <w:spacing w:val="-3"/>
          <w:kern w:val="0"/>
        </w:rPr>
        <w:t>25</w:t>
      </w:r>
      <w:r w:rsidRPr="006B413D">
        <w:rPr>
          <w:snapToGrid w:val="0"/>
          <w:spacing w:val="-3"/>
          <w:kern w:val="0"/>
        </w:rPr>
        <w:t>µ</w:t>
      </w:r>
      <w:r w:rsidRPr="006B413D">
        <w:rPr>
          <w:rFonts w:hint="eastAsia"/>
          <w:snapToGrid w:val="0"/>
          <w:spacing w:val="-3"/>
          <w:kern w:val="0"/>
        </w:rPr>
        <w:t>L</w:t>
      </w:r>
      <w:r w:rsidRPr="006B413D">
        <w:rPr>
          <w:rFonts w:hint="eastAsia"/>
          <w:snapToGrid w:val="0"/>
          <w:spacing w:val="-3"/>
          <w:kern w:val="0"/>
        </w:rPr>
        <w:t>反应体系：</w:t>
      </w:r>
      <w:r w:rsidRPr="006B413D">
        <w:rPr>
          <w:rFonts w:hint="eastAsia"/>
          <w:snapToGrid w:val="0"/>
          <w:spacing w:val="-3"/>
          <w:kern w:val="0"/>
        </w:rPr>
        <w:t>2</w:t>
      </w:r>
      <w:r w:rsidRPr="006B413D">
        <w:rPr>
          <w:snapToGrid w:val="0"/>
          <w:spacing w:val="-3"/>
          <w:kern w:val="0"/>
        </w:rPr>
        <w:t>×</w:t>
      </w:r>
      <w:r w:rsidRPr="006B413D">
        <w:rPr>
          <w:rFonts w:hint="eastAsia"/>
          <w:snapToGrid w:val="0"/>
          <w:spacing w:val="-3"/>
          <w:kern w:val="0"/>
        </w:rPr>
        <w:t>SYBR Green Realtime PCR Master Mix 12.5</w:t>
      </w:r>
      <w:r w:rsidRPr="006B413D">
        <w:rPr>
          <w:snapToGrid w:val="0"/>
          <w:spacing w:val="-3"/>
          <w:kern w:val="0"/>
        </w:rPr>
        <w:t>µ</w:t>
      </w:r>
      <w:r w:rsidRPr="006B413D">
        <w:rPr>
          <w:rFonts w:hint="eastAsia"/>
          <w:snapToGrid w:val="0"/>
          <w:spacing w:val="-3"/>
          <w:kern w:val="0"/>
        </w:rPr>
        <w:t>L</w:t>
      </w:r>
      <w:r w:rsidRPr="006B413D">
        <w:rPr>
          <w:rFonts w:hint="eastAsia"/>
          <w:snapToGrid w:val="0"/>
          <w:spacing w:val="-3"/>
          <w:kern w:val="0"/>
        </w:rPr>
        <w:t>，</w:t>
      </w:r>
      <w:r w:rsidRPr="006B413D">
        <w:rPr>
          <w:rFonts w:hint="eastAsia"/>
          <w:snapToGrid w:val="0"/>
          <w:spacing w:val="-3"/>
          <w:kern w:val="0"/>
        </w:rPr>
        <w:t>Plus Solution 2.5</w:t>
      </w:r>
      <w:r w:rsidRPr="006B413D">
        <w:rPr>
          <w:snapToGrid w:val="0"/>
          <w:spacing w:val="-3"/>
          <w:kern w:val="0"/>
        </w:rPr>
        <w:t>µL</w:t>
      </w:r>
      <w:r w:rsidRPr="006B413D">
        <w:rPr>
          <w:rFonts w:hint="eastAsia"/>
          <w:snapToGrid w:val="0"/>
          <w:spacing w:val="-3"/>
          <w:kern w:val="0"/>
        </w:rPr>
        <w:t>，样品</w:t>
      </w:r>
      <w:r w:rsidRPr="006B413D">
        <w:rPr>
          <w:rFonts w:hint="eastAsia"/>
          <w:snapToGrid w:val="0"/>
          <w:spacing w:val="-3"/>
          <w:kern w:val="0"/>
        </w:rPr>
        <w:t>DNA 2</w:t>
      </w:r>
      <w:r w:rsidRPr="006B413D">
        <w:rPr>
          <w:snapToGrid w:val="0"/>
          <w:spacing w:val="-3"/>
          <w:kern w:val="0"/>
        </w:rPr>
        <w:t>µL</w:t>
      </w:r>
      <w:r w:rsidRPr="006B413D">
        <w:rPr>
          <w:rFonts w:hint="eastAsia"/>
          <w:snapToGrid w:val="0"/>
          <w:spacing w:val="-3"/>
          <w:kern w:val="0"/>
        </w:rPr>
        <w:t>，上下游引物各</w:t>
      </w:r>
      <w:r w:rsidRPr="006B413D">
        <w:rPr>
          <w:rFonts w:hint="eastAsia"/>
          <w:snapToGrid w:val="0"/>
          <w:spacing w:val="-3"/>
          <w:kern w:val="0"/>
        </w:rPr>
        <w:t>0.75</w:t>
      </w:r>
      <w:r w:rsidRPr="006B413D">
        <w:rPr>
          <w:snapToGrid w:val="0"/>
          <w:spacing w:val="-3"/>
          <w:kern w:val="0"/>
        </w:rPr>
        <w:t>μL</w:t>
      </w:r>
      <w:r w:rsidRPr="006B413D">
        <w:rPr>
          <w:rFonts w:hint="eastAsia"/>
          <w:snapToGrid w:val="0"/>
          <w:spacing w:val="-3"/>
          <w:kern w:val="0"/>
        </w:rPr>
        <w:t>（终浓度为</w:t>
      </w:r>
      <w:r w:rsidRPr="006B413D">
        <w:rPr>
          <w:rFonts w:hint="eastAsia"/>
          <w:snapToGrid w:val="0"/>
          <w:spacing w:val="-3"/>
          <w:kern w:val="0"/>
        </w:rPr>
        <w:t>0.3</w:t>
      </w:r>
      <w:r w:rsidRPr="006B413D">
        <w:rPr>
          <w:snapToGrid w:val="0"/>
          <w:spacing w:val="-3"/>
          <w:kern w:val="0"/>
        </w:rPr>
        <w:t>µ</w:t>
      </w:r>
      <w:r w:rsidRPr="006B413D">
        <w:rPr>
          <w:rFonts w:hint="eastAsia"/>
          <w:snapToGrid w:val="0"/>
          <w:spacing w:val="-3"/>
          <w:kern w:val="0"/>
        </w:rPr>
        <w:t>M</w:t>
      </w:r>
      <w:r w:rsidRPr="006B413D">
        <w:rPr>
          <w:rFonts w:hint="eastAsia"/>
          <w:snapToGrid w:val="0"/>
          <w:spacing w:val="-3"/>
          <w:kern w:val="0"/>
        </w:rPr>
        <w:t>），</w:t>
      </w:r>
      <w:r w:rsidRPr="006B413D">
        <w:rPr>
          <w:rFonts w:hint="eastAsia"/>
          <w:snapToGrid w:val="0"/>
          <w:spacing w:val="-3"/>
          <w:kern w:val="0"/>
        </w:rPr>
        <w:t>ddH</w:t>
      </w:r>
      <w:r w:rsidRPr="006B413D">
        <w:rPr>
          <w:rFonts w:hint="eastAsia"/>
          <w:snapToGrid w:val="0"/>
          <w:spacing w:val="-3"/>
          <w:kern w:val="0"/>
          <w:vertAlign w:val="subscript"/>
        </w:rPr>
        <w:t>2</w:t>
      </w:r>
      <w:r w:rsidRPr="006B413D">
        <w:rPr>
          <w:rFonts w:hint="eastAsia"/>
          <w:snapToGrid w:val="0"/>
          <w:spacing w:val="-3"/>
          <w:kern w:val="0"/>
        </w:rPr>
        <w:t>O 6.5</w:t>
      </w:r>
      <w:r w:rsidRPr="006B413D">
        <w:rPr>
          <w:snapToGrid w:val="0"/>
          <w:spacing w:val="-3"/>
          <w:kern w:val="0"/>
        </w:rPr>
        <w:t>µL</w:t>
      </w:r>
      <w:r w:rsidRPr="006B413D">
        <w:rPr>
          <w:rFonts w:hint="eastAsia"/>
          <w:snapToGrid w:val="0"/>
          <w:spacing w:val="-3"/>
          <w:kern w:val="0"/>
        </w:rPr>
        <w:t>，使得总体积为</w:t>
      </w:r>
      <w:r>
        <w:rPr>
          <w:rFonts w:hint="eastAsia"/>
          <w:snapToGrid w:val="0"/>
          <w:spacing w:val="-3"/>
          <w:kern w:val="0"/>
        </w:rPr>
        <w:t>25</w:t>
      </w:r>
      <w:r w:rsidRPr="006B413D">
        <w:rPr>
          <w:snapToGrid w:val="0"/>
          <w:spacing w:val="-3"/>
          <w:kern w:val="0"/>
        </w:rPr>
        <w:t>µL</w:t>
      </w:r>
      <w:r w:rsidRPr="006B413D">
        <w:rPr>
          <w:rFonts w:hint="eastAsia"/>
          <w:snapToGrid w:val="0"/>
          <w:spacing w:val="-3"/>
          <w:kern w:val="0"/>
        </w:rPr>
        <w:t>。</w:t>
      </w:r>
    </w:p>
    <w:p w14:paraId="2942ED5F" w14:textId="77777777" w:rsidR="00296D36" w:rsidRPr="00B919FD" w:rsidRDefault="00296D36" w:rsidP="00A95F90">
      <w:pPr>
        <w:snapToGrid w:val="0"/>
        <w:spacing w:line="300" w:lineRule="auto"/>
        <w:ind w:firstLine="482"/>
        <w:rPr>
          <w:szCs w:val="22"/>
        </w:rPr>
      </w:pPr>
      <w:r w:rsidRPr="00B919FD">
        <w:rPr>
          <w:rFonts w:hint="eastAsia"/>
          <w:szCs w:val="22"/>
        </w:rPr>
        <w:t>除</w:t>
      </w:r>
      <w:r w:rsidRPr="00CA76DF">
        <w:rPr>
          <w:rFonts w:hint="eastAsia"/>
          <w:i/>
          <w:szCs w:val="22"/>
        </w:rPr>
        <w:t>Chloroflexi</w:t>
      </w:r>
      <w:r w:rsidRPr="00B919FD">
        <w:rPr>
          <w:rFonts w:hint="eastAsia"/>
          <w:szCs w:val="22"/>
        </w:rPr>
        <w:t>组外，循环条件为：</w:t>
      </w:r>
      <w:r w:rsidRPr="00B919FD">
        <w:rPr>
          <w:rFonts w:hint="eastAsia"/>
          <w:szCs w:val="22"/>
        </w:rPr>
        <w:t>95</w:t>
      </w:r>
      <w:r w:rsidRPr="00B919FD">
        <w:rPr>
          <w:rFonts w:hint="eastAsia"/>
          <w:szCs w:val="22"/>
        </w:rPr>
        <w:t>℃预变性</w:t>
      </w:r>
      <w:r w:rsidRPr="00B919FD">
        <w:rPr>
          <w:rFonts w:hint="eastAsia"/>
          <w:szCs w:val="22"/>
        </w:rPr>
        <w:t>120s</w:t>
      </w:r>
      <w:r w:rsidRPr="00B919FD">
        <w:rPr>
          <w:rFonts w:hint="eastAsia"/>
          <w:szCs w:val="22"/>
        </w:rPr>
        <w:t>；</w:t>
      </w:r>
      <w:r w:rsidRPr="00B919FD">
        <w:rPr>
          <w:rFonts w:hint="eastAsia"/>
          <w:szCs w:val="22"/>
        </w:rPr>
        <w:t>95</w:t>
      </w:r>
      <w:r w:rsidRPr="00B919FD">
        <w:rPr>
          <w:rFonts w:hint="eastAsia"/>
          <w:szCs w:val="22"/>
        </w:rPr>
        <w:t>℃变性</w:t>
      </w:r>
      <w:r w:rsidRPr="00B919FD">
        <w:rPr>
          <w:rFonts w:hint="eastAsia"/>
          <w:szCs w:val="22"/>
        </w:rPr>
        <w:t>15s, 60</w:t>
      </w:r>
      <w:r w:rsidRPr="00B919FD">
        <w:rPr>
          <w:rFonts w:hint="eastAsia"/>
          <w:szCs w:val="22"/>
        </w:rPr>
        <w:t>℃延伸</w:t>
      </w:r>
      <w:r w:rsidRPr="00B919FD">
        <w:rPr>
          <w:rFonts w:hint="eastAsia"/>
          <w:szCs w:val="22"/>
        </w:rPr>
        <w:t>60s</w:t>
      </w:r>
      <w:r w:rsidRPr="00B919FD">
        <w:rPr>
          <w:rFonts w:hint="eastAsia"/>
          <w:szCs w:val="22"/>
        </w:rPr>
        <w:t>，共</w:t>
      </w:r>
      <w:r w:rsidRPr="00B919FD">
        <w:rPr>
          <w:rFonts w:hint="eastAsia"/>
          <w:szCs w:val="22"/>
        </w:rPr>
        <w:t>40</w:t>
      </w:r>
      <w:r w:rsidRPr="00B919FD">
        <w:rPr>
          <w:rFonts w:hint="eastAsia"/>
          <w:szCs w:val="22"/>
        </w:rPr>
        <w:t>个循环；溶解程序设置为</w:t>
      </w:r>
      <w:r w:rsidRPr="00B919FD">
        <w:rPr>
          <w:rFonts w:hint="eastAsia"/>
          <w:szCs w:val="22"/>
        </w:rPr>
        <w:t>60</w:t>
      </w:r>
      <w:r w:rsidRPr="00B919FD">
        <w:rPr>
          <w:rFonts w:hint="eastAsia"/>
          <w:szCs w:val="22"/>
        </w:rPr>
        <w:t>℃</w:t>
      </w:r>
      <w:r>
        <w:rPr>
          <w:szCs w:val="22"/>
        </w:rPr>
        <w:t>–</w:t>
      </w:r>
      <w:r w:rsidRPr="00B919FD">
        <w:rPr>
          <w:rFonts w:hint="eastAsia"/>
          <w:szCs w:val="22"/>
        </w:rPr>
        <w:t>95</w:t>
      </w:r>
      <w:r w:rsidRPr="00B919FD">
        <w:rPr>
          <w:rFonts w:hint="eastAsia"/>
          <w:szCs w:val="22"/>
        </w:rPr>
        <w:t>℃。</w:t>
      </w:r>
    </w:p>
    <w:p w14:paraId="07992ED4" w14:textId="77777777" w:rsidR="00296D36" w:rsidRPr="00B919FD" w:rsidRDefault="00296D36" w:rsidP="00A95F90">
      <w:pPr>
        <w:snapToGrid w:val="0"/>
        <w:spacing w:line="300" w:lineRule="auto"/>
        <w:ind w:firstLine="482"/>
        <w:rPr>
          <w:szCs w:val="22"/>
        </w:rPr>
      </w:pPr>
      <w:r w:rsidRPr="006B413D">
        <w:rPr>
          <w:rFonts w:hint="eastAsia"/>
          <w:i/>
          <w:snapToGrid w:val="0"/>
          <w:spacing w:val="-2"/>
          <w:kern w:val="0"/>
        </w:rPr>
        <w:t>Chloroflexi</w:t>
      </w:r>
      <w:r w:rsidRPr="006B413D">
        <w:rPr>
          <w:rFonts w:hint="eastAsia"/>
          <w:snapToGrid w:val="0"/>
          <w:spacing w:val="-2"/>
          <w:kern w:val="0"/>
        </w:rPr>
        <w:t>组循环条件为：</w:t>
      </w:r>
      <w:r w:rsidRPr="006B413D">
        <w:rPr>
          <w:rFonts w:hint="eastAsia"/>
          <w:snapToGrid w:val="0"/>
          <w:spacing w:val="-2"/>
          <w:kern w:val="0"/>
        </w:rPr>
        <w:t>95</w:t>
      </w:r>
      <w:r w:rsidRPr="006B413D">
        <w:rPr>
          <w:rFonts w:hint="eastAsia"/>
          <w:snapToGrid w:val="0"/>
          <w:spacing w:val="-2"/>
          <w:kern w:val="0"/>
        </w:rPr>
        <w:t>℃预变性</w:t>
      </w:r>
      <w:r w:rsidRPr="006B413D">
        <w:rPr>
          <w:rFonts w:hint="eastAsia"/>
          <w:snapToGrid w:val="0"/>
          <w:spacing w:val="-2"/>
          <w:kern w:val="0"/>
        </w:rPr>
        <w:t>120s</w:t>
      </w:r>
      <w:r w:rsidRPr="006B413D">
        <w:rPr>
          <w:rFonts w:hint="eastAsia"/>
          <w:snapToGrid w:val="0"/>
          <w:spacing w:val="-2"/>
          <w:kern w:val="0"/>
        </w:rPr>
        <w:t>；</w:t>
      </w:r>
      <w:r w:rsidRPr="006B413D">
        <w:rPr>
          <w:rFonts w:hint="eastAsia"/>
          <w:snapToGrid w:val="0"/>
          <w:spacing w:val="-2"/>
          <w:kern w:val="0"/>
        </w:rPr>
        <w:t>95</w:t>
      </w:r>
      <w:r w:rsidRPr="006B413D">
        <w:rPr>
          <w:rFonts w:hint="eastAsia"/>
          <w:snapToGrid w:val="0"/>
          <w:spacing w:val="-2"/>
          <w:kern w:val="0"/>
        </w:rPr>
        <w:t>℃变性</w:t>
      </w:r>
      <w:r w:rsidRPr="006B413D">
        <w:rPr>
          <w:rFonts w:hint="eastAsia"/>
          <w:snapToGrid w:val="0"/>
          <w:spacing w:val="-2"/>
          <w:kern w:val="0"/>
        </w:rPr>
        <w:t>15</w:t>
      </w:r>
      <w:r>
        <w:rPr>
          <w:rFonts w:hint="eastAsia"/>
          <w:snapToGrid w:val="0"/>
          <w:spacing w:val="-2"/>
          <w:kern w:val="0"/>
        </w:rPr>
        <w:t>s</w:t>
      </w:r>
      <w:r w:rsidRPr="006B413D">
        <w:rPr>
          <w:rFonts w:hint="eastAsia"/>
          <w:snapToGrid w:val="0"/>
          <w:spacing w:val="-2"/>
          <w:kern w:val="0"/>
        </w:rPr>
        <w:t>，</w:t>
      </w:r>
      <w:r w:rsidRPr="006B413D">
        <w:rPr>
          <w:rFonts w:hint="eastAsia"/>
          <w:snapToGrid w:val="0"/>
          <w:spacing w:val="-2"/>
          <w:kern w:val="0"/>
        </w:rPr>
        <w:t>55</w:t>
      </w:r>
      <w:r w:rsidRPr="006B413D">
        <w:rPr>
          <w:rFonts w:hint="eastAsia"/>
          <w:snapToGrid w:val="0"/>
          <w:spacing w:val="-2"/>
          <w:kern w:val="0"/>
        </w:rPr>
        <w:t>℃退火</w:t>
      </w:r>
      <w:r w:rsidRPr="006B413D">
        <w:rPr>
          <w:rFonts w:hint="eastAsia"/>
          <w:snapToGrid w:val="0"/>
          <w:spacing w:val="-2"/>
          <w:kern w:val="0"/>
        </w:rPr>
        <w:t>15s</w:t>
      </w:r>
      <w:r w:rsidRPr="006B413D">
        <w:rPr>
          <w:rFonts w:hint="eastAsia"/>
          <w:snapToGrid w:val="0"/>
          <w:spacing w:val="-2"/>
          <w:kern w:val="0"/>
        </w:rPr>
        <w:t>，</w:t>
      </w:r>
      <w:r w:rsidRPr="00B919FD">
        <w:rPr>
          <w:rFonts w:hint="eastAsia"/>
          <w:szCs w:val="22"/>
        </w:rPr>
        <w:t>72</w:t>
      </w:r>
      <w:r w:rsidRPr="00B919FD">
        <w:rPr>
          <w:rFonts w:hint="eastAsia"/>
          <w:szCs w:val="22"/>
        </w:rPr>
        <w:t>℃延伸</w:t>
      </w:r>
      <w:r w:rsidRPr="00B919FD">
        <w:rPr>
          <w:rFonts w:hint="eastAsia"/>
          <w:szCs w:val="22"/>
        </w:rPr>
        <w:t>45s</w:t>
      </w:r>
      <w:r w:rsidRPr="00B919FD">
        <w:rPr>
          <w:rFonts w:hint="eastAsia"/>
          <w:szCs w:val="22"/>
        </w:rPr>
        <w:t>，共</w:t>
      </w:r>
      <w:r w:rsidRPr="00B919FD">
        <w:rPr>
          <w:rFonts w:hint="eastAsia"/>
          <w:szCs w:val="22"/>
        </w:rPr>
        <w:t>40</w:t>
      </w:r>
      <w:r w:rsidRPr="00B919FD">
        <w:rPr>
          <w:rFonts w:hint="eastAsia"/>
          <w:szCs w:val="22"/>
        </w:rPr>
        <w:t>个循环；溶解程序设置为</w:t>
      </w:r>
      <w:r w:rsidRPr="00B919FD">
        <w:rPr>
          <w:rFonts w:hint="eastAsia"/>
          <w:szCs w:val="22"/>
        </w:rPr>
        <w:t>72</w:t>
      </w:r>
      <w:r w:rsidRPr="00B919FD">
        <w:rPr>
          <w:rFonts w:hint="eastAsia"/>
          <w:szCs w:val="22"/>
        </w:rPr>
        <w:t>℃</w:t>
      </w:r>
      <w:r>
        <w:rPr>
          <w:szCs w:val="22"/>
        </w:rPr>
        <w:t>–</w:t>
      </w:r>
      <w:r w:rsidRPr="00B919FD">
        <w:rPr>
          <w:rFonts w:hint="eastAsia"/>
          <w:szCs w:val="22"/>
        </w:rPr>
        <w:t>95</w:t>
      </w:r>
      <w:r w:rsidRPr="00B919FD">
        <w:rPr>
          <w:rFonts w:hint="eastAsia"/>
          <w:szCs w:val="22"/>
        </w:rPr>
        <w:t>℃。</w:t>
      </w:r>
    </w:p>
    <w:p w14:paraId="1AA64246" w14:textId="77777777" w:rsidR="00296D36" w:rsidRDefault="00296D36" w:rsidP="00A95F90">
      <w:pPr>
        <w:widowControl/>
        <w:snapToGrid w:val="0"/>
        <w:jc w:val="left"/>
        <w:sectPr w:rsidR="00296D36" w:rsidSect="00A95F90">
          <w:headerReference w:type="default" r:id="rId47"/>
          <w:pgSz w:w="11900" w:h="16840"/>
          <w:pgMar w:top="1440" w:right="1800" w:bottom="1440" w:left="1800" w:header="851" w:footer="992" w:gutter="0"/>
          <w:cols w:space="425"/>
          <w:docGrid w:type="lines" w:linePitch="312"/>
        </w:sectPr>
      </w:pPr>
    </w:p>
    <w:p w14:paraId="7749474D" w14:textId="77777777" w:rsidR="00296D36" w:rsidRPr="002735B4" w:rsidRDefault="00296D36" w:rsidP="003A4A6B">
      <w:pPr>
        <w:pStyle w:val="2"/>
        <w:numPr>
          <w:ilvl w:val="0"/>
          <w:numId w:val="0"/>
        </w:numPr>
        <w:tabs>
          <w:tab w:val="center" w:pos="4150"/>
          <w:tab w:val="right" w:pos="8300"/>
        </w:tabs>
        <w:spacing w:beforeLines="0" w:afterLines="50" w:after="156" w:line="288" w:lineRule="auto"/>
      </w:pPr>
      <w:bookmarkStart w:id="161" w:name="_Toc346463101"/>
      <w:r>
        <w:rPr>
          <w:rFonts w:hint="eastAsia"/>
        </w:rPr>
        <w:lastRenderedPageBreak/>
        <w:t xml:space="preserve">第三章 </w:t>
      </w:r>
      <w:r w:rsidRPr="009E22CB">
        <w:t>底泥微环境</w:t>
      </w:r>
      <w:r>
        <w:t>PCB</w:t>
      </w:r>
      <w:r w:rsidRPr="009E22CB">
        <w:rPr>
          <w:rFonts w:hint="eastAsia"/>
        </w:rPr>
        <w:t>单体测定</w:t>
      </w:r>
      <w:r w:rsidRPr="009E22CB">
        <w:t>结果分析</w:t>
      </w:r>
      <w:bookmarkEnd w:id="161"/>
    </w:p>
    <w:p w14:paraId="514146F0" w14:textId="77777777" w:rsidR="00296D36" w:rsidRDefault="00296D36" w:rsidP="003A4A6B">
      <w:pPr>
        <w:pStyle w:val="11"/>
        <w:snapToGrid w:val="0"/>
        <w:spacing w:beforeLines="100" w:before="312" w:line="300" w:lineRule="auto"/>
      </w:pPr>
      <w:bookmarkStart w:id="162" w:name="_Toc346463102"/>
      <w:r>
        <w:rPr>
          <w:rFonts w:hint="eastAsia"/>
        </w:rPr>
        <w:t xml:space="preserve">3.1 </w:t>
      </w:r>
      <w:r w:rsidRPr="002735B4">
        <w:rPr>
          <w:rFonts w:hint="eastAsia"/>
        </w:rPr>
        <w:t>实验方法可靠性验证</w:t>
      </w:r>
      <w:bookmarkEnd w:id="162"/>
    </w:p>
    <w:p w14:paraId="504B49AA" w14:textId="77777777" w:rsidR="00296D36" w:rsidRPr="00CA790A" w:rsidRDefault="00296D36" w:rsidP="00A95F90">
      <w:pPr>
        <w:snapToGrid w:val="0"/>
        <w:spacing w:after="50" w:line="300" w:lineRule="auto"/>
        <w:ind w:firstLine="480"/>
        <w:rPr>
          <w:szCs w:val="22"/>
        </w:rPr>
      </w:pPr>
      <w:r w:rsidRPr="00CA790A">
        <w:rPr>
          <w:szCs w:val="22"/>
        </w:rPr>
        <w:t>用第</w:t>
      </w:r>
      <w:r w:rsidRPr="00CA790A">
        <w:rPr>
          <w:szCs w:val="22"/>
        </w:rPr>
        <w:t>0</w:t>
      </w:r>
      <w:r w:rsidRPr="00CA790A">
        <w:rPr>
          <w:szCs w:val="22"/>
        </w:rPr>
        <w:t>周的采样结果反算</w:t>
      </w:r>
      <w:r w:rsidRPr="00CA790A">
        <w:rPr>
          <w:rFonts w:hint="eastAsia"/>
          <w:szCs w:val="22"/>
        </w:rPr>
        <w:t>各母体</w:t>
      </w:r>
      <w:r w:rsidRPr="00CA790A">
        <w:rPr>
          <w:szCs w:val="22"/>
        </w:rPr>
        <w:t>PCB</w:t>
      </w:r>
      <w:r w:rsidRPr="00CA790A">
        <w:rPr>
          <w:rFonts w:hint="eastAsia"/>
          <w:szCs w:val="22"/>
        </w:rPr>
        <w:t>s</w:t>
      </w:r>
      <w:r w:rsidRPr="00CA790A">
        <w:rPr>
          <w:szCs w:val="22"/>
        </w:rPr>
        <w:t>含量，各</w:t>
      </w:r>
      <w:r w:rsidRPr="00CA790A">
        <w:rPr>
          <w:szCs w:val="22"/>
        </w:rPr>
        <w:t>PCB</w:t>
      </w:r>
      <w:r w:rsidRPr="00CA790A">
        <w:rPr>
          <w:szCs w:val="22"/>
        </w:rPr>
        <w:t>单体</w:t>
      </w:r>
      <w:r w:rsidRPr="00CA790A">
        <w:rPr>
          <w:rFonts w:hint="eastAsia"/>
          <w:szCs w:val="22"/>
        </w:rPr>
        <w:t>理论及实测</w:t>
      </w:r>
      <w:r w:rsidRPr="00CA790A">
        <w:rPr>
          <w:szCs w:val="22"/>
        </w:rPr>
        <w:t>浓度如表</w:t>
      </w:r>
      <w:r>
        <w:rPr>
          <w:rFonts w:hint="eastAsia"/>
          <w:szCs w:val="22"/>
        </w:rPr>
        <w:t>3-1</w:t>
      </w:r>
      <w:r w:rsidRPr="00CA790A">
        <w:rPr>
          <w:szCs w:val="22"/>
        </w:rPr>
        <w:t>所示。</w:t>
      </w:r>
    </w:p>
    <w:p w14:paraId="7355EED9" w14:textId="77777777" w:rsidR="00296D36" w:rsidRPr="00CA790A" w:rsidRDefault="00296D36" w:rsidP="00A95F90">
      <w:pPr>
        <w:pStyle w:val="a7"/>
        <w:snapToGrid w:val="0"/>
        <w:spacing w:line="300" w:lineRule="auto"/>
        <w:ind w:firstLineChars="0" w:firstLine="420"/>
        <w:jc w:val="center"/>
        <w:rPr>
          <w:color w:val="000000"/>
          <w:sz w:val="21"/>
          <w:szCs w:val="22"/>
        </w:rPr>
      </w:pPr>
      <w:r w:rsidRPr="00CA790A">
        <w:rPr>
          <w:rFonts w:hint="eastAsia"/>
          <w:color w:val="000000"/>
          <w:sz w:val="21"/>
          <w:szCs w:val="22"/>
        </w:rPr>
        <w:t>表</w:t>
      </w:r>
      <w:r>
        <w:rPr>
          <w:rFonts w:hint="eastAsia"/>
          <w:color w:val="000000"/>
          <w:sz w:val="21"/>
          <w:szCs w:val="22"/>
        </w:rPr>
        <w:t xml:space="preserve">3-1 </w:t>
      </w:r>
      <w:r w:rsidRPr="00CA790A">
        <w:rPr>
          <w:rFonts w:hint="eastAsia"/>
          <w:color w:val="000000"/>
          <w:sz w:val="21"/>
          <w:szCs w:val="22"/>
        </w:rPr>
        <w:t>第</w:t>
      </w:r>
      <w:r w:rsidRPr="00CA790A">
        <w:rPr>
          <w:color w:val="000000"/>
          <w:sz w:val="21"/>
          <w:szCs w:val="22"/>
        </w:rPr>
        <w:t>0</w:t>
      </w:r>
      <w:r w:rsidRPr="00CA790A">
        <w:rPr>
          <w:rFonts w:hint="eastAsia"/>
          <w:color w:val="000000"/>
          <w:sz w:val="21"/>
          <w:szCs w:val="22"/>
        </w:rPr>
        <w:t>周取样</w:t>
      </w:r>
      <w:r w:rsidRPr="00CA790A">
        <w:rPr>
          <w:color w:val="000000"/>
          <w:sz w:val="21"/>
          <w:szCs w:val="22"/>
        </w:rPr>
        <w:t>PCB</w:t>
      </w:r>
      <w:r w:rsidRPr="00CA790A">
        <w:rPr>
          <w:rFonts w:hint="eastAsia"/>
          <w:color w:val="000000"/>
          <w:sz w:val="21"/>
          <w:szCs w:val="22"/>
        </w:rPr>
        <w:t>单体浓度实测值与理论值对比</w:t>
      </w:r>
    </w:p>
    <w:tbl>
      <w:tblPr>
        <w:tblW w:w="0" w:type="auto"/>
        <w:tblBorders>
          <w:top w:val="single" w:sz="12" w:space="0" w:color="008000"/>
          <w:bottom w:val="single" w:sz="12" w:space="0" w:color="008000"/>
        </w:tblBorders>
        <w:tblLook w:val="04A0" w:firstRow="1" w:lastRow="0" w:firstColumn="1" w:lastColumn="0" w:noHBand="0" w:noVBand="1"/>
      </w:tblPr>
      <w:tblGrid>
        <w:gridCol w:w="981"/>
        <w:gridCol w:w="1803"/>
        <w:gridCol w:w="1803"/>
        <w:gridCol w:w="1862"/>
        <w:gridCol w:w="1862"/>
      </w:tblGrid>
      <w:tr w:rsidR="00296D36" w:rsidRPr="0033527D" w14:paraId="7462446D" w14:textId="77777777" w:rsidTr="00A95F90">
        <w:trPr>
          <w:cantSplit/>
        </w:trPr>
        <w:tc>
          <w:tcPr>
            <w:tcW w:w="0" w:type="auto"/>
            <w:tcBorders>
              <w:top w:val="single" w:sz="8" w:space="0" w:color="auto"/>
              <w:bottom w:val="single" w:sz="4" w:space="0" w:color="000000"/>
            </w:tcBorders>
          </w:tcPr>
          <w:p w14:paraId="42B8F0D8" w14:textId="77777777" w:rsidR="00296D36" w:rsidRPr="0033527D" w:rsidRDefault="00296D36" w:rsidP="00A95F90">
            <w:pPr>
              <w:pStyle w:val="a5"/>
              <w:spacing w:after="50"/>
              <w:rPr>
                <w:bCs/>
                <w:szCs w:val="21"/>
              </w:rPr>
            </w:pPr>
            <w:r w:rsidRPr="0033527D">
              <w:rPr>
                <w:rFonts w:hint="eastAsia"/>
                <w:bCs/>
                <w:szCs w:val="21"/>
              </w:rPr>
              <w:t>化合物</w:t>
            </w:r>
          </w:p>
        </w:tc>
        <w:tc>
          <w:tcPr>
            <w:tcW w:w="0" w:type="auto"/>
            <w:tcBorders>
              <w:top w:val="single" w:sz="8" w:space="0" w:color="auto"/>
              <w:bottom w:val="single" w:sz="4" w:space="0" w:color="000000"/>
            </w:tcBorders>
          </w:tcPr>
          <w:p w14:paraId="4BFC6B9B" w14:textId="77777777" w:rsidR="00296D36" w:rsidRPr="0033527D" w:rsidRDefault="00296D36" w:rsidP="00A95F90">
            <w:pPr>
              <w:pStyle w:val="a5"/>
              <w:spacing w:after="50"/>
              <w:rPr>
                <w:bCs/>
                <w:szCs w:val="21"/>
              </w:rPr>
            </w:pPr>
            <w:r w:rsidRPr="0033527D">
              <w:rPr>
                <w:bCs/>
                <w:szCs w:val="21"/>
              </w:rPr>
              <w:t>理论值（</w:t>
            </w:r>
            <w:r w:rsidRPr="0033527D">
              <w:rPr>
                <w:rFonts w:hint="eastAsia"/>
                <w:bCs/>
                <w:szCs w:val="21"/>
              </w:rPr>
              <w:t>m</w:t>
            </w:r>
            <w:r w:rsidRPr="0033527D">
              <w:rPr>
                <w:bCs/>
                <w:szCs w:val="21"/>
              </w:rPr>
              <w:t>g</w:t>
            </w:r>
            <w:r w:rsidRPr="0033527D">
              <w:rPr>
                <w:rFonts w:hint="eastAsia"/>
                <w:bCs/>
                <w:szCs w:val="21"/>
              </w:rPr>
              <w:t>/k</w:t>
            </w:r>
            <w:r w:rsidRPr="0033527D">
              <w:rPr>
                <w:bCs/>
                <w:szCs w:val="21"/>
              </w:rPr>
              <w:t>g</w:t>
            </w:r>
            <w:r w:rsidRPr="0033527D">
              <w:rPr>
                <w:bCs/>
                <w:szCs w:val="21"/>
              </w:rPr>
              <w:t>）</w:t>
            </w:r>
          </w:p>
        </w:tc>
        <w:tc>
          <w:tcPr>
            <w:tcW w:w="0" w:type="auto"/>
            <w:tcBorders>
              <w:top w:val="single" w:sz="8" w:space="0" w:color="auto"/>
              <w:bottom w:val="single" w:sz="4" w:space="0" w:color="000000"/>
            </w:tcBorders>
          </w:tcPr>
          <w:p w14:paraId="2DB8EAAF" w14:textId="77777777" w:rsidR="00296D36" w:rsidRPr="0033527D" w:rsidRDefault="00296D36" w:rsidP="00A95F90">
            <w:pPr>
              <w:pStyle w:val="a5"/>
              <w:spacing w:after="50"/>
              <w:rPr>
                <w:bCs/>
                <w:szCs w:val="21"/>
              </w:rPr>
            </w:pPr>
            <w:r w:rsidRPr="0033527D">
              <w:rPr>
                <w:bCs/>
                <w:szCs w:val="21"/>
              </w:rPr>
              <w:t>实测值（</w:t>
            </w:r>
            <w:r w:rsidRPr="0033527D">
              <w:rPr>
                <w:bCs/>
                <w:szCs w:val="21"/>
              </w:rPr>
              <w:t>mg</w:t>
            </w:r>
            <w:r w:rsidRPr="0033527D">
              <w:rPr>
                <w:rFonts w:hint="eastAsia"/>
                <w:bCs/>
                <w:szCs w:val="21"/>
              </w:rPr>
              <w:t>/k</w:t>
            </w:r>
            <w:r w:rsidRPr="0033527D">
              <w:rPr>
                <w:bCs/>
                <w:szCs w:val="21"/>
              </w:rPr>
              <w:t>g</w:t>
            </w:r>
            <w:r w:rsidRPr="0033527D">
              <w:rPr>
                <w:bCs/>
                <w:szCs w:val="21"/>
              </w:rPr>
              <w:t>）</w:t>
            </w:r>
          </w:p>
        </w:tc>
        <w:tc>
          <w:tcPr>
            <w:tcW w:w="0" w:type="auto"/>
            <w:tcBorders>
              <w:top w:val="single" w:sz="8" w:space="0" w:color="auto"/>
              <w:bottom w:val="single" w:sz="4" w:space="0" w:color="000000"/>
            </w:tcBorders>
          </w:tcPr>
          <w:p w14:paraId="2A0FF918" w14:textId="77777777" w:rsidR="00296D36" w:rsidRPr="0033527D" w:rsidRDefault="00296D36" w:rsidP="00A95F90">
            <w:pPr>
              <w:pStyle w:val="a5"/>
              <w:spacing w:after="50"/>
              <w:rPr>
                <w:bCs/>
                <w:szCs w:val="21"/>
              </w:rPr>
            </w:pPr>
            <w:r w:rsidRPr="0033527D">
              <w:rPr>
                <w:bCs/>
                <w:szCs w:val="21"/>
              </w:rPr>
              <w:t>理论值（</w:t>
            </w:r>
            <w:r w:rsidRPr="0033527D">
              <w:rPr>
                <w:bCs/>
                <w:szCs w:val="21"/>
              </w:rPr>
              <w:t>nmol</w:t>
            </w:r>
            <w:r w:rsidRPr="0033527D">
              <w:rPr>
                <w:rFonts w:hint="eastAsia"/>
                <w:bCs/>
                <w:szCs w:val="21"/>
              </w:rPr>
              <w:t>/g</w:t>
            </w:r>
            <w:r w:rsidRPr="0033527D">
              <w:rPr>
                <w:bCs/>
                <w:szCs w:val="21"/>
              </w:rPr>
              <w:t>）</w:t>
            </w:r>
          </w:p>
        </w:tc>
        <w:tc>
          <w:tcPr>
            <w:tcW w:w="0" w:type="auto"/>
            <w:tcBorders>
              <w:top w:val="single" w:sz="8" w:space="0" w:color="auto"/>
              <w:bottom w:val="single" w:sz="4" w:space="0" w:color="000000"/>
            </w:tcBorders>
          </w:tcPr>
          <w:p w14:paraId="41D3C611" w14:textId="77777777" w:rsidR="00296D36" w:rsidRPr="0033527D" w:rsidRDefault="00296D36" w:rsidP="00A95F90">
            <w:pPr>
              <w:pStyle w:val="a5"/>
              <w:spacing w:after="50"/>
              <w:rPr>
                <w:bCs/>
                <w:szCs w:val="21"/>
              </w:rPr>
            </w:pPr>
            <w:r w:rsidRPr="0033527D">
              <w:rPr>
                <w:bCs/>
                <w:szCs w:val="21"/>
              </w:rPr>
              <w:t>实测值（</w:t>
            </w:r>
            <w:r w:rsidRPr="0033527D">
              <w:rPr>
                <w:bCs/>
                <w:szCs w:val="21"/>
              </w:rPr>
              <w:t>nmol</w:t>
            </w:r>
            <w:r w:rsidRPr="0033527D">
              <w:rPr>
                <w:rFonts w:hint="eastAsia"/>
                <w:bCs/>
                <w:szCs w:val="21"/>
              </w:rPr>
              <w:t>/</w:t>
            </w:r>
            <w:r w:rsidRPr="0033527D">
              <w:rPr>
                <w:bCs/>
                <w:szCs w:val="21"/>
              </w:rPr>
              <w:t>g</w:t>
            </w:r>
            <w:r w:rsidRPr="0033527D">
              <w:rPr>
                <w:bCs/>
                <w:szCs w:val="21"/>
              </w:rPr>
              <w:t>）</w:t>
            </w:r>
          </w:p>
        </w:tc>
      </w:tr>
      <w:tr w:rsidR="00296D36" w:rsidRPr="0033527D" w14:paraId="41BCC557" w14:textId="77777777" w:rsidTr="00A95F90">
        <w:trPr>
          <w:trHeight w:val="284"/>
        </w:trPr>
        <w:tc>
          <w:tcPr>
            <w:tcW w:w="0" w:type="auto"/>
            <w:tcBorders>
              <w:top w:val="single" w:sz="4" w:space="0" w:color="000000"/>
              <w:bottom w:val="nil"/>
            </w:tcBorders>
          </w:tcPr>
          <w:p w14:paraId="78E80A06"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5</w:t>
            </w:r>
          </w:p>
        </w:tc>
        <w:tc>
          <w:tcPr>
            <w:tcW w:w="0" w:type="auto"/>
            <w:tcBorders>
              <w:top w:val="single" w:sz="4" w:space="0" w:color="000000"/>
              <w:bottom w:val="nil"/>
            </w:tcBorders>
          </w:tcPr>
          <w:p w14:paraId="78D56EE7" w14:textId="77777777" w:rsidR="00296D36" w:rsidRPr="0033527D" w:rsidRDefault="00296D36" w:rsidP="00A95F90">
            <w:pPr>
              <w:pStyle w:val="a5"/>
              <w:spacing w:after="50"/>
              <w:jc w:val="center"/>
              <w:rPr>
                <w:bCs/>
                <w:szCs w:val="21"/>
              </w:rPr>
            </w:pPr>
            <w:r w:rsidRPr="0033527D">
              <w:rPr>
                <w:bCs/>
                <w:szCs w:val="21"/>
              </w:rPr>
              <w:t>5.77</w:t>
            </w:r>
          </w:p>
        </w:tc>
        <w:tc>
          <w:tcPr>
            <w:tcW w:w="0" w:type="auto"/>
            <w:tcBorders>
              <w:top w:val="single" w:sz="4" w:space="0" w:color="000000"/>
              <w:bottom w:val="nil"/>
            </w:tcBorders>
          </w:tcPr>
          <w:p w14:paraId="2F0C9552" w14:textId="77777777" w:rsidR="00296D36" w:rsidRPr="0033527D" w:rsidRDefault="00296D36" w:rsidP="00A95F90">
            <w:pPr>
              <w:pStyle w:val="a5"/>
              <w:spacing w:after="50"/>
              <w:jc w:val="center"/>
              <w:rPr>
                <w:bCs/>
                <w:szCs w:val="21"/>
              </w:rPr>
            </w:pPr>
            <w:r w:rsidRPr="0033527D">
              <w:rPr>
                <w:bCs/>
                <w:szCs w:val="21"/>
              </w:rPr>
              <w:t>5.9</w:t>
            </w:r>
            <w:r>
              <w:rPr>
                <w:rFonts w:hint="eastAsia"/>
                <w:bCs/>
                <w:szCs w:val="21"/>
              </w:rPr>
              <w:t xml:space="preserve">4 </w:t>
            </w:r>
            <w:r w:rsidRPr="0033527D">
              <w:rPr>
                <w:bCs/>
                <w:szCs w:val="21"/>
              </w:rPr>
              <w:t>±</w:t>
            </w:r>
            <w:r>
              <w:rPr>
                <w:rFonts w:hint="eastAsia"/>
                <w:bCs/>
                <w:szCs w:val="21"/>
              </w:rPr>
              <w:t xml:space="preserve"> </w:t>
            </w:r>
            <w:r w:rsidRPr="0033527D">
              <w:rPr>
                <w:bCs/>
                <w:szCs w:val="21"/>
              </w:rPr>
              <w:t>0.07</w:t>
            </w:r>
          </w:p>
        </w:tc>
        <w:tc>
          <w:tcPr>
            <w:tcW w:w="0" w:type="auto"/>
            <w:tcBorders>
              <w:top w:val="single" w:sz="4" w:space="0" w:color="000000"/>
              <w:bottom w:val="nil"/>
            </w:tcBorders>
          </w:tcPr>
          <w:p w14:paraId="10C938F1" w14:textId="77777777" w:rsidR="00296D36" w:rsidRPr="0033527D" w:rsidRDefault="00296D36" w:rsidP="00A95F90">
            <w:pPr>
              <w:pStyle w:val="a5"/>
              <w:spacing w:after="50"/>
              <w:jc w:val="center"/>
              <w:rPr>
                <w:bCs/>
                <w:szCs w:val="21"/>
              </w:rPr>
            </w:pPr>
            <w:r w:rsidRPr="0033527D">
              <w:rPr>
                <w:bCs/>
                <w:szCs w:val="21"/>
              </w:rPr>
              <w:t>25.86</w:t>
            </w:r>
          </w:p>
        </w:tc>
        <w:tc>
          <w:tcPr>
            <w:tcW w:w="0" w:type="auto"/>
            <w:tcBorders>
              <w:top w:val="single" w:sz="4" w:space="0" w:color="000000"/>
              <w:bottom w:val="nil"/>
            </w:tcBorders>
          </w:tcPr>
          <w:p w14:paraId="129A3A57" w14:textId="77777777" w:rsidR="00296D36" w:rsidRPr="0033527D" w:rsidRDefault="00296D36" w:rsidP="00A95F90">
            <w:pPr>
              <w:pStyle w:val="a5"/>
              <w:spacing w:after="50"/>
              <w:jc w:val="center"/>
              <w:rPr>
                <w:bCs/>
                <w:szCs w:val="21"/>
              </w:rPr>
            </w:pPr>
            <w:r w:rsidRPr="0033527D">
              <w:rPr>
                <w:bCs/>
                <w:szCs w:val="21"/>
              </w:rPr>
              <w:t>26.60</w:t>
            </w:r>
            <w:r>
              <w:rPr>
                <w:rFonts w:hint="eastAsia"/>
                <w:bCs/>
                <w:szCs w:val="21"/>
              </w:rPr>
              <w:t xml:space="preserve"> </w:t>
            </w:r>
            <w:r w:rsidRPr="0033527D">
              <w:rPr>
                <w:bCs/>
                <w:szCs w:val="21"/>
              </w:rPr>
              <w:t>±</w:t>
            </w:r>
            <w:r>
              <w:rPr>
                <w:rFonts w:hint="eastAsia"/>
                <w:bCs/>
                <w:szCs w:val="21"/>
              </w:rPr>
              <w:t xml:space="preserve"> </w:t>
            </w:r>
            <w:r w:rsidRPr="0033527D">
              <w:rPr>
                <w:bCs/>
                <w:szCs w:val="21"/>
              </w:rPr>
              <w:t>0.30</w:t>
            </w:r>
          </w:p>
        </w:tc>
      </w:tr>
      <w:tr w:rsidR="00296D36" w:rsidRPr="0033527D" w14:paraId="0F54B9A7" w14:textId="77777777" w:rsidTr="00A95F90">
        <w:trPr>
          <w:trHeight w:val="284"/>
        </w:trPr>
        <w:tc>
          <w:tcPr>
            <w:tcW w:w="0" w:type="auto"/>
            <w:tcBorders>
              <w:top w:val="nil"/>
              <w:bottom w:val="nil"/>
            </w:tcBorders>
          </w:tcPr>
          <w:p w14:paraId="01EB7B1E"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12</w:t>
            </w:r>
          </w:p>
        </w:tc>
        <w:tc>
          <w:tcPr>
            <w:tcW w:w="0" w:type="auto"/>
            <w:tcBorders>
              <w:top w:val="nil"/>
              <w:bottom w:val="nil"/>
            </w:tcBorders>
          </w:tcPr>
          <w:p w14:paraId="41DEDF93" w14:textId="77777777" w:rsidR="00296D36" w:rsidRPr="0033527D" w:rsidRDefault="00296D36" w:rsidP="00A95F90">
            <w:pPr>
              <w:pStyle w:val="a5"/>
              <w:spacing w:after="50"/>
              <w:jc w:val="center"/>
              <w:rPr>
                <w:bCs/>
                <w:szCs w:val="21"/>
              </w:rPr>
            </w:pPr>
            <w:r w:rsidRPr="0033527D">
              <w:rPr>
                <w:bCs/>
                <w:szCs w:val="21"/>
              </w:rPr>
              <w:t>4.23</w:t>
            </w:r>
          </w:p>
        </w:tc>
        <w:tc>
          <w:tcPr>
            <w:tcW w:w="0" w:type="auto"/>
            <w:tcBorders>
              <w:top w:val="nil"/>
              <w:bottom w:val="nil"/>
            </w:tcBorders>
          </w:tcPr>
          <w:p w14:paraId="1E33F4A8" w14:textId="77777777" w:rsidR="00296D36" w:rsidRPr="0033527D" w:rsidRDefault="00296D36" w:rsidP="00A95F90">
            <w:pPr>
              <w:pStyle w:val="a5"/>
              <w:spacing w:after="50"/>
              <w:jc w:val="center"/>
              <w:rPr>
                <w:bCs/>
                <w:szCs w:val="21"/>
              </w:rPr>
            </w:pPr>
            <w:r w:rsidRPr="0033527D">
              <w:rPr>
                <w:bCs/>
                <w:szCs w:val="21"/>
              </w:rPr>
              <w:t>4.06</w:t>
            </w:r>
            <w:r>
              <w:rPr>
                <w:rFonts w:hint="eastAsia"/>
                <w:bCs/>
                <w:szCs w:val="21"/>
              </w:rPr>
              <w:t xml:space="preserve"> </w:t>
            </w:r>
            <w:r w:rsidRPr="0033527D">
              <w:rPr>
                <w:bCs/>
                <w:szCs w:val="21"/>
              </w:rPr>
              <w:t>±</w:t>
            </w:r>
            <w:r>
              <w:rPr>
                <w:rFonts w:hint="eastAsia"/>
                <w:bCs/>
                <w:szCs w:val="21"/>
              </w:rPr>
              <w:t xml:space="preserve"> </w:t>
            </w:r>
            <w:r w:rsidRPr="0033527D">
              <w:rPr>
                <w:bCs/>
                <w:szCs w:val="21"/>
              </w:rPr>
              <w:t>0.07</w:t>
            </w:r>
          </w:p>
        </w:tc>
        <w:tc>
          <w:tcPr>
            <w:tcW w:w="0" w:type="auto"/>
            <w:tcBorders>
              <w:top w:val="nil"/>
              <w:bottom w:val="nil"/>
            </w:tcBorders>
          </w:tcPr>
          <w:p w14:paraId="4A3D8AE0" w14:textId="77777777" w:rsidR="00296D36" w:rsidRPr="0033527D" w:rsidRDefault="00296D36" w:rsidP="00A95F90">
            <w:pPr>
              <w:pStyle w:val="a5"/>
              <w:spacing w:after="50"/>
              <w:jc w:val="center"/>
              <w:rPr>
                <w:bCs/>
                <w:szCs w:val="21"/>
              </w:rPr>
            </w:pPr>
            <w:r w:rsidRPr="0033527D">
              <w:rPr>
                <w:bCs/>
                <w:szCs w:val="21"/>
              </w:rPr>
              <w:t>18.96</w:t>
            </w:r>
          </w:p>
        </w:tc>
        <w:tc>
          <w:tcPr>
            <w:tcW w:w="0" w:type="auto"/>
            <w:tcBorders>
              <w:top w:val="nil"/>
              <w:bottom w:val="nil"/>
            </w:tcBorders>
          </w:tcPr>
          <w:p w14:paraId="360595E8" w14:textId="77777777" w:rsidR="00296D36" w:rsidRPr="0033527D" w:rsidRDefault="00296D36" w:rsidP="00A95F90">
            <w:pPr>
              <w:pStyle w:val="a5"/>
              <w:spacing w:after="50"/>
              <w:jc w:val="center"/>
              <w:rPr>
                <w:bCs/>
                <w:szCs w:val="21"/>
              </w:rPr>
            </w:pPr>
            <w:r w:rsidRPr="0033527D">
              <w:rPr>
                <w:bCs/>
                <w:szCs w:val="21"/>
              </w:rPr>
              <w:t>18.20</w:t>
            </w:r>
            <w:r>
              <w:rPr>
                <w:rFonts w:hint="eastAsia"/>
                <w:bCs/>
                <w:szCs w:val="21"/>
              </w:rPr>
              <w:t xml:space="preserve"> </w:t>
            </w:r>
            <w:r w:rsidRPr="0033527D">
              <w:rPr>
                <w:bCs/>
                <w:szCs w:val="21"/>
              </w:rPr>
              <w:t>±</w:t>
            </w:r>
            <w:r>
              <w:rPr>
                <w:rFonts w:hint="eastAsia"/>
                <w:bCs/>
                <w:szCs w:val="21"/>
              </w:rPr>
              <w:t xml:space="preserve"> </w:t>
            </w:r>
            <w:r w:rsidRPr="0033527D">
              <w:rPr>
                <w:bCs/>
                <w:szCs w:val="21"/>
              </w:rPr>
              <w:t>0.32</w:t>
            </w:r>
          </w:p>
        </w:tc>
      </w:tr>
      <w:tr w:rsidR="00296D36" w:rsidRPr="0033527D" w14:paraId="6C9316FF" w14:textId="77777777" w:rsidTr="00A95F90">
        <w:trPr>
          <w:trHeight w:val="284"/>
        </w:trPr>
        <w:tc>
          <w:tcPr>
            <w:tcW w:w="0" w:type="auto"/>
            <w:tcBorders>
              <w:top w:val="nil"/>
              <w:bottom w:val="nil"/>
            </w:tcBorders>
          </w:tcPr>
          <w:p w14:paraId="40630360"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64</w:t>
            </w:r>
          </w:p>
        </w:tc>
        <w:tc>
          <w:tcPr>
            <w:tcW w:w="0" w:type="auto"/>
            <w:tcBorders>
              <w:top w:val="nil"/>
              <w:bottom w:val="nil"/>
            </w:tcBorders>
          </w:tcPr>
          <w:p w14:paraId="31854D32" w14:textId="77777777" w:rsidR="00296D36" w:rsidRPr="0033527D" w:rsidRDefault="00296D36" w:rsidP="00A95F90">
            <w:pPr>
              <w:pStyle w:val="a5"/>
              <w:spacing w:after="50"/>
              <w:jc w:val="center"/>
              <w:rPr>
                <w:bCs/>
                <w:szCs w:val="21"/>
              </w:rPr>
            </w:pPr>
            <w:r w:rsidRPr="0033527D">
              <w:rPr>
                <w:bCs/>
                <w:szCs w:val="21"/>
              </w:rPr>
              <w:t>6.31</w:t>
            </w:r>
          </w:p>
        </w:tc>
        <w:tc>
          <w:tcPr>
            <w:tcW w:w="0" w:type="auto"/>
            <w:tcBorders>
              <w:top w:val="nil"/>
              <w:bottom w:val="nil"/>
            </w:tcBorders>
          </w:tcPr>
          <w:p w14:paraId="61EF5067" w14:textId="77777777" w:rsidR="00296D36" w:rsidRPr="0033527D" w:rsidRDefault="00296D36" w:rsidP="00A95F90">
            <w:pPr>
              <w:pStyle w:val="a5"/>
              <w:spacing w:after="50"/>
              <w:jc w:val="center"/>
              <w:rPr>
                <w:bCs/>
                <w:szCs w:val="21"/>
              </w:rPr>
            </w:pPr>
            <w:r w:rsidRPr="0033527D">
              <w:rPr>
                <w:bCs/>
                <w:szCs w:val="21"/>
              </w:rPr>
              <w:t>6.32</w:t>
            </w:r>
            <w:r>
              <w:rPr>
                <w:rFonts w:hint="eastAsia"/>
                <w:bCs/>
                <w:szCs w:val="21"/>
              </w:rPr>
              <w:t xml:space="preserve"> </w:t>
            </w:r>
            <w:r w:rsidRPr="0033527D">
              <w:rPr>
                <w:bCs/>
                <w:szCs w:val="21"/>
              </w:rPr>
              <w:t>±</w:t>
            </w:r>
            <w:r>
              <w:rPr>
                <w:rFonts w:hint="eastAsia"/>
                <w:bCs/>
                <w:szCs w:val="21"/>
              </w:rPr>
              <w:t xml:space="preserve"> </w:t>
            </w:r>
            <w:r w:rsidRPr="0033527D">
              <w:rPr>
                <w:bCs/>
                <w:szCs w:val="21"/>
              </w:rPr>
              <w:t>0.05</w:t>
            </w:r>
          </w:p>
        </w:tc>
        <w:tc>
          <w:tcPr>
            <w:tcW w:w="0" w:type="auto"/>
            <w:tcBorders>
              <w:top w:val="nil"/>
              <w:bottom w:val="nil"/>
            </w:tcBorders>
          </w:tcPr>
          <w:p w14:paraId="34EC6612" w14:textId="77777777" w:rsidR="00296D36" w:rsidRPr="0033527D" w:rsidRDefault="00296D36" w:rsidP="00A95F90">
            <w:pPr>
              <w:pStyle w:val="a5"/>
              <w:spacing w:after="50"/>
              <w:jc w:val="center"/>
              <w:rPr>
                <w:bCs/>
                <w:szCs w:val="21"/>
              </w:rPr>
            </w:pPr>
            <w:r w:rsidRPr="0033527D">
              <w:rPr>
                <w:bCs/>
                <w:szCs w:val="21"/>
              </w:rPr>
              <w:t>21.61</w:t>
            </w:r>
          </w:p>
        </w:tc>
        <w:tc>
          <w:tcPr>
            <w:tcW w:w="0" w:type="auto"/>
            <w:tcBorders>
              <w:top w:val="nil"/>
              <w:bottom w:val="nil"/>
            </w:tcBorders>
          </w:tcPr>
          <w:p w14:paraId="6C149488" w14:textId="77777777" w:rsidR="00296D36" w:rsidRPr="0033527D" w:rsidRDefault="00296D36" w:rsidP="00A95F90">
            <w:pPr>
              <w:pStyle w:val="a5"/>
              <w:spacing w:after="50"/>
              <w:jc w:val="center"/>
              <w:rPr>
                <w:bCs/>
                <w:szCs w:val="21"/>
              </w:rPr>
            </w:pPr>
            <w:r w:rsidRPr="0033527D">
              <w:rPr>
                <w:bCs/>
                <w:szCs w:val="21"/>
              </w:rPr>
              <w:t>21.64</w:t>
            </w:r>
            <w:r>
              <w:rPr>
                <w:rFonts w:hint="eastAsia"/>
                <w:bCs/>
                <w:szCs w:val="21"/>
              </w:rPr>
              <w:t xml:space="preserve"> </w:t>
            </w:r>
            <w:r w:rsidRPr="0033527D">
              <w:rPr>
                <w:bCs/>
                <w:szCs w:val="21"/>
              </w:rPr>
              <w:t>± 0.14</w:t>
            </w:r>
          </w:p>
        </w:tc>
      </w:tr>
      <w:tr w:rsidR="00296D36" w:rsidRPr="0033527D" w14:paraId="749EEDBA" w14:textId="77777777" w:rsidTr="00A95F90">
        <w:trPr>
          <w:trHeight w:val="284"/>
        </w:trPr>
        <w:tc>
          <w:tcPr>
            <w:tcW w:w="0" w:type="auto"/>
            <w:tcBorders>
              <w:top w:val="nil"/>
              <w:bottom w:val="nil"/>
            </w:tcBorders>
          </w:tcPr>
          <w:p w14:paraId="61E61C8F"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71</w:t>
            </w:r>
          </w:p>
        </w:tc>
        <w:tc>
          <w:tcPr>
            <w:tcW w:w="0" w:type="auto"/>
            <w:tcBorders>
              <w:top w:val="nil"/>
              <w:bottom w:val="nil"/>
            </w:tcBorders>
          </w:tcPr>
          <w:p w14:paraId="53E297C1" w14:textId="77777777" w:rsidR="00296D36" w:rsidRPr="0033527D" w:rsidRDefault="00296D36" w:rsidP="00A95F90">
            <w:pPr>
              <w:pStyle w:val="a5"/>
              <w:spacing w:after="50"/>
              <w:jc w:val="center"/>
              <w:rPr>
                <w:bCs/>
                <w:szCs w:val="21"/>
              </w:rPr>
            </w:pPr>
            <w:r w:rsidRPr="0033527D">
              <w:rPr>
                <w:bCs/>
                <w:szCs w:val="21"/>
              </w:rPr>
              <w:t>3.69</w:t>
            </w:r>
          </w:p>
        </w:tc>
        <w:tc>
          <w:tcPr>
            <w:tcW w:w="0" w:type="auto"/>
            <w:tcBorders>
              <w:top w:val="nil"/>
              <w:bottom w:val="nil"/>
            </w:tcBorders>
          </w:tcPr>
          <w:p w14:paraId="36E49FFB" w14:textId="77777777" w:rsidR="00296D36" w:rsidRPr="0033527D" w:rsidRDefault="00296D36" w:rsidP="00A95F90">
            <w:pPr>
              <w:pStyle w:val="a5"/>
              <w:spacing w:after="50"/>
              <w:jc w:val="center"/>
              <w:rPr>
                <w:bCs/>
                <w:szCs w:val="21"/>
              </w:rPr>
            </w:pPr>
            <w:r w:rsidRPr="0033527D">
              <w:rPr>
                <w:bCs/>
                <w:szCs w:val="21"/>
              </w:rPr>
              <w:t>3.55</w:t>
            </w:r>
            <w:r>
              <w:rPr>
                <w:rFonts w:hint="eastAsia"/>
                <w:bCs/>
                <w:szCs w:val="21"/>
              </w:rPr>
              <w:t xml:space="preserve"> </w:t>
            </w:r>
            <w:r w:rsidRPr="0033527D">
              <w:rPr>
                <w:bCs/>
                <w:szCs w:val="21"/>
              </w:rPr>
              <w:t>±</w:t>
            </w:r>
            <w:r>
              <w:rPr>
                <w:rFonts w:hint="eastAsia"/>
                <w:bCs/>
                <w:szCs w:val="21"/>
              </w:rPr>
              <w:t xml:space="preserve"> </w:t>
            </w:r>
            <w:r w:rsidRPr="0033527D">
              <w:rPr>
                <w:bCs/>
                <w:szCs w:val="21"/>
              </w:rPr>
              <w:t>0.05</w:t>
            </w:r>
          </w:p>
        </w:tc>
        <w:tc>
          <w:tcPr>
            <w:tcW w:w="0" w:type="auto"/>
            <w:tcBorders>
              <w:top w:val="nil"/>
              <w:bottom w:val="nil"/>
            </w:tcBorders>
          </w:tcPr>
          <w:p w14:paraId="7BDA23FE" w14:textId="77777777" w:rsidR="00296D36" w:rsidRPr="0033527D" w:rsidRDefault="00296D36" w:rsidP="00A95F90">
            <w:pPr>
              <w:pStyle w:val="a5"/>
              <w:spacing w:after="50"/>
              <w:jc w:val="center"/>
              <w:rPr>
                <w:bCs/>
                <w:szCs w:val="21"/>
              </w:rPr>
            </w:pPr>
            <w:r w:rsidRPr="0033527D">
              <w:rPr>
                <w:bCs/>
                <w:szCs w:val="21"/>
              </w:rPr>
              <w:t>12.64</w:t>
            </w:r>
          </w:p>
        </w:tc>
        <w:tc>
          <w:tcPr>
            <w:tcW w:w="0" w:type="auto"/>
            <w:tcBorders>
              <w:top w:val="nil"/>
              <w:bottom w:val="nil"/>
            </w:tcBorders>
          </w:tcPr>
          <w:p w14:paraId="7AA3AFDF" w14:textId="77777777" w:rsidR="00296D36" w:rsidRPr="0033527D" w:rsidRDefault="00296D36" w:rsidP="00A95F90">
            <w:pPr>
              <w:pStyle w:val="a5"/>
              <w:spacing w:after="50"/>
              <w:jc w:val="center"/>
              <w:rPr>
                <w:bCs/>
                <w:szCs w:val="21"/>
              </w:rPr>
            </w:pPr>
            <w:r w:rsidRPr="0033527D">
              <w:rPr>
                <w:bCs/>
                <w:szCs w:val="21"/>
              </w:rPr>
              <w:t>12.16</w:t>
            </w:r>
            <w:r>
              <w:rPr>
                <w:rFonts w:hint="eastAsia"/>
                <w:bCs/>
                <w:szCs w:val="21"/>
              </w:rPr>
              <w:t xml:space="preserve"> </w:t>
            </w:r>
            <w:r w:rsidRPr="0033527D">
              <w:rPr>
                <w:bCs/>
                <w:szCs w:val="21"/>
              </w:rPr>
              <w:t>±</w:t>
            </w:r>
            <w:r>
              <w:rPr>
                <w:rFonts w:hint="eastAsia"/>
                <w:bCs/>
                <w:szCs w:val="21"/>
              </w:rPr>
              <w:t xml:space="preserve"> </w:t>
            </w:r>
            <w:r w:rsidRPr="0033527D">
              <w:rPr>
                <w:bCs/>
                <w:szCs w:val="21"/>
              </w:rPr>
              <w:t>0.16</w:t>
            </w:r>
          </w:p>
        </w:tc>
      </w:tr>
      <w:tr w:rsidR="00296D36" w:rsidRPr="0033527D" w14:paraId="2DAB83EA" w14:textId="77777777" w:rsidTr="00A95F90">
        <w:trPr>
          <w:trHeight w:val="284"/>
        </w:trPr>
        <w:tc>
          <w:tcPr>
            <w:tcW w:w="0" w:type="auto"/>
            <w:tcBorders>
              <w:top w:val="nil"/>
              <w:bottom w:val="nil"/>
            </w:tcBorders>
          </w:tcPr>
          <w:p w14:paraId="1012F22F"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105</w:t>
            </w:r>
          </w:p>
        </w:tc>
        <w:tc>
          <w:tcPr>
            <w:tcW w:w="0" w:type="auto"/>
            <w:tcBorders>
              <w:top w:val="nil"/>
              <w:bottom w:val="nil"/>
            </w:tcBorders>
          </w:tcPr>
          <w:p w14:paraId="41E1A10F" w14:textId="77777777" w:rsidR="00296D36" w:rsidRPr="0033527D" w:rsidRDefault="00296D36" w:rsidP="00A95F90">
            <w:pPr>
              <w:pStyle w:val="a5"/>
              <w:spacing w:after="50"/>
              <w:jc w:val="center"/>
              <w:rPr>
                <w:bCs/>
                <w:szCs w:val="21"/>
              </w:rPr>
            </w:pPr>
            <w:r w:rsidRPr="0033527D">
              <w:rPr>
                <w:bCs/>
                <w:szCs w:val="21"/>
              </w:rPr>
              <w:t>9.36</w:t>
            </w:r>
          </w:p>
        </w:tc>
        <w:tc>
          <w:tcPr>
            <w:tcW w:w="0" w:type="auto"/>
            <w:tcBorders>
              <w:top w:val="nil"/>
              <w:bottom w:val="nil"/>
            </w:tcBorders>
          </w:tcPr>
          <w:p w14:paraId="07EC87D5" w14:textId="77777777" w:rsidR="00296D36" w:rsidRPr="0033527D" w:rsidRDefault="00296D36" w:rsidP="00A95F90">
            <w:pPr>
              <w:pStyle w:val="a5"/>
              <w:spacing w:after="50"/>
              <w:jc w:val="center"/>
              <w:rPr>
                <w:bCs/>
                <w:szCs w:val="21"/>
              </w:rPr>
            </w:pPr>
            <w:r w:rsidRPr="0033527D">
              <w:rPr>
                <w:bCs/>
                <w:szCs w:val="21"/>
              </w:rPr>
              <w:t>9.30</w:t>
            </w:r>
            <w:r>
              <w:rPr>
                <w:rFonts w:hint="eastAsia"/>
                <w:bCs/>
                <w:szCs w:val="21"/>
              </w:rPr>
              <w:t xml:space="preserve"> </w:t>
            </w:r>
            <w:r w:rsidRPr="0033527D">
              <w:rPr>
                <w:bCs/>
                <w:szCs w:val="21"/>
              </w:rPr>
              <w:t>±</w:t>
            </w:r>
            <w:r>
              <w:rPr>
                <w:rFonts w:hint="eastAsia"/>
                <w:bCs/>
                <w:szCs w:val="21"/>
              </w:rPr>
              <w:t xml:space="preserve"> </w:t>
            </w:r>
            <w:r w:rsidRPr="0033527D">
              <w:rPr>
                <w:bCs/>
                <w:szCs w:val="21"/>
              </w:rPr>
              <w:t>0.05</w:t>
            </w:r>
          </w:p>
        </w:tc>
        <w:tc>
          <w:tcPr>
            <w:tcW w:w="0" w:type="auto"/>
            <w:tcBorders>
              <w:top w:val="nil"/>
              <w:bottom w:val="nil"/>
            </w:tcBorders>
          </w:tcPr>
          <w:p w14:paraId="18239F84" w14:textId="77777777" w:rsidR="00296D36" w:rsidRPr="0033527D" w:rsidRDefault="00296D36" w:rsidP="00A95F90">
            <w:pPr>
              <w:pStyle w:val="a5"/>
              <w:spacing w:after="50"/>
              <w:jc w:val="center"/>
              <w:rPr>
                <w:bCs/>
                <w:szCs w:val="21"/>
              </w:rPr>
            </w:pPr>
            <w:r w:rsidRPr="0033527D">
              <w:rPr>
                <w:bCs/>
                <w:szCs w:val="21"/>
              </w:rPr>
              <w:t>28.67</w:t>
            </w:r>
          </w:p>
        </w:tc>
        <w:tc>
          <w:tcPr>
            <w:tcW w:w="0" w:type="auto"/>
            <w:tcBorders>
              <w:top w:val="nil"/>
              <w:bottom w:val="nil"/>
            </w:tcBorders>
          </w:tcPr>
          <w:p w14:paraId="29AB5A14" w14:textId="77777777" w:rsidR="00296D36" w:rsidRPr="0033527D" w:rsidRDefault="00296D36" w:rsidP="00A95F90">
            <w:pPr>
              <w:pStyle w:val="a5"/>
              <w:spacing w:after="50"/>
              <w:jc w:val="center"/>
              <w:rPr>
                <w:bCs/>
                <w:szCs w:val="21"/>
              </w:rPr>
            </w:pPr>
            <w:r w:rsidRPr="0033527D">
              <w:rPr>
                <w:bCs/>
                <w:szCs w:val="21"/>
              </w:rPr>
              <w:t>28.47</w:t>
            </w:r>
            <w:r>
              <w:rPr>
                <w:rFonts w:hint="eastAsia"/>
                <w:bCs/>
                <w:szCs w:val="21"/>
              </w:rPr>
              <w:t xml:space="preserve"> </w:t>
            </w:r>
            <w:r w:rsidRPr="0033527D">
              <w:rPr>
                <w:bCs/>
                <w:szCs w:val="21"/>
              </w:rPr>
              <w:t>±</w:t>
            </w:r>
            <w:r>
              <w:rPr>
                <w:rFonts w:hint="eastAsia"/>
                <w:bCs/>
                <w:szCs w:val="21"/>
              </w:rPr>
              <w:t xml:space="preserve"> </w:t>
            </w:r>
            <w:r w:rsidRPr="0033527D">
              <w:rPr>
                <w:bCs/>
                <w:szCs w:val="21"/>
              </w:rPr>
              <w:t>0.14</w:t>
            </w:r>
          </w:p>
        </w:tc>
      </w:tr>
      <w:tr w:rsidR="00296D36" w:rsidRPr="0033527D" w14:paraId="23DB5F01" w14:textId="77777777" w:rsidTr="00A95F90">
        <w:trPr>
          <w:trHeight w:val="284"/>
        </w:trPr>
        <w:tc>
          <w:tcPr>
            <w:tcW w:w="0" w:type="auto"/>
            <w:tcBorders>
              <w:top w:val="nil"/>
              <w:bottom w:val="nil"/>
            </w:tcBorders>
          </w:tcPr>
          <w:p w14:paraId="27F068E6"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114</w:t>
            </w:r>
          </w:p>
        </w:tc>
        <w:tc>
          <w:tcPr>
            <w:tcW w:w="0" w:type="auto"/>
            <w:tcBorders>
              <w:top w:val="nil"/>
              <w:bottom w:val="nil"/>
            </w:tcBorders>
          </w:tcPr>
          <w:p w14:paraId="4CF4FE92" w14:textId="77777777" w:rsidR="00296D36" w:rsidRPr="0033527D" w:rsidRDefault="00296D36" w:rsidP="00A95F90">
            <w:pPr>
              <w:pStyle w:val="a5"/>
              <w:spacing w:after="50"/>
              <w:jc w:val="center"/>
              <w:rPr>
                <w:bCs/>
                <w:szCs w:val="21"/>
              </w:rPr>
            </w:pPr>
            <w:r w:rsidRPr="0033527D">
              <w:rPr>
                <w:bCs/>
                <w:szCs w:val="21"/>
              </w:rPr>
              <w:t>0.64</w:t>
            </w:r>
          </w:p>
        </w:tc>
        <w:tc>
          <w:tcPr>
            <w:tcW w:w="0" w:type="auto"/>
            <w:tcBorders>
              <w:top w:val="nil"/>
              <w:bottom w:val="nil"/>
            </w:tcBorders>
          </w:tcPr>
          <w:p w14:paraId="6DD6F7A9" w14:textId="77777777" w:rsidR="00296D36" w:rsidRPr="0033527D" w:rsidRDefault="00296D36" w:rsidP="00A95F90">
            <w:pPr>
              <w:pStyle w:val="a5"/>
              <w:spacing w:after="50"/>
              <w:jc w:val="center"/>
              <w:rPr>
                <w:bCs/>
                <w:szCs w:val="21"/>
              </w:rPr>
            </w:pPr>
            <w:r w:rsidRPr="0033527D">
              <w:rPr>
                <w:bCs/>
                <w:szCs w:val="21"/>
              </w:rPr>
              <w:t>0.60</w:t>
            </w:r>
            <w:r>
              <w:rPr>
                <w:rFonts w:hint="eastAsia"/>
                <w:bCs/>
                <w:szCs w:val="21"/>
              </w:rPr>
              <w:t xml:space="preserve"> </w:t>
            </w:r>
            <w:r w:rsidRPr="0033527D">
              <w:rPr>
                <w:bCs/>
                <w:szCs w:val="21"/>
              </w:rPr>
              <w:t>±</w:t>
            </w:r>
            <w:r>
              <w:rPr>
                <w:rFonts w:hint="eastAsia"/>
                <w:bCs/>
                <w:szCs w:val="21"/>
              </w:rPr>
              <w:t xml:space="preserve"> </w:t>
            </w:r>
            <w:r w:rsidRPr="0033527D">
              <w:rPr>
                <w:bCs/>
                <w:szCs w:val="21"/>
              </w:rPr>
              <w:t>0.01</w:t>
            </w:r>
          </w:p>
        </w:tc>
        <w:tc>
          <w:tcPr>
            <w:tcW w:w="0" w:type="auto"/>
            <w:tcBorders>
              <w:top w:val="nil"/>
              <w:bottom w:val="nil"/>
            </w:tcBorders>
          </w:tcPr>
          <w:p w14:paraId="6AE7F951" w14:textId="77777777" w:rsidR="00296D36" w:rsidRPr="0033527D" w:rsidRDefault="00296D36" w:rsidP="00A95F90">
            <w:pPr>
              <w:pStyle w:val="a5"/>
              <w:spacing w:after="50"/>
              <w:jc w:val="center"/>
              <w:rPr>
                <w:bCs/>
                <w:szCs w:val="21"/>
              </w:rPr>
            </w:pPr>
            <w:r w:rsidRPr="0033527D">
              <w:rPr>
                <w:bCs/>
                <w:szCs w:val="21"/>
              </w:rPr>
              <w:t>1.96</w:t>
            </w:r>
          </w:p>
        </w:tc>
        <w:tc>
          <w:tcPr>
            <w:tcW w:w="0" w:type="auto"/>
            <w:tcBorders>
              <w:top w:val="nil"/>
              <w:bottom w:val="nil"/>
            </w:tcBorders>
          </w:tcPr>
          <w:p w14:paraId="60547A0E" w14:textId="77777777" w:rsidR="00296D36" w:rsidRPr="0033527D" w:rsidRDefault="00296D36" w:rsidP="00A95F90">
            <w:pPr>
              <w:pStyle w:val="a5"/>
              <w:spacing w:after="50"/>
              <w:jc w:val="center"/>
              <w:rPr>
                <w:bCs/>
                <w:szCs w:val="21"/>
              </w:rPr>
            </w:pPr>
            <w:r w:rsidRPr="0033527D">
              <w:rPr>
                <w:bCs/>
                <w:szCs w:val="21"/>
              </w:rPr>
              <w:t>1.86</w:t>
            </w:r>
            <w:r>
              <w:rPr>
                <w:rFonts w:hint="eastAsia"/>
                <w:bCs/>
                <w:szCs w:val="21"/>
              </w:rPr>
              <w:t xml:space="preserve"> </w:t>
            </w:r>
            <w:r w:rsidRPr="0033527D">
              <w:rPr>
                <w:bCs/>
                <w:szCs w:val="21"/>
              </w:rPr>
              <w:t>± 0.02</w:t>
            </w:r>
          </w:p>
        </w:tc>
      </w:tr>
      <w:tr w:rsidR="00296D36" w:rsidRPr="0033527D" w14:paraId="4F93894A" w14:textId="77777777" w:rsidTr="00A95F90">
        <w:trPr>
          <w:trHeight w:val="284"/>
        </w:trPr>
        <w:tc>
          <w:tcPr>
            <w:tcW w:w="0" w:type="auto"/>
            <w:tcBorders>
              <w:top w:val="nil"/>
              <w:bottom w:val="nil"/>
            </w:tcBorders>
          </w:tcPr>
          <w:p w14:paraId="31D85CC4"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149</w:t>
            </w:r>
          </w:p>
        </w:tc>
        <w:tc>
          <w:tcPr>
            <w:tcW w:w="0" w:type="auto"/>
            <w:tcBorders>
              <w:top w:val="nil"/>
              <w:bottom w:val="nil"/>
            </w:tcBorders>
          </w:tcPr>
          <w:p w14:paraId="546B95E8" w14:textId="77777777" w:rsidR="00296D36" w:rsidRPr="0033527D" w:rsidRDefault="00296D36" w:rsidP="00A95F90">
            <w:pPr>
              <w:pStyle w:val="a5"/>
              <w:spacing w:after="50"/>
              <w:jc w:val="center"/>
              <w:rPr>
                <w:bCs/>
                <w:szCs w:val="21"/>
              </w:rPr>
            </w:pPr>
            <w:r w:rsidRPr="0033527D">
              <w:rPr>
                <w:bCs/>
                <w:szCs w:val="21"/>
              </w:rPr>
              <w:t>7.78</w:t>
            </w:r>
          </w:p>
        </w:tc>
        <w:tc>
          <w:tcPr>
            <w:tcW w:w="0" w:type="auto"/>
            <w:tcBorders>
              <w:top w:val="nil"/>
              <w:bottom w:val="nil"/>
            </w:tcBorders>
          </w:tcPr>
          <w:p w14:paraId="3E62C2CB" w14:textId="77777777" w:rsidR="00296D36" w:rsidRPr="0033527D" w:rsidRDefault="00296D36" w:rsidP="00A95F90">
            <w:pPr>
              <w:pStyle w:val="a5"/>
              <w:spacing w:after="50"/>
              <w:jc w:val="center"/>
              <w:rPr>
                <w:bCs/>
                <w:szCs w:val="21"/>
              </w:rPr>
            </w:pPr>
            <w:r w:rsidRPr="0033527D">
              <w:rPr>
                <w:bCs/>
                <w:szCs w:val="21"/>
              </w:rPr>
              <w:t>7.68</w:t>
            </w:r>
            <w:r>
              <w:rPr>
                <w:rFonts w:hint="eastAsia"/>
                <w:bCs/>
                <w:szCs w:val="21"/>
              </w:rPr>
              <w:t xml:space="preserve"> </w:t>
            </w:r>
            <w:r w:rsidRPr="0033527D">
              <w:rPr>
                <w:bCs/>
                <w:szCs w:val="21"/>
              </w:rPr>
              <w:t>±</w:t>
            </w:r>
            <w:r>
              <w:rPr>
                <w:rFonts w:hint="eastAsia"/>
                <w:bCs/>
                <w:szCs w:val="21"/>
              </w:rPr>
              <w:t xml:space="preserve"> </w:t>
            </w:r>
            <w:r w:rsidRPr="0033527D">
              <w:rPr>
                <w:bCs/>
                <w:szCs w:val="21"/>
              </w:rPr>
              <w:t>0.15</w:t>
            </w:r>
          </w:p>
        </w:tc>
        <w:tc>
          <w:tcPr>
            <w:tcW w:w="0" w:type="auto"/>
            <w:tcBorders>
              <w:top w:val="nil"/>
              <w:bottom w:val="nil"/>
            </w:tcBorders>
          </w:tcPr>
          <w:p w14:paraId="6DD7B398" w14:textId="77777777" w:rsidR="00296D36" w:rsidRPr="0033527D" w:rsidRDefault="00296D36" w:rsidP="00A95F90">
            <w:pPr>
              <w:pStyle w:val="a5"/>
              <w:spacing w:after="50"/>
              <w:jc w:val="center"/>
              <w:rPr>
                <w:bCs/>
                <w:szCs w:val="21"/>
              </w:rPr>
            </w:pPr>
            <w:r w:rsidRPr="0033527D">
              <w:rPr>
                <w:bCs/>
                <w:szCs w:val="21"/>
              </w:rPr>
              <w:t>21.56</w:t>
            </w:r>
          </w:p>
        </w:tc>
        <w:tc>
          <w:tcPr>
            <w:tcW w:w="0" w:type="auto"/>
            <w:tcBorders>
              <w:top w:val="nil"/>
              <w:bottom w:val="nil"/>
            </w:tcBorders>
          </w:tcPr>
          <w:p w14:paraId="0711C3DC" w14:textId="77777777" w:rsidR="00296D36" w:rsidRPr="0033527D" w:rsidRDefault="00296D36" w:rsidP="00A95F90">
            <w:pPr>
              <w:pStyle w:val="a5"/>
              <w:spacing w:after="50"/>
              <w:jc w:val="center"/>
              <w:rPr>
                <w:bCs/>
                <w:szCs w:val="21"/>
              </w:rPr>
            </w:pPr>
            <w:r w:rsidRPr="0033527D">
              <w:rPr>
                <w:bCs/>
                <w:szCs w:val="21"/>
              </w:rPr>
              <w:t>21.28</w:t>
            </w:r>
            <w:r>
              <w:rPr>
                <w:rFonts w:hint="eastAsia"/>
                <w:bCs/>
                <w:szCs w:val="21"/>
              </w:rPr>
              <w:t xml:space="preserve"> </w:t>
            </w:r>
            <w:r w:rsidRPr="0033527D">
              <w:rPr>
                <w:bCs/>
                <w:szCs w:val="21"/>
              </w:rPr>
              <w:t>±</w:t>
            </w:r>
            <w:r>
              <w:rPr>
                <w:rFonts w:hint="eastAsia"/>
                <w:bCs/>
                <w:szCs w:val="21"/>
              </w:rPr>
              <w:t xml:space="preserve"> </w:t>
            </w:r>
            <w:r w:rsidRPr="0033527D">
              <w:rPr>
                <w:bCs/>
                <w:szCs w:val="21"/>
              </w:rPr>
              <w:t>0.41</w:t>
            </w:r>
          </w:p>
        </w:tc>
      </w:tr>
      <w:tr w:rsidR="00296D36" w:rsidRPr="0033527D" w14:paraId="0DA0B26C" w14:textId="77777777" w:rsidTr="00A95F90">
        <w:trPr>
          <w:trHeight w:val="284"/>
        </w:trPr>
        <w:tc>
          <w:tcPr>
            <w:tcW w:w="0" w:type="auto"/>
            <w:tcBorders>
              <w:top w:val="nil"/>
              <w:bottom w:val="nil"/>
            </w:tcBorders>
          </w:tcPr>
          <w:p w14:paraId="6A06C8D4"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153</w:t>
            </w:r>
          </w:p>
        </w:tc>
        <w:tc>
          <w:tcPr>
            <w:tcW w:w="0" w:type="auto"/>
            <w:tcBorders>
              <w:top w:val="nil"/>
              <w:bottom w:val="nil"/>
            </w:tcBorders>
          </w:tcPr>
          <w:p w14:paraId="21534AE7" w14:textId="77777777" w:rsidR="00296D36" w:rsidRPr="0033527D" w:rsidRDefault="00296D36" w:rsidP="00A95F90">
            <w:pPr>
              <w:pStyle w:val="a5"/>
              <w:spacing w:after="50"/>
              <w:jc w:val="center"/>
              <w:rPr>
                <w:bCs/>
                <w:szCs w:val="21"/>
              </w:rPr>
            </w:pPr>
            <w:r w:rsidRPr="0033527D">
              <w:rPr>
                <w:bCs/>
                <w:szCs w:val="21"/>
              </w:rPr>
              <w:t>8.52</w:t>
            </w:r>
          </w:p>
        </w:tc>
        <w:tc>
          <w:tcPr>
            <w:tcW w:w="0" w:type="auto"/>
            <w:tcBorders>
              <w:top w:val="nil"/>
              <w:bottom w:val="nil"/>
            </w:tcBorders>
          </w:tcPr>
          <w:p w14:paraId="136D4A40" w14:textId="77777777" w:rsidR="00296D36" w:rsidRPr="0033527D" w:rsidRDefault="00296D36" w:rsidP="00A95F90">
            <w:pPr>
              <w:pStyle w:val="a5"/>
              <w:spacing w:after="50"/>
              <w:jc w:val="center"/>
              <w:rPr>
                <w:bCs/>
                <w:szCs w:val="21"/>
              </w:rPr>
            </w:pPr>
            <w:r w:rsidRPr="0033527D">
              <w:rPr>
                <w:bCs/>
                <w:szCs w:val="21"/>
              </w:rPr>
              <w:t>8.40</w:t>
            </w:r>
            <w:r>
              <w:rPr>
                <w:rFonts w:hint="eastAsia"/>
                <w:bCs/>
                <w:szCs w:val="21"/>
              </w:rPr>
              <w:t xml:space="preserve"> </w:t>
            </w:r>
            <w:r w:rsidRPr="0033527D">
              <w:rPr>
                <w:bCs/>
                <w:szCs w:val="21"/>
              </w:rPr>
              <w:t>±</w:t>
            </w:r>
            <w:r>
              <w:rPr>
                <w:rFonts w:hint="eastAsia"/>
                <w:bCs/>
                <w:szCs w:val="21"/>
              </w:rPr>
              <w:t xml:space="preserve"> </w:t>
            </w:r>
            <w:r w:rsidRPr="0033527D">
              <w:rPr>
                <w:bCs/>
                <w:szCs w:val="21"/>
              </w:rPr>
              <w:t>0.10</w:t>
            </w:r>
          </w:p>
        </w:tc>
        <w:tc>
          <w:tcPr>
            <w:tcW w:w="0" w:type="auto"/>
            <w:tcBorders>
              <w:top w:val="nil"/>
              <w:bottom w:val="nil"/>
            </w:tcBorders>
          </w:tcPr>
          <w:p w14:paraId="62C633EB" w14:textId="77777777" w:rsidR="00296D36" w:rsidRPr="0033527D" w:rsidRDefault="00296D36" w:rsidP="00A95F90">
            <w:pPr>
              <w:pStyle w:val="a5"/>
              <w:spacing w:after="50"/>
              <w:jc w:val="center"/>
              <w:rPr>
                <w:bCs/>
                <w:szCs w:val="21"/>
              </w:rPr>
            </w:pPr>
            <w:r w:rsidRPr="0033527D">
              <w:rPr>
                <w:bCs/>
                <w:szCs w:val="21"/>
              </w:rPr>
              <w:t>23.61</w:t>
            </w:r>
          </w:p>
        </w:tc>
        <w:tc>
          <w:tcPr>
            <w:tcW w:w="0" w:type="auto"/>
            <w:tcBorders>
              <w:top w:val="nil"/>
              <w:bottom w:val="nil"/>
            </w:tcBorders>
          </w:tcPr>
          <w:p w14:paraId="68C2A0D3" w14:textId="77777777" w:rsidR="00296D36" w:rsidRPr="0033527D" w:rsidRDefault="00296D36" w:rsidP="00A95F90">
            <w:pPr>
              <w:pStyle w:val="a5"/>
              <w:spacing w:after="50"/>
              <w:jc w:val="center"/>
              <w:rPr>
                <w:bCs/>
                <w:szCs w:val="21"/>
              </w:rPr>
            </w:pPr>
            <w:r w:rsidRPr="0033527D">
              <w:rPr>
                <w:bCs/>
                <w:szCs w:val="21"/>
              </w:rPr>
              <w:t>23.27</w:t>
            </w:r>
            <w:r>
              <w:rPr>
                <w:rFonts w:hint="eastAsia"/>
                <w:bCs/>
                <w:szCs w:val="21"/>
              </w:rPr>
              <w:t xml:space="preserve"> </w:t>
            </w:r>
            <w:r w:rsidRPr="0033527D">
              <w:rPr>
                <w:bCs/>
                <w:szCs w:val="21"/>
              </w:rPr>
              <w:t>±</w:t>
            </w:r>
            <w:r>
              <w:rPr>
                <w:rFonts w:hint="eastAsia"/>
                <w:bCs/>
                <w:szCs w:val="21"/>
              </w:rPr>
              <w:t xml:space="preserve"> </w:t>
            </w:r>
            <w:r w:rsidRPr="0033527D">
              <w:rPr>
                <w:bCs/>
                <w:szCs w:val="21"/>
              </w:rPr>
              <w:t>0.28</w:t>
            </w:r>
          </w:p>
        </w:tc>
      </w:tr>
      <w:tr w:rsidR="00296D36" w:rsidRPr="0033527D" w14:paraId="77EA01FD" w14:textId="77777777" w:rsidTr="00A95F90">
        <w:trPr>
          <w:trHeight w:val="284"/>
        </w:trPr>
        <w:tc>
          <w:tcPr>
            <w:tcW w:w="0" w:type="auto"/>
            <w:tcBorders>
              <w:top w:val="nil"/>
              <w:bottom w:val="nil"/>
            </w:tcBorders>
          </w:tcPr>
          <w:p w14:paraId="68E97EB2" w14:textId="77777777" w:rsidR="00296D36" w:rsidRPr="0033527D" w:rsidRDefault="00296D36" w:rsidP="00A95F90">
            <w:pPr>
              <w:pStyle w:val="a5"/>
              <w:spacing w:after="50"/>
              <w:jc w:val="center"/>
              <w:rPr>
                <w:bCs/>
                <w:szCs w:val="21"/>
              </w:rPr>
            </w:pPr>
            <w:r w:rsidRPr="0033527D">
              <w:rPr>
                <w:bCs/>
                <w:szCs w:val="21"/>
              </w:rPr>
              <w:t>PCB</w:t>
            </w:r>
            <w:r>
              <w:rPr>
                <w:rFonts w:hint="eastAsia"/>
                <w:bCs/>
                <w:szCs w:val="21"/>
              </w:rPr>
              <w:t xml:space="preserve"> </w:t>
            </w:r>
            <w:r w:rsidRPr="0033527D">
              <w:rPr>
                <w:bCs/>
                <w:szCs w:val="21"/>
              </w:rPr>
              <w:t>170</w:t>
            </w:r>
          </w:p>
        </w:tc>
        <w:tc>
          <w:tcPr>
            <w:tcW w:w="0" w:type="auto"/>
            <w:tcBorders>
              <w:top w:val="nil"/>
              <w:bottom w:val="nil"/>
            </w:tcBorders>
          </w:tcPr>
          <w:p w14:paraId="60AE6BF9" w14:textId="77777777" w:rsidR="00296D36" w:rsidRPr="0033527D" w:rsidRDefault="00296D36" w:rsidP="00A95F90">
            <w:pPr>
              <w:pStyle w:val="a5"/>
              <w:spacing w:after="50"/>
              <w:jc w:val="center"/>
              <w:rPr>
                <w:bCs/>
                <w:szCs w:val="21"/>
              </w:rPr>
            </w:pPr>
            <w:r w:rsidRPr="0033527D">
              <w:rPr>
                <w:bCs/>
                <w:szCs w:val="21"/>
              </w:rPr>
              <w:t>3.71</w:t>
            </w:r>
          </w:p>
        </w:tc>
        <w:tc>
          <w:tcPr>
            <w:tcW w:w="0" w:type="auto"/>
            <w:tcBorders>
              <w:top w:val="nil"/>
              <w:bottom w:val="nil"/>
            </w:tcBorders>
          </w:tcPr>
          <w:p w14:paraId="1E710C38" w14:textId="77777777" w:rsidR="00296D36" w:rsidRPr="0033527D" w:rsidRDefault="00296D36" w:rsidP="00A95F90">
            <w:pPr>
              <w:pStyle w:val="a5"/>
              <w:spacing w:after="50"/>
              <w:jc w:val="center"/>
              <w:rPr>
                <w:bCs/>
                <w:szCs w:val="21"/>
              </w:rPr>
            </w:pPr>
            <w:r w:rsidRPr="0033527D">
              <w:rPr>
                <w:bCs/>
                <w:szCs w:val="21"/>
              </w:rPr>
              <w:t>3.71</w:t>
            </w:r>
            <w:r>
              <w:rPr>
                <w:rFonts w:hint="eastAsia"/>
                <w:bCs/>
                <w:szCs w:val="21"/>
              </w:rPr>
              <w:t xml:space="preserve"> </w:t>
            </w:r>
            <w:r w:rsidRPr="0033527D">
              <w:rPr>
                <w:bCs/>
                <w:szCs w:val="21"/>
              </w:rPr>
              <w:t>±</w:t>
            </w:r>
            <w:r>
              <w:rPr>
                <w:rFonts w:hint="eastAsia"/>
                <w:bCs/>
                <w:szCs w:val="21"/>
              </w:rPr>
              <w:t xml:space="preserve"> </w:t>
            </w:r>
            <w:r w:rsidRPr="0033527D">
              <w:rPr>
                <w:bCs/>
                <w:szCs w:val="21"/>
              </w:rPr>
              <w:t>0.05</w:t>
            </w:r>
          </w:p>
        </w:tc>
        <w:tc>
          <w:tcPr>
            <w:tcW w:w="0" w:type="auto"/>
            <w:tcBorders>
              <w:top w:val="nil"/>
              <w:bottom w:val="nil"/>
            </w:tcBorders>
          </w:tcPr>
          <w:p w14:paraId="71EE953C" w14:textId="77777777" w:rsidR="00296D36" w:rsidRPr="0033527D" w:rsidRDefault="00296D36" w:rsidP="00A95F90">
            <w:pPr>
              <w:pStyle w:val="a5"/>
              <w:spacing w:after="50"/>
              <w:jc w:val="center"/>
              <w:rPr>
                <w:bCs/>
                <w:szCs w:val="21"/>
              </w:rPr>
            </w:pPr>
            <w:r w:rsidRPr="0033527D">
              <w:rPr>
                <w:bCs/>
                <w:szCs w:val="21"/>
              </w:rPr>
              <w:t>9.38</w:t>
            </w:r>
          </w:p>
        </w:tc>
        <w:tc>
          <w:tcPr>
            <w:tcW w:w="0" w:type="auto"/>
            <w:tcBorders>
              <w:top w:val="nil"/>
              <w:bottom w:val="nil"/>
            </w:tcBorders>
          </w:tcPr>
          <w:p w14:paraId="68E01748" w14:textId="77777777" w:rsidR="00296D36" w:rsidRPr="0033527D" w:rsidRDefault="00296D36" w:rsidP="00A95F90">
            <w:pPr>
              <w:pStyle w:val="a5"/>
              <w:spacing w:after="50"/>
              <w:jc w:val="center"/>
              <w:rPr>
                <w:bCs/>
                <w:szCs w:val="21"/>
              </w:rPr>
            </w:pPr>
            <w:r w:rsidRPr="0033527D">
              <w:rPr>
                <w:bCs/>
                <w:szCs w:val="21"/>
              </w:rPr>
              <w:t>9.39</w:t>
            </w:r>
            <w:r>
              <w:rPr>
                <w:rFonts w:hint="eastAsia"/>
                <w:bCs/>
                <w:szCs w:val="21"/>
              </w:rPr>
              <w:t xml:space="preserve"> </w:t>
            </w:r>
            <w:r w:rsidRPr="0033527D">
              <w:rPr>
                <w:bCs/>
                <w:szCs w:val="21"/>
              </w:rPr>
              <w:t>±</w:t>
            </w:r>
            <w:r>
              <w:rPr>
                <w:rFonts w:hint="eastAsia"/>
                <w:bCs/>
                <w:szCs w:val="21"/>
              </w:rPr>
              <w:t xml:space="preserve"> </w:t>
            </w:r>
            <w:r w:rsidRPr="0033527D">
              <w:rPr>
                <w:bCs/>
                <w:szCs w:val="21"/>
              </w:rPr>
              <w:t>0.12</w:t>
            </w:r>
          </w:p>
        </w:tc>
      </w:tr>
      <w:tr w:rsidR="00296D36" w:rsidRPr="0033527D" w14:paraId="77D6D410" w14:textId="77777777" w:rsidTr="00A95F90">
        <w:trPr>
          <w:trHeight w:val="284"/>
        </w:trPr>
        <w:tc>
          <w:tcPr>
            <w:tcW w:w="0" w:type="auto"/>
            <w:tcBorders>
              <w:top w:val="nil"/>
              <w:bottom w:val="single" w:sz="8" w:space="0" w:color="auto"/>
            </w:tcBorders>
          </w:tcPr>
          <w:p w14:paraId="675B4922" w14:textId="77777777" w:rsidR="00296D36" w:rsidRPr="0033527D" w:rsidRDefault="00296D36" w:rsidP="00A95F90">
            <w:pPr>
              <w:pStyle w:val="a5"/>
              <w:spacing w:after="50"/>
              <w:jc w:val="center"/>
              <w:rPr>
                <w:bCs/>
                <w:szCs w:val="21"/>
              </w:rPr>
            </w:pPr>
            <w:r w:rsidRPr="0033527D">
              <w:rPr>
                <w:bCs/>
                <w:szCs w:val="21"/>
              </w:rPr>
              <w:t>合计</w:t>
            </w:r>
          </w:p>
        </w:tc>
        <w:tc>
          <w:tcPr>
            <w:tcW w:w="0" w:type="auto"/>
            <w:tcBorders>
              <w:top w:val="nil"/>
              <w:bottom w:val="single" w:sz="8" w:space="0" w:color="auto"/>
            </w:tcBorders>
          </w:tcPr>
          <w:p w14:paraId="341191DE" w14:textId="77777777" w:rsidR="00296D36" w:rsidRPr="0033527D" w:rsidRDefault="00296D36" w:rsidP="00A95F90">
            <w:pPr>
              <w:pStyle w:val="a5"/>
              <w:spacing w:after="50"/>
              <w:jc w:val="center"/>
              <w:rPr>
                <w:bCs/>
                <w:szCs w:val="21"/>
              </w:rPr>
            </w:pPr>
            <w:r w:rsidRPr="0033527D">
              <w:rPr>
                <w:bCs/>
                <w:szCs w:val="21"/>
              </w:rPr>
              <w:t>50</w:t>
            </w:r>
          </w:p>
        </w:tc>
        <w:tc>
          <w:tcPr>
            <w:tcW w:w="0" w:type="auto"/>
            <w:tcBorders>
              <w:top w:val="nil"/>
              <w:bottom w:val="single" w:sz="8" w:space="0" w:color="auto"/>
            </w:tcBorders>
          </w:tcPr>
          <w:p w14:paraId="2115B66F" w14:textId="77777777" w:rsidR="00296D36" w:rsidRPr="0033527D" w:rsidRDefault="00296D36" w:rsidP="00A95F90">
            <w:pPr>
              <w:pStyle w:val="a5"/>
              <w:spacing w:after="50"/>
              <w:jc w:val="center"/>
              <w:rPr>
                <w:bCs/>
                <w:szCs w:val="21"/>
              </w:rPr>
            </w:pPr>
            <w:r w:rsidRPr="0033527D">
              <w:rPr>
                <w:bCs/>
                <w:szCs w:val="21"/>
              </w:rPr>
              <w:t>49.56</w:t>
            </w:r>
            <w:r>
              <w:rPr>
                <w:rFonts w:hint="eastAsia"/>
                <w:bCs/>
                <w:szCs w:val="21"/>
              </w:rPr>
              <w:t xml:space="preserve"> </w:t>
            </w:r>
            <w:r w:rsidRPr="0033527D">
              <w:rPr>
                <w:bCs/>
                <w:szCs w:val="21"/>
              </w:rPr>
              <w:t>±</w:t>
            </w:r>
            <w:r>
              <w:rPr>
                <w:rFonts w:hint="eastAsia"/>
                <w:bCs/>
                <w:szCs w:val="21"/>
              </w:rPr>
              <w:t xml:space="preserve"> </w:t>
            </w:r>
            <w:r w:rsidRPr="0033527D">
              <w:rPr>
                <w:bCs/>
                <w:szCs w:val="21"/>
              </w:rPr>
              <w:t>0.38</w:t>
            </w:r>
          </w:p>
        </w:tc>
        <w:tc>
          <w:tcPr>
            <w:tcW w:w="0" w:type="auto"/>
            <w:tcBorders>
              <w:top w:val="nil"/>
              <w:bottom w:val="single" w:sz="8" w:space="0" w:color="auto"/>
            </w:tcBorders>
          </w:tcPr>
          <w:p w14:paraId="5904906C" w14:textId="77777777" w:rsidR="00296D36" w:rsidRPr="0033527D" w:rsidRDefault="00296D36" w:rsidP="00A95F90">
            <w:pPr>
              <w:pStyle w:val="a5"/>
              <w:spacing w:after="50"/>
              <w:jc w:val="center"/>
              <w:rPr>
                <w:bCs/>
                <w:szCs w:val="21"/>
              </w:rPr>
            </w:pPr>
            <w:r w:rsidRPr="0033527D">
              <w:rPr>
                <w:bCs/>
                <w:szCs w:val="21"/>
              </w:rPr>
              <w:t>164.26</w:t>
            </w:r>
          </w:p>
        </w:tc>
        <w:tc>
          <w:tcPr>
            <w:tcW w:w="0" w:type="auto"/>
            <w:tcBorders>
              <w:top w:val="nil"/>
              <w:bottom w:val="single" w:sz="8" w:space="0" w:color="auto"/>
            </w:tcBorders>
          </w:tcPr>
          <w:p w14:paraId="1F255FBF" w14:textId="77777777" w:rsidR="00296D36" w:rsidRPr="0033527D" w:rsidRDefault="00296D36" w:rsidP="00A95F90">
            <w:pPr>
              <w:pStyle w:val="a5"/>
              <w:spacing w:after="50"/>
              <w:jc w:val="center"/>
              <w:rPr>
                <w:bCs/>
                <w:szCs w:val="21"/>
              </w:rPr>
            </w:pPr>
            <w:r w:rsidRPr="0033527D">
              <w:rPr>
                <w:bCs/>
                <w:szCs w:val="21"/>
              </w:rPr>
              <w:t>162.88</w:t>
            </w:r>
            <w:r>
              <w:rPr>
                <w:rFonts w:hint="eastAsia"/>
                <w:bCs/>
                <w:szCs w:val="21"/>
              </w:rPr>
              <w:t xml:space="preserve"> </w:t>
            </w:r>
            <w:r w:rsidRPr="0033527D">
              <w:rPr>
                <w:bCs/>
                <w:szCs w:val="21"/>
              </w:rPr>
              <w:t>±</w:t>
            </w:r>
            <w:r>
              <w:rPr>
                <w:rFonts w:hint="eastAsia"/>
                <w:bCs/>
                <w:szCs w:val="21"/>
              </w:rPr>
              <w:t xml:space="preserve"> </w:t>
            </w:r>
            <w:r w:rsidRPr="0033527D">
              <w:rPr>
                <w:bCs/>
                <w:szCs w:val="21"/>
              </w:rPr>
              <w:t>1.14</w:t>
            </w:r>
          </w:p>
        </w:tc>
      </w:tr>
    </w:tbl>
    <w:p w14:paraId="07925411" w14:textId="77777777" w:rsidR="00296D36" w:rsidRDefault="00296D36" w:rsidP="003A4A6B">
      <w:pPr>
        <w:snapToGrid w:val="0"/>
        <w:spacing w:beforeLines="50" w:before="156" w:line="300" w:lineRule="auto"/>
        <w:ind w:firstLineChars="200" w:firstLine="480"/>
        <w:rPr>
          <w:szCs w:val="22"/>
        </w:rPr>
      </w:pPr>
      <w:r w:rsidRPr="00CA790A">
        <w:rPr>
          <w:rFonts w:hint="eastAsia"/>
          <w:szCs w:val="22"/>
        </w:rPr>
        <w:t>实测</w:t>
      </w:r>
      <w:r w:rsidRPr="00CA790A">
        <w:rPr>
          <w:rFonts w:hint="eastAsia"/>
          <w:szCs w:val="22"/>
        </w:rPr>
        <w:t>PCB</w:t>
      </w:r>
      <w:r>
        <w:rPr>
          <w:rFonts w:hint="eastAsia"/>
          <w:szCs w:val="22"/>
        </w:rPr>
        <w:t>s</w:t>
      </w:r>
      <w:r w:rsidRPr="00CA790A">
        <w:rPr>
          <w:rFonts w:hint="eastAsia"/>
          <w:szCs w:val="22"/>
        </w:rPr>
        <w:t>浓度略低于理论值，可能由于添加的</w:t>
      </w:r>
      <w:r w:rsidRPr="00CA790A">
        <w:rPr>
          <w:rFonts w:hint="eastAsia"/>
          <w:szCs w:val="22"/>
        </w:rPr>
        <w:t>PCB</w:t>
      </w:r>
      <w:r>
        <w:rPr>
          <w:rFonts w:hint="eastAsia"/>
          <w:szCs w:val="22"/>
        </w:rPr>
        <w:t>单体随溶剂挥发造成了损失。</w:t>
      </w:r>
      <w:r w:rsidRPr="00534A86">
        <w:rPr>
          <w:rFonts w:hint="eastAsia"/>
          <w:szCs w:val="22"/>
        </w:rPr>
        <w:t>多氯联苯总浓度实测值</w:t>
      </w:r>
      <w:r>
        <w:rPr>
          <w:rFonts w:hint="eastAsia"/>
          <w:szCs w:val="22"/>
        </w:rPr>
        <w:t>与理论值的</w:t>
      </w:r>
      <w:r w:rsidRPr="00534A86">
        <w:rPr>
          <w:rFonts w:hint="eastAsia"/>
          <w:szCs w:val="22"/>
        </w:rPr>
        <w:t>误差小于</w:t>
      </w:r>
      <w:r w:rsidRPr="00534A86">
        <w:rPr>
          <w:rFonts w:hint="eastAsia"/>
          <w:szCs w:val="22"/>
        </w:rPr>
        <w:t>2%</w:t>
      </w:r>
      <w:r w:rsidRPr="00534A86">
        <w:rPr>
          <w:rFonts w:hint="eastAsia"/>
          <w:szCs w:val="22"/>
        </w:rPr>
        <w:t>，除</w:t>
      </w:r>
      <w:r w:rsidRPr="00534A86">
        <w:rPr>
          <w:rFonts w:hint="eastAsia"/>
          <w:szCs w:val="22"/>
        </w:rPr>
        <w:t>PCB 114</w:t>
      </w:r>
      <w:r w:rsidRPr="00534A86">
        <w:rPr>
          <w:rFonts w:hint="eastAsia"/>
          <w:szCs w:val="22"/>
        </w:rPr>
        <w:t>的检测误差约为</w:t>
      </w:r>
      <w:r w:rsidRPr="00534A86">
        <w:rPr>
          <w:rFonts w:hint="eastAsia"/>
          <w:szCs w:val="22"/>
        </w:rPr>
        <w:t>7%</w:t>
      </w:r>
      <w:r w:rsidRPr="00534A86">
        <w:rPr>
          <w:rFonts w:hint="eastAsia"/>
          <w:szCs w:val="22"/>
        </w:rPr>
        <w:t>外，其余各单体的误差均在</w:t>
      </w:r>
      <w:r w:rsidRPr="00534A86">
        <w:rPr>
          <w:rFonts w:hint="eastAsia"/>
          <w:szCs w:val="22"/>
        </w:rPr>
        <w:t>4%</w:t>
      </w:r>
      <w:r>
        <w:rPr>
          <w:rFonts w:hint="eastAsia"/>
          <w:szCs w:val="22"/>
        </w:rPr>
        <w:t>以内，</w:t>
      </w:r>
      <w:r w:rsidRPr="00534A86">
        <w:rPr>
          <w:rFonts w:hint="eastAsia"/>
          <w:szCs w:val="22"/>
        </w:rPr>
        <w:t>认为多氯联苯的提取分析方法可靠</w:t>
      </w:r>
      <w:r w:rsidRPr="00792A2D">
        <w:rPr>
          <w:rFonts w:hint="eastAsia"/>
          <w:szCs w:val="22"/>
        </w:rPr>
        <w:t>（本研究中多氯联苯浓度用单位质量的泥浆表示）</w:t>
      </w:r>
      <w:r w:rsidRPr="00534A86">
        <w:rPr>
          <w:rFonts w:hint="eastAsia"/>
          <w:szCs w:val="22"/>
        </w:rPr>
        <w:t>。</w:t>
      </w:r>
      <w:r w:rsidRPr="00FF31A8">
        <w:rPr>
          <w:rFonts w:hint="eastAsia"/>
          <w:szCs w:val="22"/>
        </w:rPr>
        <w:t>每次取样</w:t>
      </w:r>
      <w:r>
        <w:rPr>
          <w:rFonts w:hint="eastAsia"/>
          <w:szCs w:val="22"/>
        </w:rPr>
        <w:t>测</w:t>
      </w:r>
      <w:r w:rsidRPr="00FF31A8">
        <w:rPr>
          <w:rFonts w:hint="eastAsia"/>
          <w:szCs w:val="22"/>
        </w:rPr>
        <w:t>上清液</w:t>
      </w:r>
      <w:r w:rsidRPr="00FF31A8">
        <w:rPr>
          <w:rFonts w:hint="eastAsia"/>
          <w:szCs w:val="22"/>
        </w:rPr>
        <w:t>pH</w:t>
      </w:r>
      <w:r>
        <w:rPr>
          <w:rFonts w:hint="eastAsia"/>
          <w:szCs w:val="22"/>
        </w:rPr>
        <w:t>在</w:t>
      </w:r>
      <w:r>
        <w:rPr>
          <w:rFonts w:hint="eastAsia"/>
          <w:szCs w:val="22"/>
        </w:rPr>
        <w:t>6.8</w:t>
      </w:r>
      <w:r>
        <w:rPr>
          <w:szCs w:val="22"/>
        </w:rPr>
        <w:t>–</w:t>
      </w:r>
      <w:r>
        <w:rPr>
          <w:rFonts w:hint="eastAsia"/>
          <w:szCs w:val="22"/>
        </w:rPr>
        <w:t>7.2</w:t>
      </w:r>
      <w:r>
        <w:rPr>
          <w:rFonts w:hint="eastAsia"/>
          <w:szCs w:val="22"/>
        </w:rPr>
        <w:t>，证实实验底泥微环境具有良好的缓冲效果。</w:t>
      </w:r>
    </w:p>
    <w:p w14:paraId="13AFB32C" w14:textId="77777777" w:rsidR="00296D36" w:rsidRPr="002735B4" w:rsidRDefault="00296D36" w:rsidP="003A4A6B">
      <w:pPr>
        <w:pStyle w:val="11"/>
        <w:snapToGrid w:val="0"/>
        <w:spacing w:beforeLines="100" w:before="312" w:line="300" w:lineRule="auto"/>
      </w:pPr>
      <w:bookmarkStart w:id="163" w:name="_Toc346463103"/>
      <w:r w:rsidRPr="002735B4">
        <w:rPr>
          <w:rFonts w:hint="eastAsia"/>
        </w:rPr>
        <w:t xml:space="preserve">3.2 </w:t>
      </w:r>
      <w:r w:rsidRPr="002735B4">
        <w:rPr>
          <w:rFonts w:hint="eastAsia"/>
        </w:rPr>
        <w:t>多氯联苯</w:t>
      </w:r>
      <w:r>
        <w:rPr>
          <w:rFonts w:hint="eastAsia"/>
        </w:rPr>
        <w:t>母体浓度变化</w:t>
      </w:r>
      <w:bookmarkEnd w:id="163"/>
    </w:p>
    <w:p w14:paraId="56794BCA" w14:textId="77777777" w:rsidR="00296D36" w:rsidRDefault="00296D36" w:rsidP="00A95F90">
      <w:pPr>
        <w:snapToGrid w:val="0"/>
        <w:spacing w:after="50" w:line="300" w:lineRule="auto"/>
        <w:ind w:firstLineChars="200" w:firstLine="480"/>
        <w:rPr>
          <w:szCs w:val="22"/>
        </w:rPr>
      </w:pPr>
      <w:r>
        <w:rPr>
          <w:rFonts w:hint="eastAsia"/>
          <w:szCs w:val="22"/>
        </w:rPr>
        <w:t>多氯联苯母体浓度变化情况可直观地反映</w:t>
      </w:r>
      <w:r w:rsidRPr="00E5599B">
        <w:rPr>
          <w:rFonts w:hint="eastAsia"/>
          <w:szCs w:val="22"/>
        </w:rPr>
        <w:t>多氯联苯</w:t>
      </w:r>
      <w:r>
        <w:rPr>
          <w:rFonts w:hint="eastAsia"/>
          <w:szCs w:val="22"/>
        </w:rPr>
        <w:t>的</w:t>
      </w:r>
      <w:r w:rsidRPr="00E5599B">
        <w:rPr>
          <w:rFonts w:hint="eastAsia"/>
          <w:szCs w:val="22"/>
        </w:rPr>
        <w:t>脱氯速率</w:t>
      </w:r>
      <w:r>
        <w:rPr>
          <w:rFonts w:hint="eastAsia"/>
          <w:szCs w:val="22"/>
        </w:rPr>
        <w:t>。在</w:t>
      </w:r>
      <w:r>
        <w:rPr>
          <w:rFonts w:hint="eastAsia"/>
          <w:szCs w:val="22"/>
        </w:rPr>
        <w:t>66</w:t>
      </w:r>
      <w:r>
        <w:rPr>
          <w:rFonts w:hint="eastAsia"/>
          <w:szCs w:val="22"/>
        </w:rPr>
        <w:t>周实验周期内，</w:t>
      </w:r>
      <w:r>
        <w:rPr>
          <w:rFonts w:hint="eastAsia"/>
          <w:szCs w:val="22"/>
        </w:rPr>
        <w:t>T-1</w:t>
      </w:r>
      <w:r>
        <w:rPr>
          <w:rFonts w:hint="eastAsia"/>
          <w:szCs w:val="22"/>
        </w:rPr>
        <w:t>实验组、</w:t>
      </w:r>
      <w:r>
        <w:rPr>
          <w:rFonts w:hint="eastAsia"/>
          <w:szCs w:val="22"/>
        </w:rPr>
        <w:t>T-S</w:t>
      </w:r>
      <w:r>
        <w:rPr>
          <w:rFonts w:hint="eastAsia"/>
          <w:szCs w:val="22"/>
        </w:rPr>
        <w:t>实验组、</w:t>
      </w:r>
      <w:r>
        <w:rPr>
          <w:rFonts w:hint="eastAsia"/>
          <w:szCs w:val="22"/>
        </w:rPr>
        <w:t>T-Fe</w:t>
      </w:r>
      <w:r>
        <w:rPr>
          <w:rFonts w:hint="eastAsia"/>
          <w:szCs w:val="22"/>
        </w:rPr>
        <w:t>实验组母体</w:t>
      </w:r>
      <w:r>
        <w:rPr>
          <w:rFonts w:hint="eastAsia"/>
          <w:szCs w:val="22"/>
        </w:rPr>
        <w:t>PCBs</w:t>
      </w:r>
      <w:r>
        <w:rPr>
          <w:rFonts w:hint="eastAsia"/>
          <w:szCs w:val="22"/>
        </w:rPr>
        <w:t>总浓度变化如图</w:t>
      </w:r>
      <w:r>
        <w:rPr>
          <w:rFonts w:hint="eastAsia"/>
          <w:szCs w:val="22"/>
        </w:rPr>
        <w:t>3-1</w:t>
      </w:r>
      <w:r>
        <w:rPr>
          <w:rFonts w:hint="eastAsia"/>
          <w:szCs w:val="22"/>
        </w:rPr>
        <w:t>。</w:t>
      </w:r>
    </w:p>
    <w:p w14:paraId="065D760E" w14:textId="77777777" w:rsidR="00296D36" w:rsidRDefault="000D221E" w:rsidP="00A95F90">
      <w:pPr>
        <w:snapToGrid w:val="0"/>
        <w:spacing w:after="50" w:line="288" w:lineRule="auto"/>
        <w:jc w:val="center"/>
        <w:rPr>
          <w:szCs w:val="22"/>
        </w:rPr>
      </w:pPr>
      <w:r>
        <w:rPr>
          <w:noProof/>
        </w:rPr>
        <w:pict w14:anchorId="6F7A8886">
          <v:line id="_x0000_s1060" style="position:absolute;left:0;text-align:left;z-index:251694080;visibility:visible;mso-wrap-style:square;mso-wrap-distance-left:3.17494mm;mso-wrap-distance-top:0;mso-wrap-distance-right:3.17494mm;mso-wrap-distance-bottom:0;mso-position-horizontal-relative:text;mso-position-vertical-relative:text" from="167.3pt,90.9pt" to="167.3pt,1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" strokecolor="#7f7f7f [1612]" strokeweight=".5pt">
            <v:stroke dashstyle="1 1" endcap="round"/>
            <v:shadow opacity="24903f" origin=",.5" offset="0,.55556mm"/>
          </v:line>
        </w:pict>
      </w:r>
      <w:r>
        <w:rPr>
          <w:noProof/>
        </w:rPr>
        <w:pict w14:anchorId="4AD461FB">
          <v:line id="直线连接符 18" o:spid="_x0000_s1063" style="position:absolute;left:0;text-align:left;flip:y;z-index:251697152;visibility:visible;mso-wrap-style:square;mso-wrap-distance-left:3.17494mm;mso-wrap-distance-top:0;mso-wrap-distance-right:3.17494mm;mso-wrap-distance-bottom:0;mso-position-horizontal-relative:text;mso-position-vertical-relative:text" from="138.7pt,7pt" to="138.7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" strokecolor="#7f7f7f [1612]" strokeweight=".5pt">
            <v:stroke dashstyle="1 1" endcap="round"/>
            <v:shadow opacity="24903f" origin=",.5" offset="0,.55556mm"/>
          </v:line>
        </w:pict>
      </w:r>
      <w:r>
        <w:rPr>
          <w:noProof/>
        </w:rPr>
        <w:pict w14:anchorId="50BFCA33">
          <v:line id="_x0000_s1062" style="position:absolute;left:0;text-align:left;z-index:251696128;visibility:visible;mso-wrap-style:square;mso-wrap-distance-left:3.17494mm;mso-wrap-distance-top:0;mso-wrap-distance-right:3.17494mm;mso-wrap-distance-bottom:0;mso-position-horizontal-relative:text;mso-position-vertical-relative:text" from="225.7pt,7.6pt" to="225.7pt,5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" strokecolor="#7f7f7f [1612]" strokeweight=".5pt">
            <v:stroke dashstyle="1 1" endcap="round"/>
            <v:shadow opacity="24903f" origin=",.5" offset="0,.55556mm"/>
          </v:line>
        </w:pict>
      </w:r>
      <w:r>
        <w:rPr>
          <w:noProof/>
        </w:rPr>
        <w:pict w14:anchorId="68BCF592">
          <v:line id="_x0000_s1061" style="position:absolute;left:0;text-align:left;z-index:251695104;visibility:visible;mso-wrap-style:square;mso-wrap-distance-left:3.17494mm;mso-wrap-distance-top:0;mso-wrap-distance-right:3.17494mm;mso-wrap-distance-bottom:0;mso-position-horizontal-relative:text;mso-position-vertical-relative:text" from="206.65pt,99.6pt" to="206.65pt,16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" strokecolor="#7f7f7f [1612]" strokeweight=".5pt">
            <v:stroke dashstyle="1 1" endcap="round"/>
            <v:shadow opacity="24903f" origin=",.5" offset="0,.55556mm"/>
          </v:line>
        </w:pict>
      </w:r>
      <w:r>
        <w:rPr>
          <w:noProof/>
        </w:rPr>
        <w:pict w14:anchorId="3425C339">
          <v:line id="直线连接符 19" o:spid="_x0000_s1064" style="position:absolute;left:0;text-align:left;z-index:251698176;visibility:visible;mso-wrap-style:square;mso-wrap-distance-left:3.17494mm;mso-wrap-distance-top:0;mso-wrap-distance-right:3.17494mm;mso-wrap-distance-bottom:0;mso-position-horizontal-relative:text;mso-position-vertical-relative:text" from="118.45pt,14pt" to="118.45pt,16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" strokecolor="#7f7f7f [1612]" strokeweight=".5pt">
            <v:stroke dashstyle="1 1" endcap="round"/>
            <v:shadow opacity="24903f" origin=",.5" offset="0,.55556mm"/>
          </v:line>
        </w:pict>
      </w:r>
      <w:r>
        <w:pict w14:anchorId="27BF2BBD">
          <v:shape id="_x0000_i1033" type="#_x0000_t75" style="width:269.6pt;height:197.6pt">
            <v:imagedata r:id="rId48" o:title="" croptop="5237f" cropleft="-973f"/>
          </v:shape>
        </w:pict>
      </w:r>
    </w:p>
    <w:p w14:paraId="4A869941" w14:textId="77777777" w:rsidR="00296D36" w:rsidRPr="001D4E4A" w:rsidRDefault="00296D36" w:rsidP="00A95F90">
      <w:pPr>
        <w:snapToGrid w:val="0"/>
        <w:spacing w:after="50" w:line="300" w:lineRule="auto"/>
        <w:jc w:val="center"/>
        <w:textAlignment w:val="baseline"/>
        <w:rPr>
          <w:sz w:val="21"/>
          <w:szCs w:val="21"/>
        </w:rPr>
      </w:pPr>
      <w:r w:rsidRPr="001D4E4A">
        <w:rPr>
          <w:rFonts w:hAnsi="宋体" w:hint="eastAsia"/>
          <w:sz w:val="21"/>
          <w:szCs w:val="21"/>
        </w:rPr>
        <w:t>图</w:t>
      </w:r>
      <w:r w:rsidRPr="001D4E4A">
        <w:rPr>
          <w:rFonts w:hint="eastAsia"/>
          <w:sz w:val="21"/>
          <w:szCs w:val="21"/>
        </w:rPr>
        <w:t>3-1</w:t>
      </w:r>
      <w:r>
        <w:rPr>
          <w:rFonts w:hint="eastAsia"/>
          <w:sz w:val="21"/>
          <w:szCs w:val="21"/>
        </w:rPr>
        <w:t xml:space="preserve"> </w:t>
      </w:r>
      <w:r w:rsidRPr="001D4E4A">
        <w:rPr>
          <w:rFonts w:hint="eastAsia"/>
          <w:sz w:val="21"/>
          <w:szCs w:val="21"/>
        </w:rPr>
        <w:t>母体</w:t>
      </w:r>
      <w:r w:rsidRPr="001D4E4A">
        <w:rPr>
          <w:rFonts w:hint="eastAsia"/>
          <w:sz w:val="21"/>
          <w:szCs w:val="21"/>
        </w:rPr>
        <w:t>PCBs</w:t>
      </w:r>
      <w:r w:rsidRPr="001D4E4A">
        <w:rPr>
          <w:rFonts w:hint="eastAsia"/>
          <w:sz w:val="21"/>
          <w:szCs w:val="21"/>
        </w:rPr>
        <w:t>总浓度变化</w:t>
      </w:r>
    </w:p>
    <w:p w14:paraId="28B225DC" w14:textId="77777777" w:rsidR="00296D36" w:rsidRDefault="00296D36" w:rsidP="00A95F90">
      <w:pPr>
        <w:adjustRightInd w:val="0"/>
        <w:snapToGrid w:val="0"/>
        <w:spacing w:line="300" w:lineRule="auto"/>
        <w:ind w:firstLine="482"/>
        <w:textAlignment w:val="baseline"/>
      </w:pPr>
      <w:r>
        <w:rPr>
          <w:rFonts w:hint="eastAsia"/>
        </w:rPr>
        <w:lastRenderedPageBreak/>
        <w:t>在三种实验条件下，母体多氯联苯均发生降解且脱氯反应均都在</w:t>
      </w:r>
      <w:r>
        <w:t>滞后</w:t>
      </w:r>
      <w:r>
        <w:rPr>
          <w:rFonts w:hint="eastAsia"/>
        </w:rPr>
        <w:t>期。反应滞后期由短到长分别为</w:t>
      </w:r>
      <w:r>
        <w:rPr>
          <w:rFonts w:hint="eastAsia"/>
        </w:rPr>
        <w:t>T-1</w:t>
      </w:r>
      <w:r>
        <w:rPr>
          <w:rFonts w:hint="eastAsia"/>
        </w:rPr>
        <w:t>＜</w:t>
      </w:r>
      <w:r>
        <w:rPr>
          <w:rFonts w:hint="eastAsia"/>
        </w:rPr>
        <w:t>T-Fe</w:t>
      </w:r>
      <w:r>
        <w:rPr>
          <w:rFonts w:hint="eastAsia"/>
        </w:rPr>
        <w:t>≤</w:t>
      </w:r>
      <w:r>
        <w:rPr>
          <w:rFonts w:hint="eastAsia"/>
        </w:rPr>
        <w:t>T-S</w:t>
      </w:r>
      <w:r>
        <w:rPr>
          <w:rFonts w:hint="eastAsia"/>
        </w:rPr>
        <w:t>。</w:t>
      </w:r>
    </w:p>
    <w:p w14:paraId="55633B31" w14:textId="77777777" w:rsidR="00296D36" w:rsidRPr="0051103D" w:rsidRDefault="00296D36" w:rsidP="00A95F90">
      <w:pPr>
        <w:adjustRightInd w:val="0"/>
        <w:snapToGrid w:val="0"/>
        <w:spacing w:line="300" w:lineRule="auto"/>
        <w:ind w:firstLine="482"/>
        <w:textAlignment w:val="baseline"/>
      </w:pPr>
      <w:r>
        <w:rPr>
          <w:rFonts w:hint="eastAsia"/>
        </w:rPr>
        <w:t>在只外加</w:t>
      </w:r>
      <w:r>
        <w:rPr>
          <w:rFonts w:hint="eastAsia"/>
        </w:rPr>
        <w:t>PCBs</w:t>
      </w:r>
      <w:r>
        <w:rPr>
          <w:rFonts w:hint="eastAsia"/>
        </w:rPr>
        <w:t>的</w:t>
      </w:r>
      <w:r>
        <w:rPr>
          <w:rFonts w:hint="eastAsia"/>
        </w:rPr>
        <w:t>T-1</w:t>
      </w:r>
      <w:r>
        <w:rPr>
          <w:rFonts w:hint="eastAsia"/>
        </w:rPr>
        <w:t>实验组，脱氯反应在</w:t>
      </w:r>
      <w:r>
        <w:rPr>
          <w:rFonts w:hint="eastAsia"/>
        </w:rPr>
        <w:t>3</w:t>
      </w:r>
      <w:r>
        <w:t>–</w:t>
      </w:r>
      <w:r>
        <w:rPr>
          <w:rFonts w:hint="eastAsia"/>
        </w:rPr>
        <w:t>6</w:t>
      </w:r>
      <w:r>
        <w:rPr>
          <w:rFonts w:hint="eastAsia"/>
        </w:rPr>
        <w:t>周开始进行，</w:t>
      </w:r>
      <w:r w:rsidRPr="0071361E">
        <w:t>第</w:t>
      </w:r>
      <w:r w:rsidRPr="0071361E">
        <w:rPr>
          <w:rFonts w:hint="eastAsia"/>
        </w:rPr>
        <w:t>6</w:t>
      </w:r>
      <w:r w:rsidRPr="0071361E">
        <w:rPr>
          <w:rFonts w:hint="eastAsia"/>
        </w:rPr>
        <w:t>周首次检测到脱氯产物，</w:t>
      </w:r>
      <w:r>
        <w:rPr>
          <w:rFonts w:hint="eastAsia"/>
        </w:rPr>
        <w:t>此后母体</w:t>
      </w:r>
      <w:r>
        <w:rPr>
          <w:rFonts w:hint="eastAsia"/>
        </w:rPr>
        <w:t>PCBs</w:t>
      </w:r>
      <w:r>
        <w:rPr>
          <w:rFonts w:hint="eastAsia"/>
        </w:rPr>
        <w:t>经历快速降解，</w:t>
      </w:r>
      <w:r>
        <w:rPr>
          <w:rFonts w:hint="eastAsia"/>
        </w:rPr>
        <w:t>3</w:t>
      </w:r>
      <w:r>
        <w:t>–</w:t>
      </w:r>
      <w:r>
        <w:rPr>
          <w:rFonts w:hint="eastAsia"/>
        </w:rPr>
        <w:t>18</w:t>
      </w:r>
      <w:r>
        <w:rPr>
          <w:rFonts w:hint="eastAsia"/>
        </w:rPr>
        <w:t>周降解速率达</w:t>
      </w:r>
      <w:r>
        <w:rPr>
          <w:rFonts w:hint="eastAsia"/>
        </w:rPr>
        <w:t xml:space="preserve">1.724 </w:t>
      </w:r>
      <w:r w:rsidRPr="00C76BC5">
        <w:t>±</w:t>
      </w:r>
      <w:r>
        <w:rPr>
          <w:rFonts w:hint="eastAsia"/>
        </w:rPr>
        <w:t xml:space="preserve"> </w:t>
      </w:r>
      <w:r w:rsidRPr="00C76BC5">
        <w:t>0.113</w:t>
      </w:r>
      <w:r>
        <w:rPr>
          <w:rFonts w:hint="eastAsia"/>
        </w:rPr>
        <w:t xml:space="preserve"> </w:t>
      </w:r>
      <w:r w:rsidRPr="00C76BC5">
        <w:rPr>
          <w:rFonts w:hint="eastAsia"/>
        </w:rPr>
        <w:t>mg/</w:t>
      </w:r>
      <w:r w:rsidRPr="00C97F36">
        <w:rPr>
          <w:rFonts w:hint="eastAsia"/>
          <w:bCs/>
          <w:szCs w:val="21"/>
        </w:rPr>
        <w:t>kg</w:t>
      </w:r>
      <w:r w:rsidRPr="0071363A">
        <w:rPr>
          <w:rFonts w:eastAsia="楷体"/>
        </w:rPr>
        <w:t>·</w:t>
      </w:r>
      <w:r w:rsidRPr="00C97F36">
        <w:rPr>
          <w:rFonts w:hint="eastAsia"/>
        </w:rPr>
        <w:t>week</w:t>
      </w:r>
      <w:r w:rsidRPr="00C97F36">
        <w:rPr>
          <w:rFonts w:hint="eastAsia"/>
          <w:vertAlign w:val="superscript"/>
        </w:rPr>
        <w:t>-1</w:t>
      </w:r>
      <w:r>
        <w:rPr>
          <w:rFonts w:hint="eastAsia"/>
        </w:rPr>
        <w:t>。第</w:t>
      </w:r>
      <w:r>
        <w:rPr>
          <w:rFonts w:hint="eastAsia"/>
        </w:rPr>
        <w:t>18</w:t>
      </w:r>
      <w:r>
        <w:t>–</w:t>
      </w:r>
      <w:r>
        <w:rPr>
          <w:rFonts w:hint="eastAsia"/>
        </w:rPr>
        <w:t>30</w:t>
      </w:r>
      <w:r>
        <w:rPr>
          <w:rFonts w:hint="eastAsia"/>
        </w:rPr>
        <w:t>周，母体降解速率减慢，约为</w:t>
      </w:r>
      <w:r>
        <w:rPr>
          <w:rFonts w:hint="eastAsia"/>
        </w:rPr>
        <w:t xml:space="preserve">0.198 </w:t>
      </w:r>
      <w:r w:rsidRPr="00C76BC5">
        <w:t>±</w:t>
      </w:r>
      <w:r>
        <w:rPr>
          <w:rFonts w:hint="eastAsia"/>
        </w:rPr>
        <w:t xml:space="preserve"> </w:t>
      </w:r>
      <w:r w:rsidRPr="00C76BC5">
        <w:t>0.05</w:t>
      </w:r>
      <w:r w:rsidRPr="00C76BC5">
        <w:rPr>
          <w:rFonts w:hint="eastAsia"/>
        </w:rPr>
        <w:t>1</w:t>
      </w:r>
      <w:r>
        <w:rPr>
          <w:rFonts w:hint="eastAsia"/>
        </w:rPr>
        <w:t xml:space="preserve"> </w:t>
      </w:r>
      <w:r w:rsidRPr="00C76BC5">
        <w:rPr>
          <w:rFonts w:hint="eastAsia"/>
        </w:rPr>
        <w:t>mg</w:t>
      </w:r>
      <w:r w:rsidRPr="00C97F36">
        <w:rPr>
          <w:rFonts w:hint="eastAsia"/>
          <w:bCs/>
          <w:szCs w:val="21"/>
        </w:rPr>
        <w:t>/kg</w:t>
      </w:r>
      <w:r w:rsidRPr="0071363A">
        <w:rPr>
          <w:rFonts w:eastAsia="楷体"/>
        </w:rPr>
        <w:t>·</w:t>
      </w:r>
      <w:r w:rsidRPr="00C97F36">
        <w:rPr>
          <w:rFonts w:hint="eastAsia"/>
        </w:rPr>
        <w:t>week</w:t>
      </w:r>
      <w:r w:rsidRPr="00C97F36">
        <w:rPr>
          <w:rFonts w:hint="eastAsia"/>
          <w:vertAlign w:val="superscript"/>
        </w:rPr>
        <w:t>-1</w:t>
      </w:r>
      <w:r>
        <w:rPr>
          <w:rFonts w:hint="eastAsia"/>
        </w:rPr>
        <w:t>，出现了一个类平台期。第</w:t>
      </w:r>
      <w:r>
        <w:rPr>
          <w:rFonts w:hint="eastAsia"/>
        </w:rPr>
        <w:t>30</w:t>
      </w:r>
      <w:r>
        <w:rPr>
          <w:rFonts w:hint="eastAsia"/>
        </w:rPr>
        <w:t>周之后，降解速率又增至</w:t>
      </w:r>
      <w:r>
        <w:rPr>
          <w:rFonts w:hint="eastAsia"/>
        </w:rPr>
        <w:t xml:space="preserve">0.385 </w:t>
      </w:r>
      <w:r w:rsidRPr="00C76BC5">
        <w:t>±</w:t>
      </w:r>
      <w:r>
        <w:rPr>
          <w:rFonts w:hint="eastAsia"/>
        </w:rPr>
        <w:t xml:space="preserve"> </w:t>
      </w:r>
      <w:r w:rsidRPr="00C76BC5">
        <w:t>0.081</w:t>
      </w:r>
      <w:r w:rsidRPr="00C76BC5">
        <w:rPr>
          <w:rFonts w:hint="eastAsia"/>
        </w:rPr>
        <w:t xml:space="preserve"> </w:t>
      </w:r>
      <w:r w:rsidRPr="00C97F36">
        <w:rPr>
          <w:rFonts w:hint="eastAsia"/>
          <w:bCs/>
          <w:szCs w:val="21"/>
        </w:rPr>
        <w:t>mg/kg</w:t>
      </w:r>
      <w:r w:rsidRPr="0071363A">
        <w:rPr>
          <w:rFonts w:eastAsia="楷体"/>
        </w:rPr>
        <w:t>·</w:t>
      </w:r>
      <w:r w:rsidRPr="00C97F36">
        <w:rPr>
          <w:rFonts w:hint="eastAsia"/>
        </w:rPr>
        <w:t>week</w:t>
      </w:r>
      <w:r w:rsidRPr="00C97F36">
        <w:rPr>
          <w:rFonts w:hint="eastAsia"/>
          <w:vertAlign w:val="superscript"/>
        </w:rPr>
        <w:t>-1</w:t>
      </w:r>
      <w:r>
        <w:rPr>
          <w:rFonts w:hint="eastAsia"/>
        </w:rPr>
        <w:t>。</w:t>
      </w:r>
      <w:r w:rsidRPr="0051103D">
        <w:t>9</w:t>
      </w:r>
      <w:r w:rsidRPr="0051103D">
        <w:t>种母体多氯联苯总浓度从初始的</w:t>
      </w:r>
      <w:r w:rsidRPr="0051103D">
        <w:t>49.56 ± 0.38 mg/kg</w:t>
      </w:r>
      <w:r w:rsidRPr="0051103D">
        <w:t>降至</w:t>
      </w:r>
      <w:r w:rsidRPr="0051103D">
        <w:rPr>
          <w:rFonts w:hint="eastAsia"/>
        </w:rPr>
        <w:t>30</w:t>
      </w:r>
      <w:r w:rsidRPr="0051103D">
        <w:t>周时的</w:t>
      </w:r>
      <w:r w:rsidRPr="0051103D">
        <w:t>2</w:t>
      </w:r>
      <w:r>
        <w:rPr>
          <w:rFonts w:hint="eastAsia"/>
        </w:rPr>
        <w:t>2.26</w:t>
      </w:r>
      <w:r w:rsidRPr="0051103D">
        <w:t xml:space="preserve"> ± </w:t>
      </w:r>
      <w:r>
        <w:rPr>
          <w:rFonts w:hint="eastAsia"/>
        </w:rPr>
        <w:t>1.11</w:t>
      </w:r>
      <w:r w:rsidRPr="0051103D">
        <w:t xml:space="preserve"> mg/kg </w:t>
      </w:r>
      <w:r w:rsidRPr="0051103D">
        <w:t>和</w:t>
      </w:r>
      <w:r w:rsidRPr="0051103D">
        <w:t>66</w:t>
      </w:r>
      <w:r w:rsidRPr="0051103D">
        <w:t>周时的</w:t>
      </w:r>
      <w:r w:rsidRPr="0051103D">
        <w:t>8.21 ± 2.56 mg/kg</w:t>
      </w:r>
      <w:r w:rsidRPr="0051103D">
        <w:t>，</w:t>
      </w:r>
      <w:r>
        <w:rPr>
          <w:rFonts w:hint="eastAsia"/>
        </w:rPr>
        <w:t>分别</w:t>
      </w:r>
      <w:r w:rsidRPr="0071361E">
        <w:t>降低</w:t>
      </w:r>
      <w:r w:rsidRPr="0071361E">
        <w:t>5</w:t>
      </w:r>
      <w:r w:rsidRPr="0071361E">
        <w:rPr>
          <w:rFonts w:hint="eastAsia"/>
        </w:rPr>
        <w:t>5</w:t>
      </w:r>
      <w:r w:rsidRPr="0071361E">
        <w:t>.</w:t>
      </w:r>
      <w:r w:rsidRPr="0071361E">
        <w:rPr>
          <w:rFonts w:hint="eastAsia"/>
        </w:rPr>
        <w:t>1</w:t>
      </w:r>
      <w:r w:rsidRPr="0071361E">
        <w:t>%</w:t>
      </w:r>
      <w:r w:rsidRPr="0071361E">
        <w:t>和</w:t>
      </w:r>
      <w:r w:rsidRPr="0071361E">
        <w:t>83.4%</w:t>
      </w:r>
      <w:r>
        <w:rPr>
          <w:rFonts w:hint="eastAsia"/>
        </w:rPr>
        <w:t>。</w:t>
      </w:r>
    </w:p>
    <w:p w14:paraId="5AE2B193" w14:textId="77777777" w:rsidR="00296D36" w:rsidRDefault="00296D36" w:rsidP="00A95F90">
      <w:pPr>
        <w:adjustRightInd w:val="0"/>
        <w:snapToGrid w:val="0"/>
        <w:spacing w:line="300" w:lineRule="auto"/>
        <w:ind w:firstLine="480"/>
        <w:textAlignment w:val="baseline"/>
      </w:pPr>
      <w:r>
        <w:rPr>
          <w:rFonts w:hint="eastAsia"/>
        </w:rPr>
        <w:t>硫酸盐还原条件下，</w:t>
      </w:r>
      <w:r w:rsidRPr="0001035D">
        <w:t>脱氯</w:t>
      </w:r>
      <w:r w:rsidRPr="0001035D">
        <w:rPr>
          <w:rFonts w:hint="eastAsia"/>
        </w:rPr>
        <w:t>产物</w:t>
      </w:r>
      <w:r w:rsidRPr="0001035D">
        <w:t>在第</w:t>
      </w:r>
      <w:r w:rsidRPr="0001035D">
        <w:t>9</w:t>
      </w:r>
      <w:r w:rsidRPr="0001035D">
        <w:t>周</w:t>
      </w:r>
      <w:r w:rsidRPr="0001035D">
        <w:rPr>
          <w:rFonts w:hint="eastAsia"/>
        </w:rPr>
        <w:t>首次</w:t>
      </w:r>
      <w:r w:rsidRPr="0001035D">
        <w:t>检测到，但到</w:t>
      </w:r>
      <w:r w:rsidRPr="0001035D">
        <w:rPr>
          <w:rFonts w:hint="eastAsia"/>
        </w:rPr>
        <w:t>18</w:t>
      </w:r>
      <w:r w:rsidRPr="0001035D">
        <w:rPr>
          <w:rFonts w:hint="eastAsia"/>
        </w:rPr>
        <w:t>周母体总浓度才有显著降低，</w:t>
      </w:r>
      <w:r>
        <w:rPr>
          <w:rFonts w:hint="eastAsia"/>
        </w:rPr>
        <w:t>直到</w:t>
      </w:r>
      <w:r>
        <w:rPr>
          <w:rFonts w:hint="eastAsia"/>
        </w:rPr>
        <w:t>36</w:t>
      </w:r>
      <w:r>
        <w:rPr>
          <w:rFonts w:hint="eastAsia"/>
        </w:rPr>
        <w:t>周</w:t>
      </w:r>
      <w:r w:rsidRPr="00923622">
        <w:rPr>
          <w:rFonts w:hint="eastAsia"/>
        </w:rPr>
        <w:t>，</w:t>
      </w:r>
      <w:r>
        <w:rPr>
          <w:rFonts w:hint="eastAsia"/>
        </w:rPr>
        <w:t>母体浓度降低速率</w:t>
      </w:r>
      <w:r w:rsidRPr="001B3B53">
        <w:rPr>
          <w:rFonts w:hint="eastAsia"/>
        </w:rPr>
        <w:t>约为</w:t>
      </w:r>
      <w:r w:rsidRPr="00E642E0">
        <w:t>0.08</w:t>
      </w:r>
      <w:r>
        <w:rPr>
          <w:rFonts w:hint="eastAsia"/>
        </w:rPr>
        <w:t>2</w:t>
      </w:r>
      <w:r w:rsidRPr="00E642E0">
        <w:t xml:space="preserve"> ±</w:t>
      </w:r>
      <w:r w:rsidRPr="00E642E0">
        <w:rPr>
          <w:rFonts w:hint="eastAsia"/>
        </w:rPr>
        <w:t xml:space="preserve"> </w:t>
      </w:r>
      <w:r w:rsidRPr="00E642E0">
        <w:t>0.00</w:t>
      </w:r>
      <w:r>
        <w:rPr>
          <w:rFonts w:hint="eastAsia"/>
        </w:rPr>
        <w:t>9</w:t>
      </w:r>
      <w:r w:rsidRPr="00E642E0">
        <w:rPr>
          <w:rFonts w:hint="eastAsia"/>
        </w:rPr>
        <w:t xml:space="preserve"> m</w:t>
      </w:r>
      <w:r w:rsidRPr="00E642E0">
        <w:rPr>
          <w:rFonts w:hint="eastAsia"/>
          <w:bCs/>
          <w:szCs w:val="21"/>
        </w:rPr>
        <w:t>g/kg</w:t>
      </w:r>
      <w:r w:rsidRPr="0071363A">
        <w:rPr>
          <w:rFonts w:eastAsia="楷体"/>
        </w:rPr>
        <w:t>·</w:t>
      </w:r>
      <w:r w:rsidRPr="00C97F36">
        <w:rPr>
          <w:rFonts w:hint="eastAsia"/>
        </w:rPr>
        <w:t>week</w:t>
      </w:r>
      <w:r w:rsidRPr="00C97F36">
        <w:rPr>
          <w:rFonts w:hint="eastAsia"/>
          <w:vertAlign w:val="superscript"/>
        </w:rPr>
        <w:t>-1</w:t>
      </w:r>
      <w:r>
        <w:rPr>
          <w:rFonts w:hint="eastAsia"/>
        </w:rPr>
        <w:t>。而</w:t>
      </w:r>
      <w:r w:rsidRPr="00C97F36">
        <w:rPr>
          <w:rFonts w:hint="eastAsia"/>
        </w:rPr>
        <w:t>36</w:t>
      </w:r>
      <w:r w:rsidRPr="00C97F36">
        <w:rPr>
          <w:rFonts w:hint="eastAsia"/>
        </w:rPr>
        <w:t>周到第</w:t>
      </w:r>
      <w:r w:rsidRPr="00C97F36">
        <w:rPr>
          <w:rFonts w:hint="eastAsia"/>
        </w:rPr>
        <w:t>51</w:t>
      </w:r>
      <w:r w:rsidRPr="00C97F36">
        <w:rPr>
          <w:rFonts w:hint="eastAsia"/>
        </w:rPr>
        <w:t>周、</w:t>
      </w:r>
      <w:r w:rsidRPr="00C97F36">
        <w:rPr>
          <w:rFonts w:hint="eastAsia"/>
        </w:rPr>
        <w:t>51</w:t>
      </w:r>
      <w:r w:rsidRPr="00C97F36">
        <w:rPr>
          <w:rFonts w:hint="eastAsia"/>
        </w:rPr>
        <w:t>周到</w:t>
      </w:r>
      <w:r w:rsidRPr="00C97F36">
        <w:rPr>
          <w:rFonts w:hint="eastAsia"/>
        </w:rPr>
        <w:t>66</w:t>
      </w:r>
      <w:r w:rsidRPr="00C97F36">
        <w:rPr>
          <w:rFonts w:hint="eastAsia"/>
        </w:rPr>
        <w:t>周的母体</w:t>
      </w:r>
      <w:r w:rsidRPr="00C97F36">
        <w:rPr>
          <w:rFonts w:hint="eastAsia"/>
        </w:rPr>
        <w:t>PCBs</w:t>
      </w:r>
      <w:r w:rsidRPr="00C97F36">
        <w:rPr>
          <w:rFonts w:hint="eastAsia"/>
        </w:rPr>
        <w:t>降解速率分别为</w:t>
      </w:r>
      <w:r w:rsidRPr="00C97F36">
        <w:rPr>
          <w:rFonts w:hint="eastAsia"/>
        </w:rPr>
        <w:t>0.440 mg/kg</w:t>
      </w:r>
      <w:r w:rsidRPr="0071363A">
        <w:rPr>
          <w:rFonts w:eastAsia="楷体"/>
        </w:rPr>
        <w:t>·</w:t>
      </w:r>
      <w:r w:rsidRPr="00C97F36">
        <w:rPr>
          <w:rFonts w:hint="eastAsia"/>
        </w:rPr>
        <w:t>week</w:t>
      </w:r>
      <w:r w:rsidRPr="00CD10D4">
        <w:rPr>
          <w:rFonts w:hint="eastAsia"/>
          <w:vertAlign w:val="superscript"/>
        </w:rPr>
        <w:t>-1</w:t>
      </w:r>
      <w:r w:rsidRPr="00C97F36">
        <w:rPr>
          <w:rFonts w:hint="eastAsia"/>
        </w:rPr>
        <w:t>、</w:t>
      </w:r>
      <w:r w:rsidRPr="00C97F36">
        <w:rPr>
          <w:rFonts w:hint="eastAsia"/>
        </w:rPr>
        <w:t>0.796 mg/kg</w:t>
      </w:r>
      <w:r w:rsidRPr="0071363A">
        <w:rPr>
          <w:rFonts w:eastAsia="楷体"/>
        </w:rPr>
        <w:t>·</w:t>
      </w:r>
      <w:r w:rsidRPr="00C97F36">
        <w:rPr>
          <w:rFonts w:hint="eastAsia"/>
        </w:rPr>
        <w:t>week</w:t>
      </w:r>
      <w:r w:rsidRPr="00CD10D4">
        <w:rPr>
          <w:rFonts w:hint="eastAsia"/>
          <w:vertAlign w:val="superscript"/>
        </w:rPr>
        <w:t>-1</w:t>
      </w:r>
      <w:r w:rsidRPr="00C97F36">
        <w:rPr>
          <w:rFonts w:hint="eastAsia"/>
        </w:rPr>
        <w:t>，分别</w:t>
      </w:r>
      <w:r>
        <w:rPr>
          <w:rFonts w:hint="eastAsia"/>
        </w:rPr>
        <w:t>是</w:t>
      </w:r>
      <w:r w:rsidRPr="00C97F36">
        <w:rPr>
          <w:rFonts w:hint="eastAsia"/>
        </w:rPr>
        <w:t>之前降解速率的</w:t>
      </w:r>
      <w:r w:rsidRPr="00C97F36">
        <w:rPr>
          <w:rFonts w:hint="eastAsia"/>
        </w:rPr>
        <w:t>5.1</w:t>
      </w:r>
      <w:r w:rsidRPr="00C97F36">
        <w:rPr>
          <w:rFonts w:hint="eastAsia"/>
        </w:rPr>
        <w:t>倍、</w:t>
      </w:r>
      <w:r w:rsidRPr="00C97F36">
        <w:rPr>
          <w:rFonts w:hint="eastAsia"/>
        </w:rPr>
        <w:t>9.3</w:t>
      </w:r>
      <w:r w:rsidRPr="00C97F36">
        <w:rPr>
          <w:rFonts w:hint="eastAsia"/>
        </w:rPr>
        <w:t>倍。</w:t>
      </w:r>
      <w:r w:rsidRPr="0001035D">
        <w:t>第</w:t>
      </w:r>
      <w:r w:rsidRPr="0001035D">
        <w:rPr>
          <w:rFonts w:hint="eastAsia"/>
        </w:rPr>
        <w:t>36</w:t>
      </w:r>
      <w:r w:rsidRPr="0001035D">
        <w:t>周和第</w:t>
      </w:r>
      <w:r w:rsidRPr="0001035D">
        <w:t>66</w:t>
      </w:r>
      <w:r w:rsidRPr="0001035D">
        <w:t>周时母体</w:t>
      </w:r>
      <w:r w:rsidRPr="0001035D">
        <w:rPr>
          <w:rFonts w:hint="eastAsia"/>
        </w:rPr>
        <w:t>多氯联苯</w:t>
      </w:r>
      <w:r w:rsidRPr="0001035D">
        <w:t>总浓度分别为</w:t>
      </w:r>
      <w:r w:rsidRPr="0001035D">
        <w:t>4</w:t>
      </w:r>
      <w:r w:rsidRPr="0001035D">
        <w:rPr>
          <w:rFonts w:hint="eastAsia"/>
        </w:rPr>
        <w:t>6.84</w:t>
      </w:r>
      <w:r w:rsidRPr="0001035D">
        <w:t xml:space="preserve"> ± 0.</w:t>
      </w:r>
      <w:r w:rsidRPr="0001035D">
        <w:rPr>
          <w:rFonts w:hint="eastAsia"/>
        </w:rPr>
        <w:t>55</w:t>
      </w:r>
      <w:r w:rsidRPr="0001035D">
        <w:t xml:space="preserve"> mg/kg </w:t>
      </w:r>
      <w:r w:rsidRPr="0001035D">
        <w:t>和</w:t>
      </w:r>
      <w:r w:rsidRPr="0001035D">
        <w:t>28.30 ± 1.40 mg/kg</w:t>
      </w:r>
      <w:r w:rsidRPr="0001035D">
        <w:rPr>
          <w:rFonts w:hint="eastAsia"/>
        </w:rPr>
        <w:t>。</w:t>
      </w:r>
    </w:p>
    <w:p w14:paraId="45C32806" w14:textId="77777777" w:rsidR="00296D36" w:rsidRPr="0069643A" w:rsidRDefault="00296D36" w:rsidP="00A95F90">
      <w:pPr>
        <w:adjustRightInd w:val="0"/>
        <w:snapToGrid w:val="0"/>
        <w:spacing w:line="300" w:lineRule="auto"/>
        <w:ind w:firstLine="482"/>
        <w:textAlignment w:val="baseline"/>
        <w:rPr>
          <w:rFonts w:eastAsia="楷体"/>
        </w:rPr>
      </w:pPr>
      <w:r>
        <w:t>三价铁</w:t>
      </w:r>
      <w:r w:rsidRPr="000E7ACC">
        <w:t>还原</w:t>
      </w:r>
      <w:r w:rsidRPr="000E7ACC">
        <w:rPr>
          <w:rFonts w:hint="eastAsia"/>
        </w:rPr>
        <w:t>环境下母体</w:t>
      </w:r>
      <w:r w:rsidRPr="000E7ACC">
        <w:rPr>
          <w:rFonts w:hint="eastAsia"/>
        </w:rPr>
        <w:t>PCBs</w:t>
      </w:r>
      <w:r w:rsidRPr="000E7ACC">
        <w:rPr>
          <w:rFonts w:hint="eastAsia"/>
        </w:rPr>
        <w:t>在第</w:t>
      </w:r>
      <w:r w:rsidRPr="000E7ACC">
        <w:rPr>
          <w:rFonts w:hint="eastAsia"/>
        </w:rPr>
        <w:t>9</w:t>
      </w:r>
      <w:r w:rsidRPr="000E7ACC">
        <w:rPr>
          <w:rFonts w:hint="eastAsia"/>
        </w:rPr>
        <w:t>周开始降解，</w:t>
      </w:r>
      <w:r>
        <w:rPr>
          <w:rFonts w:hint="eastAsia"/>
        </w:rPr>
        <w:t>15</w:t>
      </w:r>
      <w:r>
        <w:rPr>
          <w:rFonts w:hint="eastAsia"/>
        </w:rPr>
        <w:t>周后较为明显，</w:t>
      </w:r>
      <w:r w:rsidRPr="000649A4">
        <w:rPr>
          <w:rFonts w:hint="eastAsia"/>
        </w:rPr>
        <w:t>第</w:t>
      </w:r>
      <w:r w:rsidRPr="000649A4">
        <w:rPr>
          <w:rFonts w:hint="eastAsia"/>
        </w:rPr>
        <w:t>9</w:t>
      </w:r>
      <w:r w:rsidRPr="000649A4">
        <w:rPr>
          <w:rFonts w:hint="eastAsia"/>
        </w:rPr>
        <w:t>周到</w:t>
      </w:r>
      <w:r w:rsidRPr="000649A4">
        <w:rPr>
          <w:rFonts w:hint="eastAsia"/>
        </w:rPr>
        <w:t>36</w:t>
      </w:r>
      <w:r w:rsidRPr="000649A4">
        <w:rPr>
          <w:rFonts w:hint="eastAsia"/>
        </w:rPr>
        <w:t>周</w:t>
      </w:r>
      <w:r w:rsidRPr="00996C30">
        <w:rPr>
          <w:rFonts w:hint="eastAsia"/>
        </w:rPr>
        <w:t>反应速率为</w:t>
      </w:r>
      <w:r w:rsidRPr="00752290">
        <w:t>0.50</w:t>
      </w:r>
      <w:r w:rsidRPr="00752290">
        <w:rPr>
          <w:rFonts w:hint="eastAsia"/>
        </w:rPr>
        <w:t xml:space="preserve">1 </w:t>
      </w:r>
      <w:r w:rsidRPr="00752290">
        <w:t>±</w:t>
      </w:r>
      <w:r w:rsidRPr="00752290">
        <w:rPr>
          <w:rFonts w:hint="eastAsia"/>
        </w:rPr>
        <w:t xml:space="preserve"> </w:t>
      </w:r>
      <w:r w:rsidRPr="00752290">
        <w:t>0.05</w:t>
      </w:r>
      <w:r w:rsidRPr="00752290">
        <w:rPr>
          <w:rFonts w:hint="eastAsia"/>
        </w:rPr>
        <w:t>4 mg/</w:t>
      </w:r>
      <w:r w:rsidRPr="00752290">
        <w:rPr>
          <w:rFonts w:hint="eastAsia"/>
          <w:bCs/>
          <w:szCs w:val="21"/>
        </w:rPr>
        <w:t>kg</w:t>
      </w:r>
      <w:r w:rsidRPr="0071363A">
        <w:rPr>
          <w:rFonts w:eastAsia="楷体"/>
        </w:rPr>
        <w:t>·</w:t>
      </w:r>
      <w:r w:rsidRPr="00752290">
        <w:rPr>
          <w:rFonts w:hint="eastAsia"/>
        </w:rPr>
        <w:t>week</w:t>
      </w:r>
      <w:r w:rsidRPr="00752290">
        <w:rPr>
          <w:rFonts w:hint="eastAsia"/>
          <w:vertAlign w:val="superscript"/>
        </w:rPr>
        <w:t>-1</w:t>
      </w:r>
      <w:r w:rsidRPr="00752290">
        <w:rPr>
          <w:rFonts w:hint="eastAsia"/>
        </w:rPr>
        <w:t>。</w:t>
      </w:r>
      <w:r>
        <w:rPr>
          <w:rFonts w:hint="eastAsia"/>
        </w:rPr>
        <w:t>第</w:t>
      </w:r>
      <w:r>
        <w:rPr>
          <w:rFonts w:hint="eastAsia"/>
        </w:rPr>
        <w:t>36</w:t>
      </w:r>
      <w:r>
        <w:rPr>
          <w:rFonts w:hint="eastAsia"/>
        </w:rPr>
        <w:t>周到</w:t>
      </w:r>
      <w:r>
        <w:rPr>
          <w:rFonts w:hint="eastAsia"/>
        </w:rPr>
        <w:t>66</w:t>
      </w:r>
      <w:r>
        <w:rPr>
          <w:rFonts w:hint="eastAsia"/>
        </w:rPr>
        <w:t>周，母体</w:t>
      </w:r>
      <w:r>
        <w:rPr>
          <w:rFonts w:hint="eastAsia"/>
        </w:rPr>
        <w:t>PCBs</w:t>
      </w:r>
      <w:r>
        <w:rPr>
          <w:rFonts w:hint="eastAsia"/>
        </w:rPr>
        <w:t>降解速率迅速增为</w:t>
      </w:r>
      <w:r>
        <w:rPr>
          <w:rFonts w:hint="eastAsia"/>
        </w:rPr>
        <w:t xml:space="preserve">0.834 </w:t>
      </w:r>
      <w:r w:rsidRPr="00254E71">
        <w:t>±</w:t>
      </w:r>
      <w:r>
        <w:rPr>
          <w:rFonts w:hint="eastAsia"/>
        </w:rPr>
        <w:t xml:space="preserve"> </w:t>
      </w:r>
      <w:r w:rsidRPr="00254E71">
        <w:t>0.017</w:t>
      </w:r>
      <w:r w:rsidRPr="00254E71">
        <w:rPr>
          <w:rFonts w:hint="eastAsia"/>
        </w:rPr>
        <w:t xml:space="preserve"> mg</w:t>
      </w:r>
      <w:r w:rsidRPr="00C97F36">
        <w:rPr>
          <w:rFonts w:hint="eastAsia"/>
          <w:bCs/>
          <w:szCs w:val="21"/>
        </w:rPr>
        <w:t>/kg</w:t>
      </w:r>
      <w:r w:rsidRPr="0071363A">
        <w:rPr>
          <w:rFonts w:eastAsia="楷体"/>
        </w:rPr>
        <w:t>·</w:t>
      </w:r>
      <w:r w:rsidRPr="00C97F36">
        <w:rPr>
          <w:rFonts w:hint="eastAsia"/>
        </w:rPr>
        <w:t>week</w:t>
      </w:r>
      <w:r w:rsidRPr="00C97F36">
        <w:rPr>
          <w:rFonts w:hint="eastAsia"/>
          <w:vertAlign w:val="superscript"/>
        </w:rPr>
        <w:t>-1</w:t>
      </w:r>
      <w:r>
        <w:rPr>
          <w:rFonts w:hint="eastAsia"/>
        </w:rPr>
        <w:t>，约为之前的</w:t>
      </w:r>
      <w:r w:rsidRPr="00752290">
        <w:rPr>
          <w:rFonts w:hint="eastAsia"/>
        </w:rPr>
        <w:t>1.66</w:t>
      </w:r>
      <w:r>
        <w:rPr>
          <w:rFonts w:hint="eastAsia"/>
        </w:rPr>
        <w:t>倍。</w:t>
      </w:r>
      <w:r w:rsidRPr="0069643A">
        <w:t>第</w:t>
      </w:r>
      <w:r w:rsidRPr="0069643A">
        <w:rPr>
          <w:rFonts w:hint="eastAsia"/>
        </w:rPr>
        <w:t>36</w:t>
      </w:r>
      <w:r w:rsidRPr="0069643A">
        <w:t>周和第</w:t>
      </w:r>
      <w:r w:rsidRPr="0069643A">
        <w:t>66</w:t>
      </w:r>
      <w:r w:rsidRPr="0069643A">
        <w:t>周时母体</w:t>
      </w:r>
      <w:r w:rsidRPr="0069643A">
        <w:rPr>
          <w:rFonts w:hint="eastAsia"/>
        </w:rPr>
        <w:t>多氯联苯</w:t>
      </w:r>
      <w:r w:rsidRPr="0069643A">
        <w:t>总浓度分别为</w:t>
      </w:r>
      <w:r w:rsidRPr="0069643A">
        <w:rPr>
          <w:rFonts w:hint="eastAsia"/>
        </w:rPr>
        <w:t>36.42</w:t>
      </w:r>
      <w:r w:rsidRPr="0069643A">
        <w:t xml:space="preserve"> ± </w:t>
      </w:r>
      <w:r w:rsidRPr="0069643A">
        <w:rPr>
          <w:rFonts w:hint="eastAsia"/>
        </w:rPr>
        <w:t>2.93</w:t>
      </w:r>
      <w:r w:rsidRPr="0069643A">
        <w:t xml:space="preserve"> mg/kg </w:t>
      </w:r>
      <w:r w:rsidRPr="0069643A">
        <w:t>和</w:t>
      </w:r>
      <w:r w:rsidRPr="0069643A">
        <w:rPr>
          <w:rFonts w:hint="eastAsia"/>
        </w:rPr>
        <w:t>11.41</w:t>
      </w:r>
      <w:r w:rsidRPr="0069643A">
        <w:t xml:space="preserve"> ± </w:t>
      </w:r>
      <w:r w:rsidRPr="0069643A">
        <w:rPr>
          <w:rFonts w:hint="eastAsia"/>
        </w:rPr>
        <w:t>3.45</w:t>
      </w:r>
      <w:r w:rsidRPr="0069643A">
        <w:t xml:space="preserve"> mg/kg</w:t>
      </w:r>
      <w:r>
        <w:rPr>
          <w:rFonts w:hint="eastAsia"/>
        </w:rPr>
        <w:t>，</w:t>
      </w:r>
      <w:r w:rsidRPr="0069643A">
        <w:t>与</w:t>
      </w:r>
      <w:r w:rsidRPr="0069643A">
        <w:rPr>
          <w:rFonts w:hint="eastAsia"/>
        </w:rPr>
        <w:t>未添加电子受体的</w:t>
      </w:r>
      <w:r w:rsidRPr="0069643A">
        <w:rPr>
          <w:rFonts w:hint="eastAsia"/>
        </w:rPr>
        <w:t>T-1</w:t>
      </w:r>
      <w:r w:rsidRPr="0069643A">
        <w:rPr>
          <w:rFonts w:hint="eastAsia"/>
        </w:rPr>
        <w:t>相比（</w:t>
      </w:r>
      <w:r w:rsidRPr="0069643A">
        <w:t>8.21 ± 2.56 mg/kg</w:t>
      </w:r>
      <w:r w:rsidRPr="0069643A">
        <w:rPr>
          <w:rFonts w:hint="eastAsia"/>
        </w:rPr>
        <w:t>），</w:t>
      </w:r>
      <w:r w:rsidRPr="0069643A">
        <w:t>并无显著性差异。</w:t>
      </w:r>
    </w:p>
    <w:p w14:paraId="6AE33CED" w14:textId="77777777" w:rsidR="00296D36" w:rsidRDefault="00296D36" w:rsidP="00A95F90">
      <w:pPr>
        <w:snapToGrid w:val="0"/>
        <w:spacing w:line="300" w:lineRule="auto"/>
        <w:ind w:firstLine="482"/>
        <w:rPr>
          <w:szCs w:val="22"/>
        </w:rPr>
      </w:pPr>
      <w:r>
        <w:rPr>
          <w:rFonts w:hint="eastAsia"/>
        </w:rPr>
        <w:t>各实验组母体总浓度变化是添加的各</w:t>
      </w:r>
      <w:r>
        <w:rPr>
          <w:rFonts w:hint="eastAsia"/>
        </w:rPr>
        <w:t>PCB</w:t>
      </w:r>
      <w:r>
        <w:rPr>
          <w:rFonts w:hint="eastAsia"/>
        </w:rPr>
        <w:t>母体</w:t>
      </w:r>
      <w:r>
        <w:rPr>
          <w:rFonts w:hint="eastAsia"/>
          <w:szCs w:val="22"/>
        </w:rPr>
        <w:t>脱氯变化的加总，各</w:t>
      </w:r>
      <w:r>
        <w:rPr>
          <w:rFonts w:hint="eastAsia"/>
          <w:szCs w:val="22"/>
        </w:rPr>
        <w:t>PCB</w:t>
      </w:r>
      <w:r>
        <w:rPr>
          <w:rFonts w:hint="eastAsia"/>
        </w:rPr>
        <w:t>母</w:t>
      </w:r>
      <w:r>
        <w:rPr>
          <w:rFonts w:hint="eastAsia"/>
          <w:szCs w:val="22"/>
        </w:rPr>
        <w:t>体在实验周期内的浓度变化见图</w:t>
      </w:r>
      <w:r>
        <w:rPr>
          <w:rFonts w:hint="eastAsia"/>
          <w:szCs w:val="22"/>
        </w:rPr>
        <w:t>3-2</w:t>
      </w:r>
      <w:r>
        <w:rPr>
          <w:rFonts w:hint="eastAsia"/>
          <w:szCs w:val="22"/>
        </w:rPr>
        <w:t>。</w:t>
      </w:r>
    </w:p>
    <w:p w14:paraId="2AA54CA1" w14:textId="77777777" w:rsidR="00296D36" w:rsidRDefault="00296D36" w:rsidP="00A95F90">
      <w:pPr>
        <w:adjustRightInd w:val="0"/>
        <w:snapToGrid w:val="0"/>
        <w:spacing w:line="300" w:lineRule="auto"/>
        <w:ind w:firstLine="482"/>
      </w:pPr>
      <w:r>
        <w:rPr>
          <w:rFonts w:hint="eastAsia"/>
        </w:rPr>
        <w:t>截至</w:t>
      </w:r>
      <w:r>
        <w:rPr>
          <w:rFonts w:hint="eastAsia"/>
        </w:rPr>
        <w:t>66</w:t>
      </w:r>
      <w:r>
        <w:rPr>
          <w:rFonts w:hint="eastAsia"/>
        </w:rPr>
        <w:t>周，各个母体在各个实验组降解由多到少排序为</w:t>
      </w:r>
      <w:r>
        <w:rPr>
          <w:rFonts w:hint="eastAsia"/>
        </w:rPr>
        <w:t>T-1</w:t>
      </w:r>
      <w:r>
        <w:rPr>
          <w:rFonts w:hint="eastAsia"/>
        </w:rPr>
        <w:t>＞</w:t>
      </w:r>
      <w:r>
        <w:rPr>
          <w:rFonts w:hint="eastAsia"/>
        </w:rPr>
        <w:t>T-Fe</w:t>
      </w:r>
      <w:r>
        <w:rPr>
          <w:rFonts w:hint="eastAsia"/>
        </w:rPr>
        <w:t>＞</w:t>
      </w:r>
      <w:r>
        <w:rPr>
          <w:rFonts w:hint="eastAsia"/>
        </w:rPr>
        <w:t>T-S</w:t>
      </w:r>
      <w:r>
        <w:rPr>
          <w:rFonts w:hint="eastAsia"/>
        </w:rPr>
        <w:t>。竞争性电子受体</w:t>
      </w:r>
      <w:r w:rsidRPr="00110F40">
        <w:t>的添加均抑制了母体多氯联苯的脱氯，且</w:t>
      </w:r>
      <w:r w:rsidRPr="00110F40">
        <w:rPr>
          <w:rFonts w:hint="eastAsia"/>
        </w:rPr>
        <w:t>三价铁</w:t>
      </w:r>
      <w:r w:rsidRPr="00110F40">
        <w:t>的抑制作用要弱于</w:t>
      </w:r>
      <w:r w:rsidRPr="00110F40">
        <w:rPr>
          <w:rFonts w:hint="eastAsia"/>
        </w:rPr>
        <w:t>硫酸根</w:t>
      </w:r>
      <w:r w:rsidRPr="00110F40">
        <w:t>，这和同样重金属含量较高的美国格拉斯河</w:t>
      </w:r>
      <w:r w:rsidRPr="00110F40">
        <w:rPr>
          <w:rFonts w:hint="eastAsia"/>
        </w:rPr>
        <w:t>底泥</w:t>
      </w:r>
      <w:r w:rsidRPr="00110F40">
        <w:t>微环境中所观察到的抑制规律类似</w:t>
      </w:r>
      <w:r>
        <w:rPr>
          <w:noProof/>
          <w:vertAlign w:val="superscript"/>
        </w:rPr>
        <w:t>[59]</w:t>
      </w:r>
      <w:r w:rsidRPr="00110F40">
        <w:t>。</w:t>
      </w:r>
    </w:p>
    <w:p w14:paraId="22799222" w14:textId="77777777" w:rsidR="00296D36" w:rsidRPr="00110F40" w:rsidRDefault="00296D36" w:rsidP="00A95F90">
      <w:pPr>
        <w:adjustRightInd w:val="0"/>
        <w:snapToGrid w:val="0"/>
        <w:spacing w:line="300" w:lineRule="auto"/>
        <w:ind w:firstLine="480"/>
      </w:pPr>
      <w:r w:rsidRPr="003E56A9">
        <w:rPr>
          <w:rFonts w:hint="eastAsia"/>
        </w:rPr>
        <w:t>对比各个母体在不同</w:t>
      </w:r>
      <w:r>
        <w:rPr>
          <w:rFonts w:hint="eastAsia"/>
        </w:rPr>
        <w:t>实验</w:t>
      </w:r>
      <w:r w:rsidRPr="003E56A9">
        <w:rPr>
          <w:rFonts w:hint="eastAsia"/>
        </w:rPr>
        <w:t>条件下的降解规律发现，</w:t>
      </w:r>
      <w:r w:rsidRPr="00110F40">
        <w:rPr>
          <w:rFonts w:hint="eastAsia"/>
        </w:rPr>
        <w:t>二氯</w:t>
      </w:r>
      <w:r>
        <w:rPr>
          <w:rFonts w:hint="eastAsia"/>
          <w:szCs w:val="22"/>
        </w:rPr>
        <w:t>联苯</w:t>
      </w:r>
      <w:r>
        <w:rPr>
          <w:rFonts w:hint="eastAsia"/>
          <w:szCs w:val="22"/>
        </w:rPr>
        <w:t>PCB 5</w:t>
      </w:r>
      <w:r>
        <w:rPr>
          <w:rFonts w:hint="eastAsia"/>
          <w:szCs w:val="22"/>
        </w:rPr>
        <w:t>、</w:t>
      </w:r>
      <w:r>
        <w:rPr>
          <w:rFonts w:hint="eastAsia"/>
          <w:szCs w:val="22"/>
        </w:rPr>
        <w:t>PCB 12</w:t>
      </w:r>
      <w:r>
        <w:rPr>
          <w:rFonts w:hint="eastAsia"/>
          <w:szCs w:val="22"/>
        </w:rPr>
        <w:t>的脱氯速率快、降解充分。在第</w:t>
      </w:r>
      <w:r>
        <w:rPr>
          <w:rFonts w:hint="eastAsia"/>
          <w:szCs w:val="22"/>
        </w:rPr>
        <w:t>66</w:t>
      </w:r>
      <w:r>
        <w:rPr>
          <w:rFonts w:hint="eastAsia"/>
          <w:szCs w:val="22"/>
        </w:rPr>
        <w:t>周，</w:t>
      </w:r>
      <w:r>
        <w:rPr>
          <w:rFonts w:hint="eastAsia"/>
          <w:szCs w:val="22"/>
        </w:rPr>
        <w:t>T-1</w:t>
      </w:r>
      <w:r>
        <w:rPr>
          <w:rFonts w:hint="eastAsia"/>
          <w:szCs w:val="22"/>
        </w:rPr>
        <w:t>、</w:t>
      </w:r>
      <w:r>
        <w:rPr>
          <w:rFonts w:hint="eastAsia"/>
          <w:szCs w:val="22"/>
        </w:rPr>
        <w:t>T-S</w:t>
      </w:r>
      <w:r>
        <w:rPr>
          <w:rFonts w:hint="eastAsia"/>
          <w:szCs w:val="22"/>
        </w:rPr>
        <w:t>、</w:t>
      </w:r>
      <w:r>
        <w:rPr>
          <w:rFonts w:hint="eastAsia"/>
          <w:szCs w:val="22"/>
        </w:rPr>
        <w:t>T-Fe</w:t>
      </w:r>
      <w:r>
        <w:rPr>
          <w:rFonts w:hint="eastAsia"/>
          <w:szCs w:val="22"/>
        </w:rPr>
        <w:t>实验组</w:t>
      </w:r>
      <w:r>
        <w:rPr>
          <w:rFonts w:hint="eastAsia"/>
          <w:szCs w:val="22"/>
        </w:rPr>
        <w:t>PCB 5</w:t>
      </w:r>
      <w:r>
        <w:rPr>
          <w:rFonts w:hint="eastAsia"/>
          <w:szCs w:val="22"/>
        </w:rPr>
        <w:t>的剩余量约为</w:t>
      </w:r>
      <w:r>
        <w:rPr>
          <w:rFonts w:hint="eastAsia"/>
          <w:szCs w:val="22"/>
        </w:rPr>
        <w:t>0.8%</w:t>
      </w:r>
      <w:r>
        <w:rPr>
          <w:rFonts w:hint="eastAsia"/>
          <w:szCs w:val="22"/>
        </w:rPr>
        <w:t>、</w:t>
      </w:r>
      <w:r>
        <w:rPr>
          <w:rFonts w:hint="eastAsia"/>
          <w:szCs w:val="22"/>
        </w:rPr>
        <w:t>16%</w:t>
      </w:r>
      <w:r>
        <w:rPr>
          <w:rFonts w:hint="eastAsia"/>
          <w:szCs w:val="22"/>
        </w:rPr>
        <w:t>、</w:t>
      </w:r>
      <w:r>
        <w:rPr>
          <w:rFonts w:hint="eastAsia"/>
          <w:szCs w:val="22"/>
        </w:rPr>
        <w:t>5%</w:t>
      </w:r>
      <w:r>
        <w:rPr>
          <w:rFonts w:hint="eastAsia"/>
          <w:szCs w:val="22"/>
        </w:rPr>
        <w:t>。对于</w:t>
      </w:r>
      <w:r>
        <w:rPr>
          <w:rFonts w:hint="eastAsia"/>
          <w:szCs w:val="22"/>
        </w:rPr>
        <w:t>T-1</w:t>
      </w:r>
      <w:r>
        <w:rPr>
          <w:rFonts w:hint="eastAsia"/>
          <w:szCs w:val="22"/>
        </w:rPr>
        <w:t>实验组而言，</w:t>
      </w:r>
      <w:r>
        <w:rPr>
          <w:rFonts w:hint="eastAsia"/>
          <w:szCs w:val="22"/>
        </w:rPr>
        <w:t>PCB 5</w:t>
      </w:r>
      <w:r>
        <w:rPr>
          <w:rFonts w:hint="eastAsia"/>
          <w:szCs w:val="22"/>
        </w:rPr>
        <w:t>在实验进行的第</w:t>
      </w:r>
      <w:r>
        <w:rPr>
          <w:rFonts w:hint="eastAsia"/>
          <w:szCs w:val="22"/>
        </w:rPr>
        <w:t>18</w:t>
      </w:r>
      <w:r>
        <w:rPr>
          <w:rFonts w:hint="eastAsia"/>
          <w:szCs w:val="22"/>
        </w:rPr>
        <w:t>周就已经降解了约</w:t>
      </w:r>
      <w:r>
        <w:rPr>
          <w:rFonts w:hint="eastAsia"/>
          <w:szCs w:val="22"/>
        </w:rPr>
        <w:t>97%</w:t>
      </w:r>
      <w:r>
        <w:rPr>
          <w:rFonts w:hint="eastAsia"/>
          <w:szCs w:val="22"/>
        </w:rPr>
        <w:t>，而</w:t>
      </w:r>
      <w:r>
        <w:rPr>
          <w:rFonts w:hint="eastAsia"/>
          <w:szCs w:val="22"/>
        </w:rPr>
        <w:t>T-S</w:t>
      </w:r>
      <w:r>
        <w:rPr>
          <w:rFonts w:hint="eastAsia"/>
          <w:szCs w:val="22"/>
        </w:rPr>
        <w:t>、</w:t>
      </w:r>
      <w:r>
        <w:rPr>
          <w:rFonts w:hint="eastAsia"/>
          <w:szCs w:val="22"/>
        </w:rPr>
        <w:t>T-Fe</w:t>
      </w:r>
      <w:r>
        <w:rPr>
          <w:rFonts w:hint="eastAsia"/>
          <w:szCs w:val="22"/>
        </w:rPr>
        <w:t>实验组主要是在</w:t>
      </w:r>
      <w:r>
        <w:rPr>
          <w:szCs w:val="22"/>
        </w:rPr>
        <w:t>实验</w:t>
      </w:r>
      <w:r>
        <w:rPr>
          <w:rFonts w:hint="eastAsia"/>
          <w:szCs w:val="22"/>
        </w:rPr>
        <w:t>中后期</w:t>
      </w:r>
      <w:r w:rsidRPr="00A176DF">
        <w:rPr>
          <w:rFonts w:hint="eastAsia"/>
          <w:szCs w:val="22"/>
        </w:rPr>
        <w:t>（</w:t>
      </w:r>
      <w:r w:rsidRPr="00A176DF">
        <w:rPr>
          <w:rFonts w:hint="eastAsia"/>
          <w:szCs w:val="22"/>
        </w:rPr>
        <w:t>36</w:t>
      </w:r>
      <w:r w:rsidRPr="00A176DF">
        <w:rPr>
          <w:rFonts w:hint="eastAsia"/>
          <w:szCs w:val="22"/>
        </w:rPr>
        <w:t>周</w:t>
      </w:r>
      <w:r>
        <w:rPr>
          <w:szCs w:val="22"/>
        </w:rPr>
        <w:t>–</w:t>
      </w:r>
      <w:r w:rsidRPr="00A176DF">
        <w:rPr>
          <w:rFonts w:hint="eastAsia"/>
          <w:szCs w:val="22"/>
        </w:rPr>
        <w:t>66</w:t>
      </w:r>
      <w:r w:rsidRPr="00A176DF">
        <w:rPr>
          <w:rFonts w:hint="eastAsia"/>
          <w:szCs w:val="22"/>
        </w:rPr>
        <w:t>周）</w:t>
      </w:r>
      <w:r>
        <w:rPr>
          <w:rFonts w:hint="eastAsia"/>
          <w:szCs w:val="22"/>
        </w:rPr>
        <w:t>完成体系中</w:t>
      </w:r>
      <w:r>
        <w:rPr>
          <w:rFonts w:hint="eastAsia"/>
          <w:szCs w:val="22"/>
        </w:rPr>
        <w:t>PCB 5</w:t>
      </w:r>
      <w:r>
        <w:rPr>
          <w:rFonts w:hint="eastAsia"/>
          <w:szCs w:val="22"/>
        </w:rPr>
        <w:t>的脱氯。</w:t>
      </w:r>
      <w:r>
        <w:rPr>
          <w:rFonts w:hint="eastAsia"/>
          <w:szCs w:val="22"/>
        </w:rPr>
        <w:t>PCB 12</w:t>
      </w:r>
      <w:r>
        <w:rPr>
          <w:rFonts w:hint="eastAsia"/>
          <w:szCs w:val="22"/>
        </w:rPr>
        <w:t>的降解与</w:t>
      </w:r>
      <w:r>
        <w:rPr>
          <w:rFonts w:hint="eastAsia"/>
          <w:szCs w:val="22"/>
        </w:rPr>
        <w:t>PCB 5</w:t>
      </w:r>
      <w:r>
        <w:rPr>
          <w:rFonts w:hint="eastAsia"/>
          <w:szCs w:val="22"/>
        </w:rPr>
        <w:t>非常相似，到第</w:t>
      </w:r>
      <w:r>
        <w:rPr>
          <w:rFonts w:hint="eastAsia"/>
          <w:szCs w:val="22"/>
        </w:rPr>
        <w:t>66</w:t>
      </w:r>
      <w:r>
        <w:rPr>
          <w:rFonts w:hint="eastAsia"/>
          <w:szCs w:val="22"/>
        </w:rPr>
        <w:t>周，在</w:t>
      </w:r>
      <w:r>
        <w:rPr>
          <w:rFonts w:hint="eastAsia"/>
          <w:szCs w:val="22"/>
        </w:rPr>
        <w:t>T-1</w:t>
      </w:r>
      <w:r>
        <w:rPr>
          <w:rFonts w:hint="eastAsia"/>
          <w:szCs w:val="22"/>
        </w:rPr>
        <w:t>、</w:t>
      </w:r>
      <w:r>
        <w:rPr>
          <w:rFonts w:hint="eastAsia"/>
          <w:szCs w:val="22"/>
        </w:rPr>
        <w:t>T-S</w:t>
      </w:r>
      <w:r>
        <w:rPr>
          <w:rFonts w:hint="eastAsia"/>
          <w:szCs w:val="22"/>
        </w:rPr>
        <w:t>、</w:t>
      </w:r>
      <w:r>
        <w:rPr>
          <w:rFonts w:hint="eastAsia"/>
          <w:szCs w:val="22"/>
        </w:rPr>
        <w:t>T-Fe</w:t>
      </w:r>
      <w:r>
        <w:rPr>
          <w:rFonts w:hint="eastAsia"/>
          <w:szCs w:val="22"/>
        </w:rPr>
        <w:t>体系中的分别剩余约</w:t>
      </w:r>
      <w:r>
        <w:rPr>
          <w:rFonts w:hint="eastAsia"/>
          <w:szCs w:val="22"/>
        </w:rPr>
        <w:t>2.9%</w:t>
      </w:r>
      <w:r>
        <w:rPr>
          <w:rFonts w:hint="eastAsia"/>
          <w:szCs w:val="22"/>
        </w:rPr>
        <w:t>、</w:t>
      </w:r>
      <w:r>
        <w:rPr>
          <w:rFonts w:hint="eastAsia"/>
          <w:szCs w:val="22"/>
        </w:rPr>
        <w:t>10.5%</w:t>
      </w:r>
      <w:r>
        <w:rPr>
          <w:rFonts w:hint="eastAsia"/>
          <w:szCs w:val="22"/>
        </w:rPr>
        <w:t>、</w:t>
      </w:r>
      <w:r>
        <w:rPr>
          <w:rFonts w:hint="eastAsia"/>
          <w:szCs w:val="22"/>
        </w:rPr>
        <w:t>3.5%</w:t>
      </w:r>
      <w:r>
        <w:rPr>
          <w:rFonts w:hint="eastAsia"/>
          <w:szCs w:val="22"/>
        </w:rPr>
        <w:t>。</w:t>
      </w:r>
    </w:p>
    <w:p w14:paraId="2CE7ED6E" w14:textId="77777777" w:rsidR="00296D36" w:rsidRPr="009E44D8" w:rsidRDefault="000D221E" w:rsidP="00A95F90">
      <w:pPr>
        <w:widowControl/>
        <w:adjustRightInd w:val="0"/>
        <w:snapToGrid w:val="0"/>
        <w:spacing w:after="50" w:line="288" w:lineRule="auto"/>
        <w:jc w:val="left"/>
      </w:pPr>
      <w:r>
        <w:lastRenderedPageBreak/>
        <w:pict w14:anchorId="6BFDB6D1">
          <v:shape id="_x0000_i1034" type="#_x0000_t75" style="width:205.3pt;height:152.45pt">
            <v:imagedata r:id="rId49" o:title="" croptop="5784f"/>
          </v:shape>
        </w:pict>
      </w:r>
      <w:r>
        <w:pict w14:anchorId="7F5B62DD">
          <v:shape id="_x0000_i1035" type="#_x0000_t75" style="width:202.2pt;height:153.95pt">
            <v:imagedata r:id="rId50" o:title="" croptop="5271f"/>
          </v:shape>
        </w:pict>
      </w:r>
      <w:r w:rsidR="00313666">
        <w:object w:dxaOrig="6240" w:dyaOrig="4777" w14:anchorId="6FECAAB3">
          <v:shape id="_x0000_i1036" type="#_x0000_t75" style="width:205.3pt;height:158.55pt" o:ole="">
            <v:imagedata r:id="rId51" o:title=""/>
          </v:shape>
          <o:OLEObject Type="Embed" ProgID="SigmaPlotGraphicObject.9" ShapeID="_x0000_i1036" DrawAspect="Content" ObjectID="_1553884539" r:id="rId52"/>
        </w:object>
      </w:r>
      <w:r>
        <w:pict w14:anchorId="655D7CF3">
          <v:shape id="_x0000_i1037" type="#_x0000_t75" style="width:206.05pt;height:154.7pt">
            <v:imagedata r:id="rId53" o:title="" croptop="3574f"/>
          </v:shape>
        </w:pict>
      </w:r>
    </w:p>
    <w:p w14:paraId="588C6EF3" w14:textId="77777777" w:rsidR="00296D36" w:rsidRDefault="00313666" w:rsidP="00A95F90">
      <w:pPr>
        <w:snapToGrid w:val="0"/>
        <w:spacing w:after="50" w:line="288" w:lineRule="auto"/>
        <w:jc w:val="left"/>
        <w:rPr>
          <w:sz w:val="18"/>
          <w:highlight w:val="yellow"/>
        </w:rPr>
      </w:pPr>
      <w:r>
        <w:object w:dxaOrig="6207" w:dyaOrig="4743" w14:anchorId="4E8F7415">
          <v:shape id="_x0000_i1038" type="#_x0000_t75" style="width:206.8pt;height:157pt" o:ole="">
            <v:imagedata r:id="rId54" o:title=""/>
          </v:shape>
          <o:OLEObject Type="Embed" ProgID="SigmaPlotGraphicObject.9" ShapeID="_x0000_i1038" DrawAspect="Content" ObjectID="_1553884540" r:id="rId55"/>
        </w:object>
      </w:r>
      <w:r w:rsidR="000D221E">
        <w:pict w14:anchorId="7065227E">
          <v:shape id="_x0000_i1039" type="#_x0000_t75" style="width:206.05pt;height:152.45pt">
            <v:imagedata r:id="rId56" o:title="" croptop="4104f"/>
          </v:shape>
        </w:pict>
      </w:r>
    </w:p>
    <w:p w14:paraId="1E893FE3" w14:textId="77777777" w:rsidR="00296D36" w:rsidRDefault="005D7F68" w:rsidP="00A95F90">
      <w:pPr>
        <w:adjustRightInd w:val="0"/>
        <w:snapToGrid w:val="0"/>
        <w:spacing w:after="50" w:line="288" w:lineRule="auto"/>
        <w:jc w:val="left"/>
        <w:rPr>
          <w:sz w:val="18"/>
          <w:highlight w:val="yellow"/>
        </w:rPr>
      </w:pPr>
      <w:r>
        <w:object w:dxaOrig="6240" w:dyaOrig="4777" w14:anchorId="72E925F2">
          <v:shape id="_x0000_i1040" type="#_x0000_t75" style="width:205.3pt;height:157pt" o:ole="">
            <v:imagedata r:id="rId57" o:title=""/>
          </v:shape>
          <o:OLEObject Type="Embed" ProgID="SigmaPlotGraphicObject.9" ShapeID="_x0000_i1040" DrawAspect="Content" ObjectID="_1553884541" r:id="rId58"/>
        </w:object>
      </w:r>
      <w:r w:rsidR="000D221E">
        <w:pict w14:anchorId="75619D96">
          <v:shape id="_x0000_i1041" type="#_x0000_t75" style="width:203pt;height:150.15pt">
            <v:imagedata r:id="rId59" o:title="" croptop="4561f"/>
          </v:shape>
        </w:pict>
      </w:r>
    </w:p>
    <w:p w14:paraId="1264B89E" w14:textId="77777777" w:rsidR="00296D36" w:rsidRDefault="005D7F68" w:rsidP="00A95F90">
      <w:pPr>
        <w:snapToGrid w:val="0"/>
        <w:spacing w:after="50" w:line="288" w:lineRule="auto"/>
        <w:jc w:val="left"/>
        <w:rPr>
          <w:sz w:val="18"/>
          <w:highlight w:val="yellow"/>
        </w:rPr>
      </w:pPr>
      <w:r>
        <w:object w:dxaOrig="6240" w:dyaOrig="4767" w14:anchorId="3CE77A41">
          <v:shape id="_x0000_i1042" type="#_x0000_t75" style="width:209.85pt;height:160.85pt" o:ole="">
            <v:imagedata r:id="rId60" o:title=""/>
          </v:shape>
          <o:OLEObject Type="Embed" ProgID="SigmaPlotGraphicObject.9" ShapeID="_x0000_i1042" DrawAspect="Content" ObjectID="_1553884542" r:id="rId61"/>
        </w:object>
      </w:r>
    </w:p>
    <w:p w14:paraId="3D0B2E03" w14:textId="77777777" w:rsidR="00296D36" w:rsidRPr="001D4E4A" w:rsidRDefault="00296D36" w:rsidP="00A95F90">
      <w:pPr>
        <w:adjustRightInd w:val="0"/>
        <w:snapToGrid w:val="0"/>
        <w:spacing w:after="120" w:line="300" w:lineRule="auto"/>
        <w:ind w:firstLine="420"/>
        <w:jc w:val="center"/>
        <w:rPr>
          <w:sz w:val="21"/>
          <w:szCs w:val="21"/>
        </w:rPr>
      </w:pPr>
      <w:r w:rsidRPr="001D4E4A">
        <w:rPr>
          <w:rFonts w:hint="eastAsia"/>
          <w:sz w:val="21"/>
          <w:szCs w:val="21"/>
        </w:rPr>
        <w:t>图</w:t>
      </w:r>
      <w:r w:rsidRPr="001D4E4A">
        <w:rPr>
          <w:rFonts w:hint="eastAsia"/>
          <w:sz w:val="21"/>
          <w:szCs w:val="21"/>
        </w:rPr>
        <w:t xml:space="preserve">3-2 </w:t>
      </w:r>
      <w:r w:rsidRPr="001D4E4A">
        <w:rPr>
          <w:rFonts w:hint="eastAsia"/>
          <w:sz w:val="21"/>
          <w:szCs w:val="21"/>
        </w:rPr>
        <w:t>各母体</w:t>
      </w:r>
      <w:r w:rsidRPr="001D4E4A">
        <w:rPr>
          <w:rFonts w:hint="eastAsia"/>
          <w:sz w:val="21"/>
          <w:szCs w:val="21"/>
        </w:rPr>
        <w:t>PCB</w:t>
      </w:r>
      <w:r w:rsidRPr="001D4E4A">
        <w:rPr>
          <w:rFonts w:hint="eastAsia"/>
          <w:sz w:val="21"/>
          <w:szCs w:val="21"/>
        </w:rPr>
        <w:t>浓度变化</w:t>
      </w:r>
    </w:p>
    <w:p w14:paraId="70F0EDCC" w14:textId="77777777" w:rsidR="00296D36" w:rsidRPr="00996C30" w:rsidRDefault="00296D36" w:rsidP="00A95F90">
      <w:pPr>
        <w:snapToGrid w:val="0"/>
        <w:spacing w:line="300" w:lineRule="auto"/>
        <w:ind w:firstLine="482"/>
      </w:pPr>
      <w:r>
        <w:rPr>
          <w:rFonts w:hint="eastAsia"/>
          <w:szCs w:val="22"/>
        </w:rPr>
        <w:t>PCB 64</w:t>
      </w:r>
      <w:r>
        <w:rPr>
          <w:rFonts w:hint="eastAsia"/>
          <w:szCs w:val="22"/>
        </w:rPr>
        <w:t>、</w:t>
      </w:r>
      <w:r>
        <w:rPr>
          <w:rFonts w:hint="eastAsia"/>
          <w:szCs w:val="22"/>
        </w:rPr>
        <w:t>PCB 71</w:t>
      </w:r>
      <w:r>
        <w:rPr>
          <w:rFonts w:hint="eastAsia"/>
          <w:szCs w:val="22"/>
        </w:rPr>
        <w:t>都是四氯联苯，其中</w:t>
      </w:r>
      <w:r>
        <w:rPr>
          <w:rFonts w:hint="eastAsia"/>
          <w:szCs w:val="22"/>
        </w:rPr>
        <w:t>PCB 71</w:t>
      </w:r>
      <w:r>
        <w:rPr>
          <w:rFonts w:hint="eastAsia"/>
          <w:szCs w:val="22"/>
        </w:rPr>
        <w:t>在各个实验体系中都难以降解。截至</w:t>
      </w:r>
      <w:r>
        <w:rPr>
          <w:rFonts w:hint="eastAsia"/>
          <w:szCs w:val="22"/>
        </w:rPr>
        <w:t>66</w:t>
      </w:r>
      <w:r>
        <w:rPr>
          <w:rFonts w:hint="eastAsia"/>
          <w:szCs w:val="22"/>
        </w:rPr>
        <w:t>周，</w:t>
      </w:r>
      <w:r>
        <w:rPr>
          <w:rFonts w:hint="eastAsia"/>
          <w:szCs w:val="22"/>
        </w:rPr>
        <w:t>PCB 64</w:t>
      </w:r>
      <w:r>
        <w:rPr>
          <w:rFonts w:hint="eastAsia"/>
          <w:szCs w:val="22"/>
        </w:rPr>
        <w:t>和</w:t>
      </w:r>
      <w:r>
        <w:rPr>
          <w:rFonts w:hint="eastAsia"/>
          <w:szCs w:val="22"/>
        </w:rPr>
        <w:t>PCB 71</w:t>
      </w:r>
      <w:r>
        <w:rPr>
          <w:rFonts w:hint="eastAsia"/>
          <w:szCs w:val="22"/>
        </w:rPr>
        <w:t>在硫酸盐还原体系中降解率分别不足</w:t>
      </w:r>
      <w:r>
        <w:rPr>
          <w:rFonts w:hint="eastAsia"/>
          <w:szCs w:val="22"/>
        </w:rPr>
        <w:t>3%</w:t>
      </w:r>
      <w:r>
        <w:rPr>
          <w:rFonts w:hint="eastAsia"/>
          <w:szCs w:val="22"/>
        </w:rPr>
        <w:t>和</w:t>
      </w:r>
      <w:r>
        <w:rPr>
          <w:rFonts w:hint="eastAsia"/>
          <w:szCs w:val="22"/>
        </w:rPr>
        <w:t>1%</w:t>
      </w:r>
      <w:r>
        <w:rPr>
          <w:rFonts w:hint="eastAsia"/>
          <w:szCs w:val="22"/>
        </w:rPr>
        <w:t>，</w:t>
      </w:r>
      <w:r w:rsidRPr="00264402">
        <w:rPr>
          <w:rFonts w:hint="eastAsia"/>
          <w:szCs w:val="22"/>
        </w:rPr>
        <w:t>考虑到检测误差，这两种多氯联苯单体的脱氯反应微乎其微</w:t>
      </w:r>
      <w:r w:rsidRPr="00264402">
        <w:rPr>
          <w:szCs w:val="22"/>
        </w:rPr>
        <w:t>。</w:t>
      </w:r>
      <w:r>
        <w:rPr>
          <w:rFonts w:hint="eastAsia"/>
          <w:szCs w:val="22"/>
        </w:rPr>
        <w:t>PCB 64</w:t>
      </w:r>
      <w:r>
        <w:rPr>
          <w:rFonts w:hint="eastAsia"/>
          <w:szCs w:val="22"/>
        </w:rPr>
        <w:t>在</w:t>
      </w:r>
      <w:r>
        <w:rPr>
          <w:rFonts w:hint="eastAsia"/>
          <w:szCs w:val="22"/>
        </w:rPr>
        <w:t>T-1</w:t>
      </w:r>
      <w:r>
        <w:rPr>
          <w:rFonts w:hint="eastAsia"/>
          <w:szCs w:val="22"/>
        </w:rPr>
        <w:t>组</w:t>
      </w:r>
      <w:r>
        <w:rPr>
          <w:rFonts w:hint="eastAsia"/>
          <w:szCs w:val="22"/>
        </w:rPr>
        <w:t>66</w:t>
      </w:r>
      <w:r>
        <w:rPr>
          <w:rFonts w:hint="eastAsia"/>
          <w:szCs w:val="22"/>
        </w:rPr>
        <w:t>周内浓度由</w:t>
      </w:r>
      <w:r>
        <w:rPr>
          <w:rFonts w:hint="eastAsia"/>
          <w:szCs w:val="22"/>
        </w:rPr>
        <w:t xml:space="preserve">6.32 </w:t>
      </w:r>
      <w:r>
        <w:t>±</w:t>
      </w:r>
      <w:r>
        <w:rPr>
          <w:rFonts w:hint="eastAsia"/>
        </w:rPr>
        <w:t xml:space="preserve"> </w:t>
      </w:r>
      <w:r>
        <w:t>0.0</w:t>
      </w:r>
      <w:r>
        <w:rPr>
          <w:rFonts w:hint="eastAsia"/>
        </w:rPr>
        <w:t>4</w:t>
      </w:r>
      <w:r>
        <w:t xml:space="preserve"> </w:t>
      </w:r>
      <w:r>
        <w:rPr>
          <w:rFonts w:hint="eastAsia"/>
        </w:rPr>
        <w:t>m</w:t>
      </w:r>
      <w:r>
        <w:t>g/</w:t>
      </w:r>
      <w:r>
        <w:rPr>
          <w:rFonts w:hint="eastAsia"/>
        </w:rPr>
        <w:t>k</w:t>
      </w:r>
      <w:r>
        <w:t>g</w:t>
      </w:r>
      <w:r>
        <w:rPr>
          <w:rFonts w:hint="eastAsia"/>
        </w:rPr>
        <w:t xml:space="preserve"> </w:t>
      </w:r>
      <w:r>
        <w:rPr>
          <w:rFonts w:hint="eastAsia"/>
        </w:rPr>
        <w:t>降至</w:t>
      </w:r>
      <w:r>
        <w:rPr>
          <w:rFonts w:hint="eastAsia"/>
        </w:rPr>
        <w:t xml:space="preserve">0.57 </w:t>
      </w:r>
      <w:r>
        <w:t>±</w:t>
      </w:r>
      <w:r>
        <w:rPr>
          <w:rFonts w:hint="eastAsia"/>
        </w:rPr>
        <w:t xml:space="preserve"> </w:t>
      </w:r>
      <w:r>
        <w:t>0.</w:t>
      </w:r>
      <w:r>
        <w:rPr>
          <w:rFonts w:hint="eastAsia"/>
        </w:rPr>
        <w:t>52</w:t>
      </w:r>
      <w:r>
        <w:t xml:space="preserve"> </w:t>
      </w:r>
      <w:r>
        <w:rPr>
          <w:rFonts w:hint="eastAsia"/>
        </w:rPr>
        <w:t>m</w:t>
      </w:r>
      <w:r>
        <w:t>g/</w:t>
      </w:r>
      <w:r>
        <w:rPr>
          <w:rFonts w:hint="eastAsia"/>
        </w:rPr>
        <w:t>k</w:t>
      </w:r>
      <w:r>
        <w:t>g</w:t>
      </w:r>
      <w:r>
        <w:rPr>
          <w:rFonts w:hint="eastAsia"/>
        </w:rPr>
        <w:t>，在</w:t>
      </w:r>
      <w:r>
        <w:rPr>
          <w:rFonts w:hint="eastAsia"/>
        </w:rPr>
        <w:t>T-Fe</w:t>
      </w:r>
      <w:r>
        <w:rPr>
          <w:rFonts w:hint="eastAsia"/>
        </w:rPr>
        <w:t>组降至</w:t>
      </w:r>
      <w:r>
        <w:rPr>
          <w:rFonts w:hint="eastAsia"/>
        </w:rPr>
        <w:t xml:space="preserve">1.70 </w:t>
      </w:r>
      <w:r>
        <w:t>±</w:t>
      </w:r>
      <w:r>
        <w:rPr>
          <w:rFonts w:hint="eastAsia"/>
        </w:rPr>
        <w:t xml:space="preserve"> 1.16 m</w:t>
      </w:r>
      <w:r>
        <w:t>g/</w:t>
      </w:r>
      <w:r>
        <w:rPr>
          <w:rFonts w:hint="eastAsia"/>
        </w:rPr>
        <w:t>k</w:t>
      </w:r>
      <w:r>
        <w:t>g</w:t>
      </w:r>
      <w:r>
        <w:rPr>
          <w:rFonts w:hint="eastAsia"/>
        </w:rPr>
        <w:t>。与</w:t>
      </w:r>
      <w:r>
        <w:rPr>
          <w:rFonts w:hint="eastAsia"/>
        </w:rPr>
        <w:t>T-1</w:t>
      </w:r>
      <w:r>
        <w:rPr>
          <w:rFonts w:hint="eastAsia"/>
        </w:rPr>
        <w:t>组在第</w:t>
      </w:r>
      <w:r>
        <w:rPr>
          <w:rFonts w:hint="eastAsia"/>
        </w:rPr>
        <w:t>6</w:t>
      </w:r>
      <w:r>
        <w:rPr>
          <w:rFonts w:hint="eastAsia"/>
        </w:rPr>
        <w:t>周之后开始明显脱氯不同，在</w:t>
      </w:r>
      <w:r>
        <w:t>三价铁还原</w:t>
      </w:r>
      <w:r>
        <w:rPr>
          <w:rFonts w:hint="eastAsia"/>
        </w:rPr>
        <w:t>条件下</w:t>
      </w:r>
      <w:r>
        <w:rPr>
          <w:rFonts w:hint="eastAsia"/>
        </w:rPr>
        <w:t>PCB 64</w:t>
      </w:r>
      <w:r>
        <w:rPr>
          <w:rFonts w:hint="eastAsia"/>
        </w:rPr>
        <w:t>的脱氯反应主要在第</w:t>
      </w:r>
      <w:r>
        <w:rPr>
          <w:rFonts w:hint="eastAsia"/>
        </w:rPr>
        <w:t>36</w:t>
      </w:r>
      <w:r>
        <w:rPr>
          <w:rFonts w:hint="eastAsia"/>
        </w:rPr>
        <w:t>周到第</w:t>
      </w:r>
      <w:r>
        <w:rPr>
          <w:rFonts w:hint="eastAsia"/>
        </w:rPr>
        <w:t>66</w:t>
      </w:r>
      <w:r>
        <w:rPr>
          <w:rFonts w:hint="eastAsia"/>
        </w:rPr>
        <w:t>周完成。同样，</w:t>
      </w:r>
      <w:r w:rsidR="00FD30A2">
        <w:rPr>
          <w:rFonts w:hint="eastAsia"/>
        </w:rPr>
        <w:t>PCB 71</w:t>
      </w:r>
      <w:r>
        <w:rPr>
          <w:rFonts w:hint="eastAsia"/>
        </w:rPr>
        <w:t>在</w:t>
      </w:r>
      <w:r>
        <w:rPr>
          <w:rFonts w:hint="eastAsia"/>
        </w:rPr>
        <w:t>T-1</w:t>
      </w:r>
      <w:r>
        <w:rPr>
          <w:rFonts w:hint="eastAsia"/>
        </w:rPr>
        <w:t>组降解速率相对较快，</w:t>
      </w:r>
      <w:r>
        <w:rPr>
          <w:rFonts w:hint="eastAsia"/>
        </w:rPr>
        <w:t>66</w:t>
      </w:r>
      <w:r>
        <w:rPr>
          <w:rFonts w:hint="eastAsia"/>
        </w:rPr>
        <w:t>周降解了约</w:t>
      </w:r>
      <w:r>
        <w:rPr>
          <w:rFonts w:hint="eastAsia"/>
        </w:rPr>
        <w:t>20%</w:t>
      </w:r>
      <w:r>
        <w:rPr>
          <w:rFonts w:hint="eastAsia"/>
        </w:rPr>
        <w:t>，而在</w:t>
      </w:r>
      <w:r>
        <w:t>三价铁还原</w:t>
      </w:r>
      <w:r>
        <w:rPr>
          <w:rFonts w:hint="eastAsia"/>
        </w:rPr>
        <w:t>环境下只降解了不足</w:t>
      </w:r>
      <w:r>
        <w:rPr>
          <w:rFonts w:hint="eastAsia"/>
        </w:rPr>
        <w:t>7%</w:t>
      </w:r>
      <w:r>
        <w:rPr>
          <w:rFonts w:hint="eastAsia"/>
        </w:rPr>
        <w:t>，且大部分发生在</w:t>
      </w:r>
      <w:r>
        <w:rPr>
          <w:rFonts w:hint="eastAsia"/>
        </w:rPr>
        <w:t>51</w:t>
      </w:r>
      <w:r>
        <w:t>–</w:t>
      </w:r>
      <w:r>
        <w:rPr>
          <w:rFonts w:hint="eastAsia"/>
        </w:rPr>
        <w:t>66</w:t>
      </w:r>
      <w:r>
        <w:rPr>
          <w:rFonts w:hint="eastAsia"/>
        </w:rPr>
        <w:t>周。</w:t>
      </w:r>
    </w:p>
    <w:p w14:paraId="65DF9A9A" w14:textId="77777777" w:rsidR="00296D36" w:rsidRDefault="00296D36" w:rsidP="00A95F90">
      <w:pPr>
        <w:snapToGrid w:val="0"/>
        <w:spacing w:line="300" w:lineRule="auto"/>
        <w:ind w:firstLineChars="200" w:firstLine="480"/>
        <w:jc w:val="left"/>
      </w:pPr>
      <w:r>
        <w:rPr>
          <w:rFonts w:hint="eastAsia"/>
        </w:rPr>
        <w:t>PCB 105</w:t>
      </w:r>
      <w:r>
        <w:rPr>
          <w:rFonts w:hint="eastAsia"/>
        </w:rPr>
        <w:t>、</w:t>
      </w:r>
      <w:r w:rsidR="007A0CE4">
        <w:rPr>
          <w:rFonts w:hint="eastAsia"/>
        </w:rPr>
        <w:t>PCB 11</w:t>
      </w:r>
      <w:r>
        <w:rPr>
          <w:rFonts w:hint="eastAsia"/>
        </w:rPr>
        <w:t>4</w:t>
      </w:r>
      <w:r>
        <w:rPr>
          <w:rFonts w:hint="eastAsia"/>
        </w:rPr>
        <w:t>是两种共平面多氯联苯，具有类二噁英毒性，应重点关注。这两种多氯联苯在太湖底泥微环境中降解开始时间早，优先进行脱氯。硫酸盐还原条件下的</w:t>
      </w:r>
      <w:r>
        <w:rPr>
          <w:rFonts w:hint="eastAsia"/>
        </w:rPr>
        <w:t>PCB 105</w:t>
      </w:r>
      <w:r>
        <w:rPr>
          <w:rFonts w:hint="eastAsia"/>
        </w:rPr>
        <w:t>、</w:t>
      </w:r>
      <w:r>
        <w:rPr>
          <w:rFonts w:hint="eastAsia"/>
        </w:rPr>
        <w:t>PCB 114</w:t>
      </w:r>
      <w:r>
        <w:rPr>
          <w:rFonts w:hint="eastAsia"/>
        </w:rPr>
        <w:t>脱氯</w:t>
      </w:r>
      <w:r>
        <w:t>速率</w:t>
      </w:r>
      <w:r>
        <w:rPr>
          <w:rFonts w:hint="eastAsia"/>
        </w:rPr>
        <w:t>在</w:t>
      </w:r>
      <w:r>
        <w:rPr>
          <w:rFonts w:hint="eastAsia"/>
        </w:rPr>
        <w:t>36</w:t>
      </w:r>
      <w:r>
        <w:t>–</w:t>
      </w:r>
      <w:r>
        <w:rPr>
          <w:rFonts w:hint="eastAsia"/>
        </w:rPr>
        <w:t>66</w:t>
      </w:r>
      <w:r>
        <w:rPr>
          <w:rFonts w:hint="eastAsia"/>
        </w:rPr>
        <w:t>周较快，而此时三价铁还原条件下</w:t>
      </w:r>
      <w:r>
        <w:rPr>
          <w:rFonts w:hint="eastAsia"/>
        </w:rPr>
        <w:t>PCB 105</w:t>
      </w:r>
      <w:r>
        <w:rPr>
          <w:rFonts w:hint="eastAsia"/>
        </w:rPr>
        <w:t>、</w:t>
      </w:r>
      <w:r>
        <w:rPr>
          <w:rFonts w:hint="eastAsia"/>
        </w:rPr>
        <w:t>PCB 114</w:t>
      </w:r>
      <w:r>
        <w:rPr>
          <w:rFonts w:hint="eastAsia"/>
        </w:rPr>
        <w:t>已经快完全降解。</w:t>
      </w:r>
      <w:r>
        <w:rPr>
          <w:rFonts w:hint="eastAsia"/>
        </w:rPr>
        <w:t>T-1</w:t>
      </w:r>
      <w:r>
        <w:rPr>
          <w:rFonts w:hint="eastAsia"/>
        </w:rPr>
        <w:t>实验组早在第</w:t>
      </w:r>
      <w:r>
        <w:rPr>
          <w:rFonts w:hint="eastAsia"/>
        </w:rPr>
        <w:t>21</w:t>
      </w:r>
      <w:r>
        <w:rPr>
          <w:rFonts w:hint="eastAsia"/>
        </w:rPr>
        <w:t>周就降解了约</w:t>
      </w:r>
      <w:r>
        <w:rPr>
          <w:rFonts w:hint="eastAsia"/>
        </w:rPr>
        <w:t>94%</w:t>
      </w:r>
      <w:r>
        <w:rPr>
          <w:rFonts w:hint="eastAsia"/>
        </w:rPr>
        <w:t>的</w:t>
      </w:r>
      <w:r>
        <w:rPr>
          <w:rFonts w:hint="eastAsia"/>
        </w:rPr>
        <w:t>PCB 105</w:t>
      </w:r>
      <w:r>
        <w:rPr>
          <w:rFonts w:hint="eastAsia"/>
        </w:rPr>
        <w:t>、</w:t>
      </w:r>
      <w:r>
        <w:rPr>
          <w:rFonts w:hint="eastAsia"/>
        </w:rPr>
        <w:t>92%</w:t>
      </w:r>
      <w:r>
        <w:rPr>
          <w:rFonts w:hint="eastAsia"/>
        </w:rPr>
        <w:t>的</w:t>
      </w:r>
      <w:r>
        <w:rPr>
          <w:rFonts w:hint="eastAsia"/>
        </w:rPr>
        <w:t>PCB 114</w:t>
      </w:r>
      <w:r>
        <w:rPr>
          <w:rFonts w:hint="eastAsia"/>
        </w:rPr>
        <w:t>，到第</w:t>
      </w:r>
      <w:r>
        <w:rPr>
          <w:rFonts w:hint="eastAsia"/>
        </w:rPr>
        <w:t>66</w:t>
      </w:r>
      <w:r>
        <w:rPr>
          <w:rFonts w:hint="eastAsia"/>
        </w:rPr>
        <w:t>周分别降解了</w:t>
      </w:r>
      <w:r>
        <w:rPr>
          <w:rFonts w:hint="eastAsia"/>
        </w:rPr>
        <w:t>99.0%</w:t>
      </w:r>
      <w:r>
        <w:rPr>
          <w:rFonts w:hint="eastAsia"/>
        </w:rPr>
        <w:t>、</w:t>
      </w:r>
      <w:r>
        <w:rPr>
          <w:rFonts w:hint="eastAsia"/>
        </w:rPr>
        <w:t>98.7%</w:t>
      </w:r>
      <w:r>
        <w:rPr>
          <w:rFonts w:hint="eastAsia"/>
        </w:rPr>
        <w:t>；</w:t>
      </w:r>
      <w:r>
        <w:rPr>
          <w:rFonts w:hint="eastAsia"/>
        </w:rPr>
        <w:t>T-Fe</w:t>
      </w:r>
      <w:r>
        <w:rPr>
          <w:rFonts w:hint="eastAsia"/>
        </w:rPr>
        <w:t>组在实验进行的第</w:t>
      </w:r>
      <w:r>
        <w:rPr>
          <w:rFonts w:hint="eastAsia"/>
        </w:rPr>
        <w:t>51</w:t>
      </w:r>
      <w:r>
        <w:rPr>
          <w:rFonts w:hint="eastAsia"/>
        </w:rPr>
        <w:t>周</w:t>
      </w:r>
      <w:r>
        <w:rPr>
          <w:rFonts w:hint="eastAsia"/>
        </w:rPr>
        <w:t>PCB 105</w:t>
      </w:r>
      <w:r>
        <w:rPr>
          <w:rFonts w:hint="eastAsia"/>
        </w:rPr>
        <w:t>降解了约</w:t>
      </w:r>
      <w:r>
        <w:rPr>
          <w:rFonts w:hint="eastAsia"/>
        </w:rPr>
        <w:t>97.9 %</w:t>
      </w:r>
      <w:r>
        <w:rPr>
          <w:rFonts w:hint="eastAsia"/>
        </w:rPr>
        <w:t>，</w:t>
      </w:r>
      <w:r>
        <w:rPr>
          <w:rFonts w:hint="eastAsia"/>
        </w:rPr>
        <w:t>PCB 114</w:t>
      </w:r>
      <w:r>
        <w:rPr>
          <w:rFonts w:hint="eastAsia"/>
        </w:rPr>
        <w:t>降解了约</w:t>
      </w:r>
      <w:r>
        <w:rPr>
          <w:rFonts w:hint="eastAsia"/>
        </w:rPr>
        <w:t>97.0%</w:t>
      </w:r>
      <w:r>
        <w:rPr>
          <w:rFonts w:hint="eastAsia"/>
        </w:rPr>
        <w:t>，到第</w:t>
      </w:r>
      <w:r>
        <w:rPr>
          <w:rFonts w:hint="eastAsia"/>
        </w:rPr>
        <w:t>66</w:t>
      </w:r>
      <w:r>
        <w:rPr>
          <w:rFonts w:hint="eastAsia"/>
        </w:rPr>
        <w:t>周分别降解了</w:t>
      </w:r>
      <w:r>
        <w:rPr>
          <w:rFonts w:hint="eastAsia"/>
        </w:rPr>
        <w:t>98.8%</w:t>
      </w:r>
      <w:r>
        <w:rPr>
          <w:rFonts w:hint="eastAsia"/>
        </w:rPr>
        <w:t>、</w:t>
      </w:r>
      <w:r>
        <w:rPr>
          <w:rFonts w:hint="eastAsia"/>
        </w:rPr>
        <w:t>98.2%</w:t>
      </w:r>
      <w:r>
        <w:rPr>
          <w:rFonts w:hint="eastAsia"/>
        </w:rPr>
        <w:t>；</w:t>
      </w:r>
      <w:r>
        <w:rPr>
          <w:rFonts w:hint="eastAsia"/>
        </w:rPr>
        <w:t>T-S</w:t>
      </w:r>
      <w:r>
        <w:rPr>
          <w:rFonts w:hint="eastAsia"/>
        </w:rPr>
        <w:t>组在</w:t>
      </w:r>
      <w:r>
        <w:rPr>
          <w:rFonts w:hint="eastAsia"/>
        </w:rPr>
        <w:t>66</w:t>
      </w:r>
      <w:r>
        <w:rPr>
          <w:rFonts w:hint="eastAsia"/>
        </w:rPr>
        <w:t>周时</w:t>
      </w:r>
      <w:r>
        <w:rPr>
          <w:rFonts w:hint="eastAsia"/>
        </w:rPr>
        <w:t>PCB 105</w:t>
      </w:r>
      <w:r>
        <w:rPr>
          <w:rFonts w:hint="eastAsia"/>
        </w:rPr>
        <w:t>、</w:t>
      </w:r>
      <w:r>
        <w:rPr>
          <w:rFonts w:hint="eastAsia"/>
        </w:rPr>
        <w:t>PCB 114</w:t>
      </w:r>
      <w:r>
        <w:rPr>
          <w:rFonts w:hint="eastAsia"/>
        </w:rPr>
        <w:t>分别剩余</w:t>
      </w:r>
      <w:r>
        <w:rPr>
          <w:rFonts w:hint="eastAsia"/>
        </w:rPr>
        <w:t xml:space="preserve">20.0% </w:t>
      </w:r>
      <w:r>
        <w:t>±</w:t>
      </w:r>
      <w:r>
        <w:rPr>
          <w:rFonts w:hint="eastAsia"/>
        </w:rPr>
        <w:t xml:space="preserve"> 7.8%</w:t>
      </w:r>
      <w:r>
        <w:rPr>
          <w:rFonts w:hint="eastAsia"/>
        </w:rPr>
        <w:t>，</w:t>
      </w:r>
      <w:r>
        <w:rPr>
          <w:rFonts w:hint="eastAsia"/>
        </w:rPr>
        <w:t xml:space="preserve">22.2% </w:t>
      </w:r>
      <w:r>
        <w:t>±</w:t>
      </w:r>
      <w:r>
        <w:rPr>
          <w:rFonts w:hint="eastAsia"/>
        </w:rPr>
        <w:t xml:space="preserve"> 8.6%</w:t>
      </w:r>
      <w:r>
        <w:rPr>
          <w:rFonts w:hint="eastAsia"/>
        </w:rPr>
        <w:t>。</w:t>
      </w:r>
    </w:p>
    <w:p w14:paraId="4E3AEA93" w14:textId="77777777" w:rsidR="00296D36" w:rsidRDefault="00296D36" w:rsidP="00A95F90">
      <w:pPr>
        <w:snapToGrid w:val="0"/>
        <w:spacing w:line="300" w:lineRule="auto"/>
        <w:ind w:firstLineChars="200" w:firstLine="472"/>
      </w:pPr>
      <w:r w:rsidRPr="00EC1663">
        <w:rPr>
          <w:rFonts w:hint="eastAsia"/>
          <w:snapToGrid w:val="0"/>
          <w:spacing w:val="-2"/>
          <w:kern w:val="0"/>
        </w:rPr>
        <w:t>PCB 149</w:t>
      </w:r>
      <w:r w:rsidRPr="00EC1663">
        <w:rPr>
          <w:rFonts w:hint="eastAsia"/>
          <w:snapToGrid w:val="0"/>
          <w:spacing w:val="-2"/>
          <w:kern w:val="0"/>
        </w:rPr>
        <w:t>、</w:t>
      </w:r>
      <w:r w:rsidRPr="00EC1663">
        <w:rPr>
          <w:rFonts w:hint="eastAsia"/>
          <w:snapToGrid w:val="0"/>
          <w:spacing w:val="-2"/>
          <w:kern w:val="0"/>
        </w:rPr>
        <w:t>PCB 153</w:t>
      </w:r>
      <w:r w:rsidRPr="00EC1663">
        <w:rPr>
          <w:rFonts w:hint="eastAsia"/>
          <w:snapToGrid w:val="0"/>
          <w:spacing w:val="-2"/>
          <w:kern w:val="0"/>
        </w:rPr>
        <w:t>、</w:t>
      </w:r>
      <w:r w:rsidRPr="00EC1663">
        <w:rPr>
          <w:rFonts w:hint="eastAsia"/>
          <w:snapToGrid w:val="0"/>
          <w:spacing w:val="-2"/>
          <w:kern w:val="0"/>
        </w:rPr>
        <w:t>PCB 170</w:t>
      </w:r>
      <w:r w:rsidRPr="00EC1663">
        <w:rPr>
          <w:rFonts w:hint="eastAsia"/>
          <w:snapToGrid w:val="0"/>
          <w:spacing w:val="-2"/>
          <w:kern w:val="0"/>
        </w:rPr>
        <w:t>均为高氯取代多氯联苯。三种</w:t>
      </w:r>
      <w:r w:rsidRPr="00EC1663">
        <w:rPr>
          <w:rFonts w:hint="eastAsia"/>
          <w:snapToGrid w:val="0"/>
          <w:spacing w:val="-2"/>
          <w:kern w:val="0"/>
        </w:rPr>
        <w:t>PCB</w:t>
      </w:r>
      <w:r w:rsidRPr="00EC1663">
        <w:rPr>
          <w:rFonts w:hint="eastAsia"/>
          <w:snapToGrid w:val="0"/>
          <w:spacing w:val="-2"/>
          <w:kern w:val="0"/>
        </w:rPr>
        <w:t>单体在太湖底泥微环境中反应由易到难均是</w:t>
      </w:r>
      <w:r w:rsidRPr="00EC1663">
        <w:rPr>
          <w:rFonts w:hint="eastAsia"/>
          <w:snapToGrid w:val="0"/>
          <w:spacing w:val="-2"/>
          <w:kern w:val="0"/>
        </w:rPr>
        <w:t>PCB 170</w:t>
      </w:r>
      <w:r w:rsidRPr="00EC1663">
        <w:rPr>
          <w:rFonts w:hint="eastAsia"/>
          <w:snapToGrid w:val="0"/>
          <w:spacing w:val="-2"/>
          <w:kern w:val="0"/>
        </w:rPr>
        <w:t>、</w:t>
      </w:r>
      <w:r w:rsidRPr="00EC1663">
        <w:rPr>
          <w:rFonts w:hint="eastAsia"/>
          <w:snapToGrid w:val="0"/>
          <w:spacing w:val="-2"/>
          <w:kern w:val="0"/>
        </w:rPr>
        <w:t>PCB 153</w:t>
      </w:r>
      <w:r w:rsidRPr="00EC1663">
        <w:rPr>
          <w:rFonts w:hint="eastAsia"/>
          <w:snapToGrid w:val="0"/>
          <w:spacing w:val="-2"/>
          <w:kern w:val="0"/>
        </w:rPr>
        <w:t>、</w:t>
      </w:r>
      <w:r w:rsidRPr="00EC1663">
        <w:rPr>
          <w:rFonts w:hint="eastAsia"/>
          <w:snapToGrid w:val="0"/>
          <w:spacing w:val="-2"/>
          <w:kern w:val="0"/>
        </w:rPr>
        <w:t>PCB 149</w:t>
      </w:r>
      <w:r w:rsidRPr="00EC1663">
        <w:rPr>
          <w:rFonts w:hint="eastAsia"/>
          <w:snapToGrid w:val="0"/>
          <w:spacing w:val="-2"/>
          <w:kern w:val="0"/>
        </w:rPr>
        <w:t>，特别是在硫酸盐还原条件下，</w:t>
      </w:r>
      <w:r w:rsidRPr="00EC1663">
        <w:rPr>
          <w:rFonts w:hint="eastAsia"/>
          <w:snapToGrid w:val="0"/>
          <w:spacing w:val="-2"/>
          <w:kern w:val="0"/>
        </w:rPr>
        <w:t>PCB 149</w:t>
      </w:r>
      <w:r w:rsidRPr="00EC1663">
        <w:rPr>
          <w:rFonts w:hint="eastAsia"/>
          <w:snapToGrid w:val="0"/>
          <w:spacing w:val="-2"/>
          <w:kern w:val="0"/>
        </w:rPr>
        <w:t>几乎没有反应。值得注意的是，在</w:t>
      </w:r>
      <w:r w:rsidRPr="00EC1663">
        <w:rPr>
          <w:rFonts w:hint="eastAsia"/>
          <w:snapToGrid w:val="0"/>
          <w:spacing w:val="-2"/>
          <w:kern w:val="0"/>
        </w:rPr>
        <w:t>PCB 149</w:t>
      </w:r>
      <w:r w:rsidRPr="00EC1663">
        <w:rPr>
          <w:rFonts w:hint="eastAsia"/>
          <w:snapToGrid w:val="0"/>
          <w:spacing w:val="-2"/>
          <w:kern w:val="0"/>
        </w:rPr>
        <w:t>和</w:t>
      </w:r>
      <w:r w:rsidRPr="00EC1663">
        <w:rPr>
          <w:rFonts w:hint="eastAsia"/>
          <w:snapToGrid w:val="0"/>
          <w:spacing w:val="-2"/>
          <w:kern w:val="0"/>
        </w:rPr>
        <w:t>PCB 153</w:t>
      </w:r>
      <w:r w:rsidRPr="00EC1663">
        <w:rPr>
          <w:rFonts w:hint="eastAsia"/>
          <w:snapToGrid w:val="0"/>
          <w:spacing w:val="-2"/>
          <w:kern w:val="0"/>
        </w:rPr>
        <w:t>脱氯中，</w:t>
      </w:r>
      <w:r w:rsidRPr="00EC1663">
        <w:rPr>
          <w:rFonts w:hint="eastAsia"/>
          <w:snapToGrid w:val="0"/>
          <w:spacing w:val="-2"/>
          <w:kern w:val="0"/>
        </w:rPr>
        <w:t>T-Fe</w:t>
      </w:r>
      <w:r w:rsidRPr="00EC1663">
        <w:rPr>
          <w:rFonts w:hint="eastAsia"/>
          <w:snapToGrid w:val="0"/>
          <w:spacing w:val="-2"/>
          <w:kern w:val="0"/>
        </w:rPr>
        <w:t>实验组在反应后期（分别是</w:t>
      </w:r>
      <w:r w:rsidRPr="00EC1663">
        <w:rPr>
          <w:rFonts w:hint="eastAsia"/>
          <w:snapToGrid w:val="0"/>
          <w:spacing w:val="-2"/>
          <w:kern w:val="0"/>
        </w:rPr>
        <w:t>51</w:t>
      </w:r>
      <w:r w:rsidRPr="00EC1663">
        <w:rPr>
          <w:snapToGrid w:val="0"/>
          <w:spacing w:val="-2"/>
          <w:kern w:val="0"/>
        </w:rPr>
        <w:t>–</w:t>
      </w:r>
      <w:r w:rsidRPr="00EC1663">
        <w:rPr>
          <w:rFonts w:hint="eastAsia"/>
          <w:snapToGrid w:val="0"/>
          <w:spacing w:val="-2"/>
          <w:kern w:val="0"/>
        </w:rPr>
        <w:t>66</w:t>
      </w:r>
      <w:r w:rsidRPr="00EC1663">
        <w:rPr>
          <w:rFonts w:hint="eastAsia"/>
          <w:snapToGrid w:val="0"/>
          <w:spacing w:val="-2"/>
          <w:kern w:val="0"/>
        </w:rPr>
        <w:t>周、</w:t>
      </w:r>
      <w:r w:rsidRPr="00EC1663">
        <w:rPr>
          <w:rFonts w:hint="eastAsia"/>
          <w:snapToGrid w:val="0"/>
          <w:spacing w:val="-2"/>
          <w:kern w:val="0"/>
        </w:rPr>
        <w:t>36</w:t>
      </w:r>
      <w:r w:rsidRPr="00EC1663">
        <w:rPr>
          <w:snapToGrid w:val="0"/>
          <w:spacing w:val="-2"/>
          <w:kern w:val="0"/>
        </w:rPr>
        <w:t>–</w:t>
      </w:r>
      <w:r w:rsidRPr="00EC1663">
        <w:rPr>
          <w:rFonts w:hint="eastAsia"/>
          <w:snapToGrid w:val="0"/>
          <w:spacing w:val="-2"/>
          <w:kern w:val="0"/>
        </w:rPr>
        <w:t>66</w:t>
      </w:r>
      <w:r w:rsidRPr="00EC1663">
        <w:rPr>
          <w:rFonts w:hint="eastAsia"/>
          <w:snapToGrid w:val="0"/>
          <w:spacing w:val="-2"/>
          <w:kern w:val="0"/>
        </w:rPr>
        <w:t>周）脱氯速率超过</w:t>
      </w:r>
      <w:r w:rsidRPr="00EC1663">
        <w:rPr>
          <w:rFonts w:hint="eastAsia"/>
          <w:snapToGrid w:val="0"/>
          <w:spacing w:val="-2"/>
          <w:kern w:val="0"/>
        </w:rPr>
        <w:t>T-1</w:t>
      </w:r>
      <w:r>
        <w:rPr>
          <w:rFonts w:hint="eastAsia"/>
        </w:rPr>
        <w:t>实验组，表现出了很强的潜力。</w:t>
      </w:r>
      <w:r>
        <w:rPr>
          <w:rFonts w:hint="eastAsia"/>
        </w:rPr>
        <w:t>T-S</w:t>
      </w:r>
      <w:r>
        <w:rPr>
          <w:rFonts w:hint="eastAsia"/>
        </w:rPr>
        <w:t>实验组在</w:t>
      </w:r>
      <w:r>
        <w:rPr>
          <w:rFonts w:hint="eastAsia"/>
        </w:rPr>
        <w:t>36</w:t>
      </w:r>
      <w:r>
        <w:rPr>
          <w:rFonts w:hint="eastAsia"/>
        </w:rPr>
        <w:t>周之后降解</w:t>
      </w:r>
      <w:r>
        <w:rPr>
          <w:rFonts w:hint="eastAsia"/>
        </w:rPr>
        <w:t>PCB 153</w:t>
      </w:r>
      <w:r>
        <w:rPr>
          <w:rFonts w:hint="eastAsia"/>
        </w:rPr>
        <w:t>、</w:t>
      </w:r>
      <w:r>
        <w:rPr>
          <w:rFonts w:hint="eastAsia"/>
        </w:rPr>
        <w:t>PCB 170</w:t>
      </w:r>
      <w:r>
        <w:rPr>
          <w:rFonts w:hint="eastAsia"/>
        </w:rPr>
        <w:t>速率也明显加快。</w:t>
      </w:r>
    </w:p>
    <w:p w14:paraId="4545E112" w14:textId="77777777" w:rsidR="00296D36" w:rsidRDefault="00296D36" w:rsidP="00A95F90">
      <w:pPr>
        <w:adjustRightInd w:val="0"/>
        <w:snapToGrid w:val="0"/>
        <w:spacing w:line="300" w:lineRule="auto"/>
        <w:ind w:firstLineChars="200" w:firstLine="480"/>
      </w:pPr>
      <w:r w:rsidRPr="002C31AE">
        <w:rPr>
          <w:rFonts w:hint="eastAsia"/>
        </w:rPr>
        <w:t>由图</w:t>
      </w:r>
      <w:r w:rsidRPr="002C31AE">
        <w:rPr>
          <w:rFonts w:hint="eastAsia"/>
        </w:rPr>
        <w:t>3-2</w:t>
      </w:r>
      <w:r w:rsidRPr="002C31AE">
        <w:rPr>
          <w:rFonts w:hint="eastAsia"/>
        </w:rPr>
        <w:t>还可以看出，第</w:t>
      </w:r>
      <w:r w:rsidRPr="002C31AE">
        <w:rPr>
          <w:rFonts w:hint="eastAsia"/>
        </w:rPr>
        <w:t>66</w:t>
      </w:r>
      <w:r w:rsidRPr="002C31AE">
        <w:rPr>
          <w:rFonts w:hint="eastAsia"/>
        </w:rPr>
        <w:t>周时，在产甲烷条件下的</w:t>
      </w:r>
      <w:r w:rsidRPr="002C31AE">
        <w:rPr>
          <w:rFonts w:hint="eastAsia"/>
        </w:rPr>
        <w:t>T-1</w:t>
      </w:r>
      <w:r w:rsidRPr="002C31AE">
        <w:rPr>
          <w:rFonts w:hint="eastAsia"/>
        </w:rPr>
        <w:t>组中除了</w:t>
      </w:r>
      <w:r w:rsidRPr="002C31AE">
        <w:rPr>
          <w:rFonts w:hint="eastAsia"/>
        </w:rPr>
        <w:t>PCB 5</w:t>
      </w:r>
      <w:r w:rsidRPr="002C31AE">
        <w:rPr>
          <w:rFonts w:hint="eastAsia"/>
        </w:rPr>
        <w:t>、</w:t>
      </w:r>
      <w:r w:rsidRPr="002C31AE">
        <w:rPr>
          <w:rFonts w:hint="eastAsia"/>
        </w:rPr>
        <w:t>PCB 12</w:t>
      </w:r>
      <w:r w:rsidRPr="002C31AE">
        <w:rPr>
          <w:rFonts w:hint="eastAsia"/>
        </w:rPr>
        <w:t>、</w:t>
      </w:r>
      <w:r w:rsidRPr="002C31AE">
        <w:rPr>
          <w:rFonts w:hint="eastAsia"/>
        </w:rPr>
        <w:t>PCB 105</w:t>
      </w:r>
      <w:r w:rsidRPr="002C31AE">
        <w:rPr>
          <w:rFonts w:hint="eastAsia"/>
        </w:rPr>
        <w:t>、</w:t>
      </w:r>
      <w:r w:rsidRPr="002C31AE">
        <w:rPr>
          <w:rFonts w:hint="eastAsia"/>
        </w:rPr>
        <w:t>PCB 114</w:t>
      </w:r>
      <w:r w:rsidRPr="002C31AE">
        <w:rPr>
          <w:rFonts w:hint="eastAsia"/>
        </w:rPr>
        <w:t>外，其他单体尚未到达平台期，仍可能继续进行脱氯反应。而对于硫酸盐还原条件下的</w:t>
      </w:r>
      <w:r w:rsidRPr="002C31AE">
        <w:rPr>
          <w:rFonts w:hint="eastAsia"/>
        </w:rPr>
        <w:t>T-S</w:t>
      </w:r>
      <w:r w:rsidRPr="002C31AE">
        <w:rPr>
          <w:rFonts w:hint="eastAsia"/>
        </w:rPr>
        <w:t>组和三价铁还原条件下的</w:t>
      </w:r>
      <w:r w:rsidRPr="002C31AE">
        <w:rPr>
          <w:rFonts w:hint="eastAsia"/>
        </w:rPr>
        <w:t>T-Fe</w:t>
      </w:r>
      <w:r w:rsidRPr="002C31AE">
        <w:rPr>
          <w:rFonts w:hint="eastAsia"/>
        </w:rPr>
        <w:t>组而言，更多的单体还处于反应阶段。这意味着对本底中硫酸盐或铁含量较高的底泥修复</w:t>
      </w:r>
      <w:r w:rsidRPr="002C31AE">
        <w:rPr>
          <w:rFonts w:hint="eastAsia"/>
        </w:rPr>
        <w:lastRenderedPageBreak/>
        <w:t>时，需要充分考虑竞争电子受体的影响，延长反应时间，以达到更好的修复效果。</w:t>
      </w:r>
    </w:p>
    <w:p w14:paraId="24D836F3" w14:textId="77777777" w:rsidR="00296D36" w:rsidRPr="002C31AE" w:rsidRDefault="00296D36" w:rsidP="00A95F90">
      <w:pPr>
        <w:adjustRightInd w:val="0"/>
        <w:snapToGrid w:val="0"/>
        <w:spacing w:line="300" w:lineRule="auto"/>
        <w:ind w:firstLineChars="200" w:firstLine="468"/>
      </w:pPr>
      <w:r w:rsidRPr="00EC1663">
        <w:rPr>
          <w:rFonts w:hint="eastAsia"/>
          <w:snapToGrid w:val="0"/>
          <w:spacing w:val="-3"/>
          <w:kern w:val="0"/>
        </w:rPr>
        <w:t>与美国格拉斯河和哈德逊河相比，</w:t>
      </w:r>
      <w:r w:rsidRPr="00EC1663">
        <w:rPr>
          <w:snapToGrid w:val="0"/>
          <w:spacing w:val="-3"/>
          <w:kern w:val="0"/>
        </w:rPr>
        <w:t>太湖底泥的脱氯较慢</w:t>
      </w:r>
      <w:r w:rsidRPr="00EC1663">
        <w:rPr>
          <w:rFonts w:hint="eastAsia"/>
          <w:snapToGrid w:val="0"/>
          <w:spacing w:val="-3"/>
          <w:kern w:val="0"/>
        </w:rPr>
        <w:t>，</w:t>
      </w:r>
      <w:r w:rsidRPr="00EC1663">
        <w:rPr>
          <w:snapToGrid w:val="0"/>
          <w:spacing w:val="-3"/>
          <w:kern w:val="0"/>
        </w:rPr>
        <w:t>主要是由于</w:t>
      </w:r>
      <w:r w:rsidRPr="00EC1663">
        <w:rPr>
          <w:snapToGrid w:val="0"/>
          <w:spacing w:val="-3"/>
          <w:kern w:val="0"/>
        </w:rPr>
        <w:t>PCB</w:t>
      </w:r>
      <w:r w:rsidRPr="002C31AE">
        <w:t xml:space="preserve"> 64</w:t>
      </w:r>
      <w:r w:rsidRPr="002C31AE">
        <w:t>、</w:t>
      </w:r>
      <w:r w:rsidRPr="002C31AE">
        <w:t>PCB 71</w:t>
      </w:r>
      <w:r w:rsidRPr="002C31AE">
        <w:t>和</w:t>
      </w:r>
      <w:r w:rsidRPr="002C31AE">
        <w:t>PCB 149</w:t>
      </w:r>
      <w:r w:rsidRPr="002C31AE">
        <w:t>降解缓慢导致</w:t>
      </w:r>
      <w:r w:rsidRPr="00CE452C">
        <w:rPr>
          <w:noProof/>
          <w:vertAlign w:val="superscript"/>
        </w:rPr>
        <w:t>[59]</w:t>
      </w:r>
      <w:r w:rsidRPr="002C31AE">
        <w:rPr>
          <w:rFonts w:hint="eastAsia"/>
        </w:rPr>
        <w:t>。</w:t>
      </w:r>
      <w:r w:rsidRPr="002C31AE">
        <w:t>分析其结构发现这三种多氯联苯单体均为在一个苯环上同时出现两个邻位取代氯的结构（</w:t>
      </w:r>
      <w:r w:rsidRPr="002C31AE">
        <w:t>26-</w:t>
      </w:r>
      <w:r w:rsidRPr="002C31AE">
        <w:t>），</w:t>
      </w:r>
      <w:r>
        <w:rPr>
          <w:rFonts w:hint="eastAsia"/>
        </w:rPr>
        <w:t>推测</w:t>
      </w:r>
      <w:r w:rsidRPr="002C31AE">
        <w:t>太湖本土微生物中很可能缺乏针对该结构多氯联苯的脱氯菌株</w:t>
      </w:r>
      <w:r w:rsidRPr="002C31AE">
        <w:t>/</w:t>
      </w:r>
      <w:r w:rsidRPr="002C31AE">
        <w:t>脱氯酶，后续需要通过分子生物学技术进行深入的微生物群落和基因研究来验证。可以考虑通过外加来自格拉斯河等底泥的脱氯菌富集培养液来</w:t>
      </w:r>
      <w:r w:rsidRPr="002C31AE">
        <w:rPr>
          <w:rFonts w:hint="eastAsia"/>
        </w:rPr>
        <w:t>加强</w:t>
      </w:r>
      <w:r w:rsidRPr="002C31AE">
        <w:t>对这</w:t>
      </w:r>
      <w:r w:rsidRPr="002C31AE">
        <w:rPr>
          <w:rFonts w:hint="eastAsia"/>
        </w:rPr>
        <w:t>3</w:t>
      </w:r>
      <w:r w:rsidRPr="002C31AE">
        <w:rPr>
          <w:rFonts w:hint="eastAsia"/>
        </w:rPr>
        <w:t>种多氯联苯单体的降解。</w:t>
      </w:r>
    </w:p>
    <w:p w14:paraId="15C0BFBA" w14:textId="77777777" w:rsidR="00296D36" w:rsidRPr="002735B4" w:rsidRDefault="00296D36" w:rsidP="003A4A6B">
      <w:pPr>
        <w:pStyle w:val="11"/>
        <w:snapToGrid w:val="0"/>
        <w:spacing w:beforeLines="100" w:before="312" w:line="300" w:lineRule="auto"/>
      </w:pPr>
      <w:bookmarkStart w:id="164" w:name="_Toc346463104"/>
      <w:r>
        <w:rPr>
          <w:rFonts w:hint="eastAsia"/>
        </w:rPr>
        <w:t>3</w:t>
      </w:r>
      <w:r w:rsidRPr="002735B4">
        <w:rPr>
          <w:rFonts w:hint="eastAsia"/>
        </w:rPr>
        <w:t>.3</w:t>
      </w:r>
      <w:r>
        <w:rPr>
          <w:rFonts w:hint="eastAsia"/>
        </w:rPr>
        <w:t xml:space="preserve"> </w:t>
      </w:r>
      <w:r w:rsidRPr="002735B4">
        <w:rPr>
          <w:rFonts w:hint="eastAsia"/>
        </w:rPr>
        <w:t>多氯联苯脱氯程度</w:t>
      </w:r>
      <w:bookmarkEnd w:id="164"/>
    </w:p>
    <w:p w14:paraId="1E8805EF" w14:textId="77777777" w:rsidR="00296D36" w:rsidRDefault="00296D36" w:rsidP="00A95F90">
      <w:pPr>
        <w:snapToGrid w:val="0"/>
        <w:spacing w:line="300" w:lineRule="auto"/>
        <w:ind w:firstLine="482"/>
        <w:rPr>
          <w:szCs w:val="22"/>
        </w:rPr>
      </w:pPr>
      <w:r>
        <w:rPr>
          <w:rFonts w:hint="eastAsia"/>
          <w:szCs w:val="22"/>
        </w:rPr>
        <w:t>研究中常用每联苯</w:t>
      </w:r>
      <w:r w:rsidRPr="009F2A72">
        <w:rPr>
          <w:rFonts w:hint="eastAsia"/>
          <w:szCs w:val="22"/>
        </w:rPr>
        <w:t>平均氯原子数目</w:t>
      </w:r>
      <w:r w:rsidRPr="00E5599B">
        <w:rPr>
          <w:rFonts w:hint="eastAsia"/>
          <w:szCs w:val="22"/>
        </w:rPr>
        <w:t>（</w:t>
      </w:r>
      <w:r w:rsidRPr="00E5599B">
        <w:rPr>
          <w:rFonts w:hint="eastAsia"/>
          <w:szCs w:val="22"/>
        </w:rPr>
        <w:t>Chlorines per biphenyl</w:t>
      </w:r>
      <w:r>
        <w:rPr>
          <w:rFonts w:hint="eastAsia"/>
          <w:szCs w:val="22"/>
        </w:rPr>
        <w:t>，</w:t>
      </w:r>
      <w:r w:rsidRPr="00E5599B">
        <w:rPr>
          <w:rFonts w:hint="eastAsia"/>
          <w:szCs w:val="22"/>
        </w:rPr>
        <w:t>CPB</w:t>
      </w:r>
      <w:r w:rsidRPr="00E5599B">
        <w:rPr>
          <w:rFonts w:hint="eastAsia"/>
          <w:szCs w:val="22"/>
        </w:rPr>
        <w:t>）</w:t>
      </w:r>
      <w:r>
        <w:rPr>
          <w:rFonts w:hint="eastAsia"/>
          <w:szCs w:val="22"/>
        </w:rPr>
        <w:t>，即氯原子总摩尔浓度与</w:t>
      </w:r>
      <w:r w:rsidRPr="009F2A72">
        <w:rPr>
          <w:rFonts w:hint="eastAsia"/>
          <w:szCs w:val="22"/>
        </w:rPr>
        <w:t>多氯联苯总摩尔浓度</w:t>
      </w:r>
      <w:r>
        <w:rPr>
          <w:rFonts w:hint="eastAsia"/>
          <w:szCs w:val="22"/>
        </w:rPr>
        <w:t>的比值，衡量多氯联苯脱氯效果</w:t>
      </w:r>
      <w:r w:rsidRPr="002723F0">
        <w:rPr>
          <w:noProof/>
          <w:szCs w:val="22"/>
          <w:vertAlign w:val="superscript"/>
        </w:rPr>
        <w:t>[48, 69, 70]</w:t>
      </w:r>
      <w:r>
        <w:rPr>
          <w:rFonts w:hint="eastAsia"/>
          <w:szCs w:val="22"/>
        </w:rPr>
        <w:t>。</w:t>
      </w:r>
      <w:r>
        <w:rPr>
          <w:rFonts w:hint="eastAsia"/>
          <w:szCs w:val="22"/>
        </w:rPr>
        <w:t>Rhee</w:t>
      </w:r>
      <w:r>
        <w:rPr>
          <w:rFonts w:hint="eastAsia"/>
          <w:szCs w:val="22"/>
        </w:rPr>
        <w:t>等</w:t>
      </w:r>
      <w:r w:rsidRPr="002723F0">
        <w:rPr>
          <w:noProof/>
          <w:szCs w:val="22"/>
          <w:vertAlign w:val="superscript"/>
        </w:rPr>
        <w:t>[71]</w:t>
      </w:r>
      <w:r>
        <w:rPr>
          <w:rFonts w:hint="eastAsia"/>
          <w:szCs w:val="22"/>
        </w:rPr>
        <w:t>基于实验结果提出</w:t>
      </w:r>
      <w:r>
        <w:rPr>
          <w:rFonts w:hint="eastAsia"/>
          <w:szCs w:val="22"/>
        </w:rPr>
        <w:t>CPB</w:t>
      </w:r>
      <w:r>
        <w:rPr>
          <w:rFonts w:hint="eastAsia"/>
          <w:szCs w:val="22"/>
        </w:rPr>
        <w:t>曲线模型，曲线分为</w:t>
      </w:r>
      <w:r>
        <w:rPr>
          <w:szCs w:val="22"/>
        </w:rPr>
        <w:t>滞后</w:t>
      </w:r>
      <w:r>
        <w:rPr>
          <w:rFonts w:hint="eastAsia"/>
          <w:szCs w:val="22"/>
        </w:rPr>
        <w:t>期、快速下降期以及平台期三个阶段。图</w:t>
      </w:r>
      <w:r>
        <w:rPr>
          <w:rFonts w:hint="eastAsia"/>
          <w:szCs w:val="22"/>
        </w:rPr>
        <w:t>3-3</w:t>
      </w:r>
      <w:r>
        <w:rPr>
          <w:rFonts w:hint="eastAsia"/>
          <w:szCs w:val="22"/>
        </w:rPr>
        <w:t>为实验周期内三个实验组</w:t>
      </w:r>
      <w:r>
        <w:rPr>
          <w:rFonts w:hint="eastAsia"/>
          <w:szCs w:val="22"/>
        </w:rPr>
        <w:t>CPB</w:t>
      </w:r>
      <w:r>
        <w:rPr>
          <w:rFonts w:hint="eastAsia"/>
          <w:szCs w:val="22"/>
        </w:rPr>
        <w:t>的变化情况。由图可知，脱氯</w:t>
      </w:r>
      <w:r w:rsidRPr="00013860">
        <w:rPr>
          <w:rFonts w:hint="eastAsia"/>
          <w:szCs w:val="22"/>
        </w:rPr>
        <w:t>程度从大到小排序为</w:t>
      </w:r>
      <w:r w:rsidRPr="00013860">
        <w:rPr>
          <w:rFonts w:hint="eastAsia"/>
          <w:szCs w:val="22"/>
        </w:rPr>
        <w:t>T-1&gt;T-Fe&gt;T-S</w:t>
      </w:r>
      <w:r w:rsidRPr="00013860">
        <w:rPr>
          <w:rFonts w:hint="eastAsia"/>
          <w:szCs w:val="22"/>
        </w:rPr>
        <w:t>。</w:t>
      </w:r>
    </w:p>
    <w:p w14:paraId="6358609D" w14:textId="77777777" w:rsidR="00296D36" w:rsidRDefault="00296D36" w:rsidP="00A95F90">
      <w:pPr>
        <w:snapToGrid w:val="0"/>
        <w:spacing w:line="300" w:lineRule="auto"/>
        <w:ind w:firstLine="482"/>
      </w:pPr>
      <w:r>
        <w:rPr>
          <w:rFonts w:hint="eastAsia"/>
          <w:szCs w:val="22"/>
        </w:rPr>
        <w:t>截至</w:t>
      </w:r>
      <w:r>
        <w:rPr>
          <w:rFonts w:hint="eastAsia"/>
          <w:szCs w:val="22"/>
        </w:rPr>
        <w:t>66</w:t>
      </w:r>
      <w:r>
        <w:rPr>
          <w:rFonts w:hint="eastAsia"/>
          <w:szCs w:val="22"/>
        </w:rPr>
        <w:t>周，</w:t>
      </w:r>
      <w:r>
        <w:rPr>
          <w:rFonts w:hint="eastAsia"/>
          <w:szCs w:val="22"/>
        </w:rPr>
        <w:t>T-1</w:t>
      </w:r>
      <w:r>
        <w:rPr>
          <w:rFonts w:hint="eastAsia"/>
          <w:szCs w:val="22"/>
        </w:rPr>
        <w:t>实验组每联苯</w:t>
      </w:r>
      <w:r w:rsidRPr="009F2A72">
        <w:rPr>
          <w:rFonts w:hint="eastAsia"/>
          <w:szCs w:val="22"/>
        </w:rPr>
        <w:t>平均氯原子数目</w:t>
      </w:r>
      <w:r>
        <w:rPr>
          <w:rFonts w:hint="eastAsia"/>
          <w:szCs w:val="22"/>
        </w:rPr>
        <w:t>由</w:t>
      </w:r>
      <w:r>
        <w:rPr>
          <w:rFonts w:hint="eastAsia"/>
        </w:rPr>
        <w:t>4</w:t>
      </w:r>
      <w:r>
        <w:t>.36</w:t>
      </w:r>
      <w:r>
        <w:rPr>
          <w:rFonts w:hint="eastAsia"/>
        </w:rPr>
        <w:t xml:space="preserve"> </w:t>
      </w:r>
      <w:r>
        <w:t>±</w:t>
      </w:r>
      <w:r>
        <w:rPr>
          <w:rFonts w:ascii="宋体" w:hAnsi="宋体" w:hint="eastAsia"/>
        </w:rPr>
        <w:t xml:space="preserve"> </w:t>
      </w:r>
      <w:r>
        <w:t>0.02</w:t>
      </w:r>
      <w:r>
        <w:rPr>
          <w:rFonts w:hint="eastAsia"/>
        </w:rPr>
        <w:t>降至</w:t>
      </w:r>
      <w:r>
        <w:rPr>
          <w:rFonts w:hint="eastAsia"/>
        </w:rPr>
        <w:t>3</w:t>
      </w:r>
      <w:r>
        <w:t>.</w:t>
      </w:r>
      <w:r>
        <w:rPr>
          <w:rFonts w:hint="eastAsia"/>
        </w:rPr>
        <w:t xml:space="preserve">29 </w:t>
      </w:r>
      <w:r>
        <w:t>±</w:t>
      </w:r>
      <w:r>
        <w:rPr>
          <w:rFonts w:ascii="宋体" w:hAnsi="宋体" w:hint="eastAsia"/>
        </w:rPr>
        <w:t xml:space="preserve"> </w:t>
      </w:r>
      <w:r>
        <w:t>0.</w:t>
      </w:r>
      <w:r>
        <w:rPr>
          <w:rFonts w:hint="eastAsia"/>
        </w:rPr>
        <w:t>11</w:t>
      </w:r>
      <w:r>
        <w:rPr>
          <w:rFonts w:hint="eastAsia"/>
        </w:rPr>
        <w:t>。第</w:t>
      </w:r>
      <w:r>
        <w:rPr>
          <w:rFonts w:hint="eastAsia"/>
        </w:rPr>
        <w:t>3</w:t>
      </w:r>
      <w:r>
        <w:t>–</w:t>
      </w:r>
      <w:r>
        <w:rPr>
          <w:rFonts w:hint="eastAsia"/>
        </w:rPr>
        <w:t>18</w:t>
      </w:r>
      <w:r>
        <w:rPr>
          <w:rFonts w:hint="eastAsia"/>
        </w:rPr>
        <w:t>周，</w:t>
      </w:r>
      <w:r>
        <w:rPr>
          <w:rFonts w:hint="eastAsia"/>
          <w:szCs w:val="22"/>
        </w:rPr>
        <w:t>CPB</w:t>
      </w:r>
      <w:r>
        <w:rPr>
          <w:rFonts w:hint="eastAsia"/>
          <w:szCs w:val="22"/>
        </w:rPr>
        <w:t>降解速率为</w:t>
      </w:r>
      <w:r>
        <w:rPr>
          <w:szCs w:val="22"/>
        </w:rPr>
        <w:t>0.0372</w:t>
      </w:r>
      <w:r>
        <w:rPr>
          <w:rFonts w:hint="eastAsia"/>
          <w:szCs w:val="22"/>
        </w:rPr>
        <w:t xml:space="preserve"> </w:t>
      </w:r>
      <w:r>
        <w:t>±</w:t>
      </w:r>
      <w:r>
        <w:rPr>
          <w:rFonts w:ascii="宋体" w:hAnsi="宋体" w:hint="eastAsia"/>
        </w:rPr>
        <w:t xml:space="preserve"> </w:t>
      </w:r>
      <w:r>
        <w:rPr>
          <w:szCs w:val="22"/>
        </w:rPr>
        <w:t>0.0018</w:t>
      </w:r>
      <w:r w:rsidRPr="009F2A72">
        <w:rPr>
          <w:rFonts w:hint="eastAsia"/>
          <w:szCs w:val="22"/>
        </w:rPr>
        <w:t>氯原子数</w:t>
      </w:r>
      <w:r>
        <w:rPr>
          <w:rFonts w:hint="eastAsia"/>
          <w:szCs w:val="22"/>
        </w:rPr>
        <w:t>/</w:t>
      </w:r>
      <w:r>
        <w:rPr>
          <w:rFonts w:hint="eastAsia"/>
          <w:szCs w:val="22"/>
        </w:rPr>
        <w:t>联苯</w:t>
      </w:r>
      <w:r w:rsidRPr="0071363A">
        <w:rPr>
          <w:rFonts w:eastAsia="楷体"/>
        </w:rPr>
        <w:t>·</w:t>
      </w:r>
      <w:r w:rsidRPr="00C97F36">
        <w:rPr>
          <w:rFonts w:hint="eastAsia"/>
        </w:rPr>
        <w:t>week</w:t>
      </w:r>
      <w:r w:rsidRPr="00C97F36">
        <w:rPr>
          <w:rFonts w:hint="eastAsia"/>
          <w:vertAlign w:val="superscript"/>
        </w:rPr>
        <w:t>-1</w:t>
      </w:r>
      <w:r>
        <w:rPr>
          <w:rFonts w:hint="eastAsia"/>
          <w:szCs w:val="22"/>
        </w:rPr>
        <w:t>；第</w:t>
      </w:r>
      <w:r>
        <w:rPr>
          <w:rFonts w:hint="eastAsia"/>
          <w:szCs w:val="22"/>
        </w:rPr>
        <w:t>18</w:t>
      </w:r>
      <w:r>
        <w:rPr>
          <w:rFonts w:hint="eastAsia"/>
          <w:szCs w:val="22"/>
        </w:rPr>
        <w:t>周到</w:t>
      </w:r>
      <w:r>
        <w:rPr>
          <w:rFonts w:hint="eastAsia"/>
          <w:szCs w:val="22"/>
        </w:rPr>
        <w:t>30</w:t>
      </w:r>
      <w:r>
        <w:rPr>
          <w:rFonts w:hint="eastAsia"/>
          <w:szCs w:val="22"/>
        </w:rPr>
        <w:t>周，变化速率减慢，为</w:t>
      </w:r>
      <w:r>
        <w:rPr>
          <w:szCs w:val="22"/>
        </w:rPr>
        <w:t>0.004</w:t>
      </w:r>
      <w:r>
        <w:rPr>
          <w:rFonts w:hint="eastAsia"/>
          <w:szCs w:val="22"/>
        </w:rPr>
        <w:t xml:space="preserve">7 </w:t>
      </w:r>
      <w:r>
        <w:t>±</w:t>
      </w:r>
      <w:r>
        <w:rPr>
          <w:rFonts w:ascii="宋体" w:hAnsi="宋体" w:hint="eastAsia"/>
        </w:rPr>
        <w:t xml:space="preserve"> </w:t>
      </w:r>
      <w:r>
        <w:rPr>
          <w:szCs w:val="22"/>
        </w:rPr>
        <w:t>0.0002</w:t>
      </w:r>
      <w:r w:rsidRPr="009F2A72">
        <w:rPr>
          <w:rFonts w:hint="eastAsia"/>
          <w:szCs w:val="22"/>
        </w:rPr>
        <w:t>氯原子数</w:t>
      </w:r>
      <w:r>
        <w:rPr>
          <w:rFonts w:hint="eastAsia"/>
          <w:szCs w:val="22"/>
        </w:rPr>
        <w:t>/</w:t>
      </w:r>
      <w:r>
        <w:rPr>
          <w:rFonts w:hint="eastAsia"/>
          <w:szCs w:val="22"/>
        </w:rPr>
        <w:t>联苯</w:t>
      </w:r>
      <w:r w:rsidRPr="0071363A">
        <w:rPr>
          <w:rFonts w:eastAsia="楷体"/>
        </w:rPr>
        <w:t>·</w:t>
      </w:r>
      <w:r w:rsidRPr="00C97F36">
        <w:rPr>
          <w:rFonts w:hint="eastAsia"/>
        </w:rPr>
        <w:t>week</w:t>
      </w:r>
      <w:r w:rsidRPr="00C97F36">
        <w:rPr>
          <w:rFonts w:hint="eastAsia"/>
          <w:vertAlign w:val="superscript"/>
        </w:rPr>
        <w:t>-1</w:t>
      </w:r>
      <w:r>
        <w:rPr>
          <w:rFonts w:hint="eastAsia"/>
          <w:szCs w:val="22"/>
        </w:rPr>
        <w:t>；</w:t>
      </w:r>
      <w:r>
        <w:rPr>
          <w:rFonts w:hint="eastAsia"/>
          <w:szCs w:val="22"/>
        </w:rPr>
        <w:t>30</w:t>
      </w:r>
      <w:r>
        <w:rPr>
          <w:rFonts w:hint="eastAsia"/>
          <w:szCs w:val="22"/>
        </w:rPr>
        <w:t>周之后</w:t>
      </w:r>
      <w:r>
        <w:rPr>
          <w:rFonts w:hint="eastAsia"/>
          <w:szCs w:val="22"/>
        </w:rPr>
        <w:t>CPB</w:t>
      </w:r>
      <w:r>
        <w:rPr>
          <w:rFonts w:hint="eastAsia"/>
          <w:szCs w:val="22"/>
        </w:rPr>
        <w:t>降低速率又增长为</w:t>
      </w:r>
      <w:r>
        <w:rPr>
          <w:szCs w:val="22"/>
        </w:rPr>
        <w:t>0.0145</w:t>
      </w:r>
      <w:r>
        <w:rPr>
          <w:rFonts w:hint="eastAsia"/>
          <w:szCs w:val="22"/>
        </w:rPr>
        <w:t xml:space="preserve"> </w:t>
      </w:r>
      <w:r>
        <w:t>±</w:t>
      </w:r>
      <w:r>
        <w:rPr>
          <w:rFonts w:ascii="宋体" w:hAnsi="宋体" w:hint="eastAsia"/>
        </w:rPr>
        <w:t xml:space="preserve"> </w:t>
      </w:r>
      <w:r>
        <w:rPr>
          <w:szCs w:val="22"/>
        </w:rPr>
        <w:t>0.003</w:t>
      </w:r>
      <w:r>
        <w:rPr>
          <w:rFonts w:hint="eastAsia"/>
          <w:szCs w:val="22"/>
        </w:rPr>
        <w:t>1</w:t>
      </w:r>
      <w:r w:rsidRPr="009F2A72">
        <w:rPr>
          <w:rFonts w:hint="eastAsia"/>
          <w:szCs w:val="22"/>
        </w:rPr>
        <w:t>氯原子数</w:t>
      </w:r>
      <w:r>
        <w:rPr>
          <w:rFonts w:hint="eastAsia"/>
          <w:szCs w:val="22"/>
        </w:rPr>
        <w:t>/</w:t>
      </w:r>
      <w:r>
        <w:rPr>
          <w:rFonts w:hint="eastAsia"/>
          <w:szCs w:val="22"/>
        </w:rPr>
        <w:t>联苯</w:t>
      </w:r>
      <w:r w:rsidRPr="0071363A">
        <w:rPr>
          <w:rFonts w:eastAsia="楷体"/>
        </w:rPr>
        <w:t>·</w:t>
      </w:r>
      <w:r w:rsidRPr="00C97F36">
        <w:rPr>
          <w:rFonts w:hint="eastAsia"/>
        </w:rPr>
        <w:t>week</w:t>
      </w:r>
      <w:r w:rsidRPr="00C97F36">
        <w:rPr>
          <w:rFonts w:hint="eastAsia"/>
          <w:vertAlign w:val="superscript"/>
        </w:rPr>
        <w:t>-1</w:t>
      </w:r>
      <w:r>
        <w:rPr>
          <w:rFonts w:hint="eastAsia"/>
        </w:rPr>
        <w:t>。</w:t>
      </w:r>
    </w:p>
    <w:p w14:paraId="507F491E" w14:textId="77777777" w:rsidR="00296D36" w:rsidRDefault="00296D36" w:rsidP="00A95F90">
      <w:pPr>
        <w:snapToGrid w:val="0"/>
        <w:spacing w:line="300" w:lineRule="auto"/>
        <w:ind w:firstLine="482"/>
      </w:pPr>
      <w:r>
        <w:rPr>
          <w:rFonts w:hint="eastAsia"/>
        </w:rPr>
        <w:t>从脱氯反应开始的第</w:t>
      </w:r>
      <w:r>
        <w:rPr>
          <w:rFonts w:hint="eastAsia"/>
        </w:rPr>
        <w:t>9</w:t>
      </w:r>
      <w:r>
        <w:rPr>
          <w:rFonts w:hint="eastAsia"/>
        </w:rPr>
        <w:t>周到第</w:t>
      </w:r>
      <w:r>
        <w:rPr>
          <w:rFonts w:hint="eastAsia"/>
        </w:rPr>
        <w:t>36</w:t>
      </w:r>
      <w:r>
        <w:rPr>
          <w:rFonts w:hint="eastAsia"/>
        </w:rPr>
        <w:t>周，</w:t>
      </w:r>
      <w:r>
        <w:rPr>
          <w:rFonts w:hint="eastAsia"/>
        </w:rPr>
        <w:t>T-S</w:t>
      </w:r>
      <w:r>
        <w:rPr>
          <w:rFonts w:hint="eastAsia"/>
        </w:rPr>
        <w:t>实验组</w:t>
      </w:r>
      <w:r>
        <w:rPr>
          <w:rFonts w:hint="eastAsia"/>
          <w:szCs w:val="22"/>
        </w:rPr>
        <w:t>CPB</w:t>
      </w:r>
      <w:r>
        <w:rPr>
          <w:rFonts w:hint="eastAsia"/>
          <w:szCs w:val="22"/>
        </w:rPr>
        <w:t>几乎没有下降。</w:t>
      </w:r>
      <w:r>
        <w:rPr>
          <w:rFonts w:hint="eastAsia"/>
          <w:szCs w:val="22"/>
        </w:rPr>
        <w:t>36</w:t>
      </w:r>
      <w:r>
        <w:rPr>
          <w:szCs w:val="22"/>
        </w:rPr>
        <w:t>–</w:t>
      </w:r>
      <w:r>
        <w:rPr>
          <w:rFonts w:hint="eastAsia"/>
          <w:szCs w:val="22"/>
        </w:rPr>
        <w:t>51</w:t>
      </w:r>
      <w:r>
        <w:rPr>
          <w:rFonts w:hint="eastAsia"/>
          <w:szCs w:val="22"/>
        </w:rPr>
        <w:t>周，</w:t>
      </w:r>
      <w:r>
        <w:rPr>
          <w:rFonts w:hint="eastAsia"/>
          <w:szCs w:val="22"/>
        </w:rPr>
        <w:t>CPB</w:t>
      </w:r>
      <w:r>
        <w:rPr>
          <w:rFonts w:hint="eastAsia"/>
          <w:szCs w:val="22"/>
        </w:rPr>
        <w:t>由</w:t>
      </w:r>
      <w:r>
        <w:rPr>
          <w:rFonts w:hint="eastAsia"/>
        </w:rPr>
        <w:t xml:space="preserve">4.381 </w:t>
      </w:r>
      <w:r>
        <w:t>±</w:t>
      </w:r>
      <w:r>
        <w:rPr>
          <w:rFonts w:ascii="宋体" w:hAnsi="宋体" w:hint="eastAsia"/>
        </w:rPr>
        <w:t xml:space="preserve"> </w:t>
      </w:r>
      <w:r>
        <w:t>0.0</w:t>
      </w:r>
      <w:r>
        <w:rPr>
          <w:rFonts w:hint="eastAsia"/>
        </w:rPr>
        <w:t>15</w:t>
      </w:r>
      <w:r>
        <w:rPr>
          <w:rFonts w:hint="eastAsia"/>
        </w:rPr>
        <w:t>降至</w:t>
      </w:r>
      <w:r>
        <w:rPr>
          <w:rFonts w:hint="eastAsia"/>
        </w:rPr>
        <w:t xml:space="preserve">4.273 </w:t>
      </w:r>
      <w:r>
        <w:t>±</w:t>
      </w:r>
      <w:r>
        <w:rPr>
          <w:rFonts w:ascii="宋体" w:hAnsi="宋体" w:hint="eastAsia"/>
        </w:rPr>
        <w:t xml:space="preserve"> </w:t>
      </w:r>
      <w:r>
        <w:t>0.0</w:t>
      </w:r>
      <w:r>
        <w:rPr>
          <w:rFonts w:hint="eastAsia"/>
        </w:rPr>
        <w:t>54</w:t>
      </w:r>
      <w:r>
        <w:rPr>
          <w:rFonts w:hint="eastAsia"/>
        </w:rPr>
        <w:t>；到第</w:t>
      </w:r>
      <w:r>
        <w:rPr>
          <w:rFonts w:hint="eastAsia"/>
        </w:rPr>
        <w:t>66</w:t>
      </w:r>
      <w:r>
        <w:rPr>
          <w:rFonts w:hint="eastAsia"/>
        </w:rPr>
        <w:t>周，</w:t>
      </w:r>
      <w:r>
        <w:rPr>
          <w:rFonts w:hint="eastAsia"/>
          <w:szCs w:val="22"/>
        </w:rPr>
        <w:t>每联苯</w:t>
      </w:r>
      <w:r w:rsidRPr="009F2A72">
        <w:rPr>
          <w:rFonts w:hint="eastAsia"/>
          <w:szCs w:val="22"/>
        </w:rPr>
        <w:t>平均氯原子数</w:t>
      </w:r>
      <w:r>
        <w:rPr>
          <w:rFonts w:hint="eastAsia"/>
          <w:szCs w:val="22"/>
        </w:rPr>
        <w:t>降低为</w:t>
      </w:r>
      <w:r>
        <w:rPr>
          <w:rFonts w:hint="eastAsia"/>
        </w:rPr>
        <w:t xml:space="preserve">3.936 </w:t>
      </w:r>
      <w:r>
        <w:t>±</w:t>
      </w:r>
      <w:r>
        <w:rPr>
          <w:rFonts w:ascii="宋体" w:hAnsi="宋体" w:hint="eastAsia"/>
        </w:rPr>
        <w:t xml:space="preserve"> </w:t>
      </w:r>
      <w:r>
        <w:t>0.0</w:t>
      </w:r>
      <w:r>
        <w:rPr>
          <w:rFonts w:hint="eastAsia"/>
        </w:rPr>
        <w:t>38</w:t>
      </w:r>
      <w:r>
        <w:rPr>
          <w:rFonts w:hint="eastAsia"/>
        </w:rPr>
        <w:t>。</w:t>
      </w:r>
    </w:p>
    <w:p w14:paraId="3E24D4D2" w14:textId="77777777" w:rsidR="00296D36" w:rsidRPr="00264402" w:rsidRDefault="00296D36" w:rsidP="00A95F90">
      <w:pPr>
        <w:snapToGrid w:val="0"/>
        <w:spacing w:line="300" w:lineRule="auto"/>
        <w:ind w:firstLine="482"/>
      </w:pPr>
      <w:r w:rsidRPr="007B046D">
        <w:rPr>
          <w:rFonts w:hint="eastAsia"/>
        </w:rPr>
        <w:t>T-Fe</w:t>
      </w:r>
      <w:r w:rsidRPr="007B046D">
        <w:rPr>
          <w:rFonts w:hint="eastAsia"/>
        </w:rPr>
        <w:t>实验组在</w:t>
      </w:r>
      <w:r w:rsidRPr="007B046D">
        <w:rPr>
          <w:rFonts w:hint="eastAsia"/>
        </w:rPr>
        <w:t>0</w:t>
      </w:r>
      <w:r>
        <w:t>–</w:t>
      </w:r>
      <w:r w:rsidRPr="007B046D">
        <w:rPr>
          <w:rFonts w:hint="eastAsia"/>
        </w:rPr>
        <w:t>21</w:t>
      </w:r>
      <w:r w:rsidRPr="007B046D">
        <w:rPr>
          <w:rFonts w:hint="eastAsia"/>
        </w:rPr>
        <w:t>周</w:t>
      </w:r>
      <w:r w:rsidRPr="007B046D">
        <w:rPr>
          <w:rFonts w:hint="eastAsia"/>
        </w:rPr>
        <w:t>CPB</w:t>
      </w:r>
      <w:r w:rsidRPr="007B046D">
        <w:rPr>
          <w:rFonts w:hint="eastAsia"/>
        </w:rPr>
        <w:t>几乎没有下降</w:t>
      </w:r>
      <w:r>
        <w:rPr>
          <w:rFonts w:hint="eastAsia"/>
        </w:rPr>
        <w:t>；</w:t>
      </w:r>
      <w:r w:rsidRPr="007B046D">
        <w:rPr>
          <w:rFonts w:hint="eastAsia"/>
        </w:rPr>
        <w:t>21</w:t>
      </w:r>
      <w:r w:rsidRPr="007B046D">
        <w:rPr>
          <w:rFonts w:hint="eastAsia"/>
        </w:rPr>
        <w:t>周</w:t>
      </w:r>
      <w:r>
        <w:t>–</w:t>
      </w:r>
      <w:r w:rsidRPr="007B046D">
        <w:rPr>
          <w:rFonts w:hint="eastAsia"/>
        </w:rPr>
        <w:t>51</w:t>
      </w:r>
      <w:r w:rsidRPr="007B046D">
        <w:rPr>
          <w:rFonts w:hint="eastAsia"/>
        </w:rPr>
        <w:t>周</w:t>
      </w:r>
      <w:r>
        <w:rPr>
          <w:rFonts w:hint="eastAsia"/>
        </w:rPr>
        <w:t>，</w:t>
      </w:r>
      <w:r w:rsidRPr="007B046D">
        <w:rPr>
          <w:rFonts w:hint="eastAsia"/>
        </w:rPr>
        <w:t>CPB</w:t>
      </w:r>
      <w:r>
        <w:rPr>
          <w:rFonts w:hint="eastAsia"/>
        </w:rPr>
        <w:t>由</w:t>
      </w:r>
      <w:r>
        <w:rPr>
          <w:rFonts w:hint="eastAsia"/>
        </w:rPr>
        <w:t xml:space="preserve">4.403 </w:t>
      </w:r>
      <w:r>
        <w:t>±</w:t>
      </w:r>
      <w:r>
        <w:rPr>
          <w:rFonts w:ascii="宋体" w:hAnsi="宋体" w:hint="eastAsia"/>
        </w:rPr>
        <w:t xml:space="preserve"> </w:t>
      </w:r>
      <w:r>
        <w:t>0.0</w:t>
      </w:r>
      <w:r>
        <w:rPr>
          <w:rFonts w:hint="eastAsia"/>
        </w:rPr>
        <w:t>14</w:t>
      </w:r>
      <w:r>
        <w:rPr>
          <w:rFonts w:hint="eastAsia"/>
        </w:rPr>
        <w:t>降为</w:t>
      </w:r>
      <w:r>
        <w:rPr>
          <w:rFonts w:hint="eastAsia"/>
        </w:rPr>
        <w:t xml:space="preserve">3.881 </w:t>
      </w:r>
      <w:r>
        <w:t>±</w:t>
      </w:r>
      <w:r>
        <w:rPr>
          <w:rFonts w:ascii="宋体" w:hAnsi="宋体" w:hint="eastAsia"/>
        </w:rPr>
        <w:t xml:space="preserve"> </w:t>
      </w:r>
      <w:r>
        <w:t>0.0</w:t>
      </w:r>
      <w:r>
        <w:rPr>
          <w:rFonts w:hint="eastAsia"/>
        </w:rPr>
        <w:t>81</w:t>
      </w:r>
      <w:r>
        <w:rPr>
          <w:rFonts w:hint="eastAsia"/>
        </w:rPr>
        <w:t>，</w:t>
      </w:r>
      <w:r w:rsidRPr="007B046D">
        <w:rPr>
          <w:rFonts w:hint="eastAsia"/>
        </w:rPr>
        <w:t>变化速率为</w:t>
      </w:r>
      <w:r w:rsidRPr="007B046D">
        <w:rPr>
          <w:rFonts w:hint="eastAsia"/>
        </w:rPr>
        <w:t xml:space="preserve">0.016 </w:t>
      </w:r>
      <w:r>
        <w:t>±</w:t>
      </w:r>
      <w:r w:rsidRPr="001B3B53">
        <w:rPr>
          <w:rFonts w:hint="eastAsia"/>
        </w:rPr>
        <w:t xml:space="preserve"> </w:t>
      </w:r>
      <w:r w:rsidRPr="001B3B53">
        <w:t>0.00</w:t>
      </w:r>
      <w:r w:rsidRPr="001B3B53">
        <w:rPr>
          <w:rFonts w:hint="eastAsia"/>
        </w:rPr>
        <w:t>2</w:t>
      </w:r>
      <w:r w:rsidRPr="007B046D">
        <w:rPr>
          <w:rFonts w:hint="eastAsia"/>
          <w:szCs w:val="22"/>
        </w:rPr>
        <w:t>氯原子数</w:t>
      </w:r>
      <w:r w:rsidRPr="007B046D">
        <w:rPr>
          <w:rFonts w:hint="eastAsia"/>
          <w:szCs w:val="22"/>
        </w:rPr>
        <w:t>/</w:t>
      </w:r>
      <w:r w:rsidRPr="007B046D">
        <w:rPr>
          <w:rFonts w:hint="eastAsia"/>
          <w:szCs w:val="22"/>
        </w:rPr>
        <w:t>联苯</w:t>
      </w:r>
      <w:r w:rsidRPr="0071363A">
        <w:rPr>
          <w:rFonts w:eastAsia="楷体"/>
        </w:rPr>
        <w:t>·</w:t>
      </w:r>
      <w:r w:rsidRPr="007B046D">
        <w:rPr>
          <w:rFonts w:hint="eastAsia"/>
        </w:rPr>
        <w:t>week</w:t>
      </w:r>
      <w:r w:rsidRPr="007B046D">
        <w:rPr>
          <w:rFonts w:hint="eastAsia"/>
          <w:vertAlign w:val="superscript"/>
        </w:rPr>
        <w:t>-1</w:t>
      </w:r>
      <w:r>
        <w:rPr>
          <w:rFonts w:ascii="宋体" w:hAnsi="宋体" w:hint="eastAsia"/>
        </w:rPr>
        <w:t>；</w:t>
      </w:r>
      <w:r w:rsidRPr="007B046D">
        <w:rPr>
          <w:rFonts w:hint="eastAsia"/>
        </w:rPr>
        <w:t>51</w:t>
      </w:r>
      <w:r>
        <w:t>–</w:t>
      </w:r>
      <w:r w:rsidRPr="007B046D">
        <w:rPr>
          <w:rFonts w:hint="eastAsia"/>
        </w:rPr>
        <w:t>66</w:t>
      </w:r>
      <w:r w:rsidRPr="007B046D">
        <w:rPr>
          <w:rFonts w:hint="eastAsia"/>
        </w:rPr>
        <w:t>周</w:t>
      </w:r>
      <w:r>
        <w:rPr>
          <w:rFonts w:hint="eastAsia"/>
        </w:rPr>
        <w:t>，</w:t>
      </w:r>
      <w:r w:rsidRPr="007B046D">
        <w:rPr>
          <w:rFonts w:hint="eastAsia"/>
        </w:rPr>
        <w:t>CPB</w:t>
      </w:r>
      <w:r>
        <w:rPr>
          <w:rFonts w:hint="eastAsia"/>
        </w:rPr>
        <w:t>降至</w:t>
      </w:r>
      <w:r>
        <w:rPr>
          <w:rFonts w:hint="eastAsia"/>
        </w:rPr>
        <w:t xml:space="preserve">3.376 </w:t>
      </w:r>
      <w:r>
        <w:t>±</w:t>
      </w:r>
      <w:r>
        <w:rPr>
          <w:rFonts w:ascii="宋体" w:hAnsi="宋体" w:hint="eastAsia"/>
        </w:rPr>
        <w:t xml:space="preserve"> </w:t>
      </w:r>
      <w:r>
        <w:t>0.</w:t>
      </w:r>
      <w:r>
        <w:rPr>
          <w:rFonts w:hint="eastAsia"/>
        </w:rPr>
        <w:t>115</w:t>
      </w:r>
      <w:r>
        <w:rPr>
          <w:rFonts w:hint="eastAsia"/>
        </w:rPr>
        <w:t>，</w:t>
      </w:r>
      <w:r w:rsidRPr="007B046D">
        <w:rPr>
          <w:rFonts w:hint="eastAsia"/>
        </w:rPr>
        <w:t>平均降低速率为</w:t>
      </w:r>
      <w:r w:rsidRPr="007B046D">
        <w:rPr>
          <w:rFonts w:hint="eastAsia"/>
        </w:rPr>
        <w:t>0.034</w:t>
      </w:r>
      <w:r w:rsidRPr="007B046D">
        <w:rPr>
          <w:rFonts w:hint="eastAsia"/>
          <w:szCs w:val="22"/>
        </w:rPr>
        <w:t>氯原子数</w:t>
      </w:r>
      <w:r w:rsidRPr="007B046D">
        <w:rPr>
          <w:rFonts w:hint="eastAsia"/>
          <w:szCs w:val="22"/>
        </w:rPr>
        <w:t>/</w:t>
      </w:r>
      <w:r w:rsidRPr="007B046D">
        <w:rPr>
          <w:rFonts w:hint="eastAsia"/>
          <w:szCs w:val="22"/>
        </w:rPr>
        <w:t>联苯</w:t>
      </w:r>
      <w:r w:rsidRPr="0071363A">
        <w:rPr>
          <w:rFonts w:eastAsia="楷体"/>
        </w:rPr>
        <w:t>·</w:t>
      </w:r>
      <w:r w:rsidRPr="007B046D">
        <w:rPr>
          <w:rFonts w:hint="eastAsia"/>
        </w:rPr>
        <w:t>week</w:t>
      </w:r>
      <w:r w:rsidRPr="007B046D">
        <w:rPr>
          <w:rFonts w:hint="eastAsia"/>
          <w:vertAlign w:val="superscript"/>
        </w:rPr>
        <w:t>-1</w:t>
      </w:r>
      <w:r w:rsidRPr="007B046D">
        <w:rPr>
          <w:rFonts w:hint="eastAsia"/>
        </w:rPr>
        <w:t>。</w:t>
      </w:r>
    </w:p>
    <w:p w14:paraId="26055CB9" w14:textId="77777777" w:rsidR="00296D36" w:rsidRDefault="000D221E" w:rsidP="00A95F90">
      <w:pPr>
        <w:snapToGrid w:val="0"/>
        <w:spacing w:line="288" w:lineRule="auto"/>
        <w:jc w:val="center"/>
        <w:rPr>
          <w:szCs w:val="22"/>
        </w:rPr>
      </w:pPr>
      <w:r>
        <w:rPr>
          <w:noProof/>
        </w:rPr>
        <w:pict w14:anchorId="1749E5B5">
          <v:line id="直线连接符 4"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9pt,25.65pt" to="117.9pt,17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" strokecolor="#7f7f7f [1612]" strokeweight=".5pt">
            <v:stroke dashstyle="1 1" endcap="round"/>
            <v:shadow opacity="24903f" origin=",.5" offset="0,.55556mm"/>
          </v:line>
        </w:pict>
      </w:r>
      <w:r>
        <w:rPr>
          <w:noProof/>
        </w:rPr>
        <w:pict w14:anchorId="08FE1F48">
          <v:line id="直线连接符 1" o:spid="_x0000_s1051" style="position:absolute;left:0;text-align:left;z-index:251684864;visibility:visible;mso-wrap-style:square;mso-wrap-distance-left:9pt;mso-wrap-distance-top:0;mso-wrap-distance-right:9pt;mso-wrap-distance-bottom:0;mso-position-horizontal-relative:text;mso-position-vertical-relative:text" from="167.75pt,79.7pt" to="167.75pt,169.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" strokecolor="#7f7f7f [1612]" strokeweight=".5pt">
            <v:stroke dashstyle="1 1" endcap="round"/>
            <v:shadow opacity="24903f" origin=",.5" offset="0,.55556mm"/>
          </v:line>
        </w:pict>
      </w:r>
      <w:r>
        <w:rPr>
          <w:noProof/>
        </w:rPr>
        <w:pict w14:anchorId="1802CE6C">
          <v:line id="直线连接符 2" o:spid="_x0000_s1052" style="position:absolute;left:0;text-align:left;flip:y;z-index:251685888;visibility:visible;mso-wrap-style:square;mso-wrap-distance-left:9pt;mso-wrap-distance-top:0;mso-wrap-distance-right:9pt;mso-wrap-distance-bottom:0;mso-position-horizontal-relative:text;mso-position-vertical-relative:text" from="226.65pt,8pt" to="226.65pt,5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" strokecolor="#7f7f7f [1612]" strokeweight=".5pt">
            <v:stroke dashstyle="1 1" endcap="round"/>
            <v:shadow opacity="24903f" origin=",.5" offset="0,.55556mm"/>
          </v:line>
        </w:pict>
      </w:r>
      <w:r>
        <w:rPr>
          <w:noProof/>
        </w:rPr>
        <w:pict w14:anchorId="3EB5C0BA">
          <v:line id="_x0000_s1055" style="position:absolute;left:0;text-align:left;flip:y;z-index:251688960;visibility:visible;mso-wrap-style:square;mso-wrap-distance-left:9pt;mso-wrap-distance-top:0;mso-wrap-distance-right:9pt;mso-wrap-distance-bottom:0;mso-position-horizontal-relative:text;mso-position-vertical-relative:text" from="206.35pt,85.2pt" to="206.35pt,17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" strokecolor="#7f7f7f [1612]" strokeweight=".5pt">
            <v:stroke dashstyle="1 1" endcap="round"/>
            <v:shadow opacity="24903f" origin=",.5" offset="0,.55556mm"/>
          </v:line>
        </w:pict>
      </w:r>
      <w:r>
        <w:rPr>
          <w:noProof/>
        </w:rPr>
        <w:pict w14:anchorId="5DAF81F3">
          <v:line id="直线连接符 3" o:spid="_x0000_s1053" style="position:absolute;left:0;text-align:left;flip:y;z-index:251686912;visibility:visible;mso-wrap-style:square;mso-wrap-distance-left:9pt;mso-wrap-distance-top:0;mso-wrap-distance-right:9pt;mso-wrap-distance-bottom:0;mso-position-horizontal-relative:text;mso-position-vertical-relative:text" from="137.9pt,7.35pt" to="137.9pt,2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" strokecolor="#7f7f7f [1612]" strokeweight=".5pt">
            <v:stroke dashstyle="1 1" endcap="round"/>
            <v:shadow opacity="24903f" origin=",.5" offset="0,.55556mm"/>
          </v:line>
        </w:pict>
      </w:r>
      <w:r>
        <w:pict w14:anchorId="31193413">
          <v:shape id="_x0000_i1043" type="#_x0000_t75" style="width:271.9pt;height:198.4pt;mso-position-vertical:absolute">
            <v:imagedata r:id="rId62" o:title="" croptop="4931f"/>
          </v:shape>
        </w:pict>
      </w:r>
    </w:p>
    <w:p w14:paraId="36C2F648" w14:textId="77777777" w:rsidR="00296D36" w:rsidRPr="001D4E4A" w:rsidRDefault="00296D36" w:rsidP="00A95F90">
      <w:pPr>
        <w:snapToGrid w:val="0"/>
        <w:spacing w:after="50" w:line="300" w:lineRule="auto"/>
        <w:ind w:firstLine="420"/>
        <w:jc w:val="center"/>
        <w:rPr>
          <w:sz w:val="21"/>
          <w:szCs w:val="21"/>
        </w:rPr>
      </w:pPr>
      <w:r w:rsidRPr="001D4E4A">
        <w:rPr>
          <w:rFonts w:hint="eastAsia"/>
          <w:sz w:val="21"/>
          <w:szCs w:val="21"/>
        </w:rPr>
        <w:t>图</w:t>
      </w:r>
      <w:r w:rsidRPr="001D4E4A">
        <w:rPr>
          <w:rFonts w:hint="eastAsia"/>
          <w:sz w:val="21"/>
          <w:szCs w:val="21"/>
        </w:rPr>
        <w:t>3-3 CPB</w:t>
      </w:r>
      <w:r w:rsidRPr="001D4E4A">
        <w:rPr>
          <w:rFonts w:hint="eastAsia"/>
          <w:sz w:val="21"/>
          <w:szCs w:val="21"/>
        </w:rPr>
        <w:t>变化</w:t>
      </w:r>
    </w:p>
    <w:p w14:paraId="706EF029" w14:textId="77777777" w:rsidR="00296D36" w:rsidRPr="00F37DC3" w:rsidRDefault="00296D36" w:rsidP="003A4A6B">
      <w:pPr>
        <w:adjustRightInd w:val="0"/>
        <w:snapToGrid w:val="0"/>
        <w:spacing w:beforeLines="50" w:before="156" w:line="300" w:lineRule="auto"/>
        <w:ind w:firstLineChars="200" w:firstLine="480"/>
      </w:pPr>
      <w:r>
        <w:rPr>
          <w:rFonts w:hint="eastAsia"/>
          <w:szCs w:val="22"/>
        </w:rPr>
        <w:lastRenderedPageBreak/>
        <w:t>到第</w:t>
      </w:r>
      <w:r>
        <w:rPr>
          <w:rFonts w:hint="eastAsia"/>
          <w:szCs w:val="22"/>
        </w:rPr>
        <w:t>66</w:t>
      </w:r>
      <w:r>
        <w:rPr>
          <w:rFonts w:hint="eastAsia"/>
          <w:szCs w:val="22"/>
        </w:rPr>
        <w:t>周，各实验组</w:t>
      </w:r>
      <w:r>
        <w:rPr>
          <w:rFonts w:hint="eastAsia"/>
          <w:szCs w:val="22"/>
        </w:rPr>
        <w:t>CPB</w:t>
      </w:r>
      <w:r>
        <w:rPr>
          <w:rFonts w:hint="eastAsia"/>
          <w:szCs w:val="22"/>
        </w:rPr>
        <w:t>仍有良好的下降趋势，均未到达平台期，预计脱氯降解反应可以继续进行。值得注意的是，</w:t>
      </w:r>
      <w:r>
        <w:rPr>
          <w:rFonts w:hint="eastAsia"/>
        </w:rPr>
        <w:t>在</w:t>
      </w:r>
      <w:r>
        <w:rPr>
          <w:rFonts w:hint="eastAsia"/>
        </w:rPr>
        <w:t>T-S</w:t>
      </w:r>
      <w:r>
        <w:rPr>
          <w:rFonts w:hint="eastAsia"/>
        </w:rPr>
        <w:t>、</w:t>
      </w:r>
      <w:r>
        <w:rPr>
          <w:rFonts w:hint="eastAsia"/>
        </w:rPr>
        <w:t>T-Fe</w:t>
      </w:r>
      <w:r>
        <w:rPr>
          <w:rFonts w:hint="eastAsia"/>
        </w:rPr>
        <w:t>实验组中，</w:t>
      </w:r>
      <w:r w:rsidRPr="00D52180">
        <w:rPr>
          <w:rFonts w:hint="eastAsia"/>
        </w:rPr>
        <w:t>由于</w:t>
      </w:r>
      <w:r w:rsidRPr="00D52180">
        <w:rPr>
          <w:rFonts w:hint="eastAsia"/>
        </w:rPr>
        <w:t>PCB 5</w:t>
      </w:r>
      <w:r w:rsidRPr="00D52180">
        <w:rPr>
          <w:rFonts w:hint="eastAsia"/>
        </w:rPr>
        <w:t>、</w:t>
      </w:r>
      <w:r w:rsidRPr="00D52180">
        <w:rPr>
          <w:rFonts w:hint="eastAsia"/>
        </w:rPr>
        <w:t>PCB</w:t>
      </w:r>
      <w:r>
        <w:rPr>
          <w:rFonts w:hint="eastAsia"/>
        </w:rPr>
        <w:t xml:space="preserve"> </w:t>
      </w:r>
      <w:r w:rsidRPr="00D52180">
        <w:rPr>
          <w:rFonts w:hint="eastAsia"/>
        </w:rPr>
        <w:t>12</w:t>
      </w:r>
      <w:r w:rsidRPr="00D52180">
        <w:rPr>
          <w:rFonts w:hint="eastAsia"/>
        </w:rPr>
        <w:t>在反应体系中优先降解，生</w:t>
      </w:r>
      <w:r w:rsidRPr="00770317">
        <w:rPr>
          <w:rFonts w:hint="eastAsia"/>
        </w:rPr>
        <w:t>成</w:t>
      </w:r>
      <w:r w:rsidRPr="00770317">
        <w:rPr>
          <w:rFonts w:hint="eastAsia"/>
        </w:rPr>
        <w:t>PCB 1</w:t>
      </w:r>
      <w:r w:rsidRPr="00770317">
        <w:rPr>
          <w:rFonts w:hint="eastAsia"/>
        </w:rPr>
        <w:t>、</w:t>
      </w:r>
      <w:r w:rsidRPr="00770317">
        <w:rPr>
          <w:rFonts w:hint="eastAsia"/>
        </w:rPr>
        <w:t>PCB 2</w:t>
      </w:r>
      <w:r w:rsidRPr="00770317">
        <w:rPr>
          <w:rFonts w:hint="eastAsia"/>
        </w:rPr>
        <w:t>、</w:t>
      </w:r>
      <w:r w:rsidRPr="00770317">
        <w:rPr>
          <w:rFonts w:hint="eastAsia"/>
        </w:rPr>
        <w:t>PCB 3</w:t>
      </w:r>
      <w:r w:rsidRPr="00770317">
        <w:rPr>
          <w:rFonts w:hint="eastAsia"/>
        </w:rPr>
        <w:t>，进</w:t>
      </w:r>
      <w:r>
        <w:rPr>
          <w:rFonts w:hint="eastAsia"/>
        </w:rPr>
        <w:t>一步脱氯成为联苯，而体系中的高氯代</w:t>
      </w:r>
      <w:r>
        <w:rPr>
          <w:rFonts w:hint="eastAsia"/>
        </w:rPr>
        <w:t>PCBs</w:t>
      </w:r>
      <w:r>
        <w:rPr>
          <w:rFonts w:hint="eastAsia"/>
        </w:rPr>
        <w:t>降解不多，表现为</w:t>
      </w:r>
      <w:r>
        <w:rPr>
          <w:rFonts w:hint="eastAsia"/>
        </w:rPr>
        <w:t>CPB</w:t>
      </w:r>
      <w:r>
        <w:rPr>
          <w:rFonts w:hint="eastAsia"/>
        </w:rPr>
        <w:t>开始下降的时间点晚于</w:t>
      </w:r>
      <w:r>
        <w:rPr>
          <w:rFonts w:hint="eastAsia"/>
        </w:rPr>
        <w:t>PCBs</w:t>
      </w:r>
      <w:r>
        <w:rPr>
          <w:rFonts w:hint="eastAsia"/>
        </w:rPr>
        <w:t>降解的时点，以及反应早期</w:t>
      </w:r>
      <w:r>
        <w:rPr>
          <w:rFonts w:hint="eastAsia"/>
        </w:rPr>
        <w:t>CPB</w:t>
      </w:r>
      <w:r>
        <w:rPr>
          <w:rFonts w:hint="eastAsia"/>
        </w:rPr>
        <w:t>不降反升。</w:t>
      </w:r>
      <w:r>
        <w:rPr>
          <w:rFonts w:hint="eastAsia"/>
          <w:szCs w:val="22"/>
        </w:rPr>
        <w:t>用</w:t>
      </w:r>
      <w:r>
        <w:rPr>
          <w:rFonts w:hint="eastAsia"/>
          <w:szCs w:val="22"/>
        </w:rPr>
        <w:t>CPB</w:t>
      </w:r>
      <w:r>
        <w:rPr>
          <w:rFonts w:hint="eastAsia"/>
          <w:szCs w:val="22"/>
        </w:rPr>
        <w:t>衡量多氯联苯的脱氯效果时，未考虑体系中完全脱氯为联苯的情况，会低估脱氯程度。</w:t>
      </w:r>
    </w:p>
    <w:p w14:paraId="6B004416" w14:textId="77777777" w:rsidR="00296D36" w:rsidRPr="002735B4" w:rsidRDefault="00296D36" w:rsidP="003A4A6B">
      <w:pPr>
        <w:pStyle w:val="11"/>
        <w:snapToGrid w:val="0"/>
        <w:spacing w:beforeLines="100" w:before="312" w:line="300" w:lineRule="auto"/>
      </w:pPr>
      <w:bookmarkStart w:id="165" w:name="_Toc346463105"/>
      <w:r>
        <w:rPr>
          <w:rFonts w:hint="eastAsia"/>
        </w:rPr>
        <w:t>3</w:t>
      </w:r>
      <w:r w:rsidRPr="002735B4">
        <w:rPr>
          <w:rFonts w:hint="eastAsia"/>
        </w:rPr>
        <w:t xml:space="preserve">.4 </w:t>
      </w:r>
      <w:r w:rsidRPr="002735B4">
        <w:rPr>
          <w:rFonts w:hint="eastAsia"/>
        </w:rPr>
        <w:t>多氯联苯</w:t>
      </w:r>
      <w:r>
        <w:rPr>
          <w:rFonts w:hint="eastAsia"/>
        </w:rPr>
        <w:t>脱氯产物及总脱氯速率</w:t>
      </w:r>
      <w:bookmarkEnd w:id="165"/>
    </w:p>
    <w:p w14:paraId="0440EF1D" w14:textId="77777777" w:rsidR="00296D36" w:rsidRDefault="00296D36" w:rsidP="00A95F90">
      <w:pPr>
        <w:pStyle w:val="10"/>
        <w:adjustRightInd w:val="0"/>
        <w:snapToGrid w:val="0"/>
        <w:spacing w:line="300" w:lineRule="auto"/>
        <w:ind w:firstLineChars="0" w:firstLine="482"/>
        <w:rPr>
          <w:kern w:val="2"/>
          <w:sz w:val="24"/>
          <w:szCs w:val="22"/>
        </w:rPr>
      </w:pPr>
      <w:r w:rsidRPr="000251E5">
        <w:rPr>
          <w:rFonts w:hint="eastAsia"/>
          <w:kern w:val="2"/>
          <w:sz w:val="24"/>
          <w:szCs w:val="22"/>
        </w:rPr>
        <w:t>母体</w:t>
      </w:r>
      <w:r w:rsidRPr="000251E5">
        <w:rPr>
          <w:rFonts w:hint="eastAsia"/>
          <w:kern w:val="2"/>
          <w:sz w:val="24"/>
          <w:szCs w:val="22"/>
        </w:rPr>
        <w:t>PCBs</w:t>
      </w:r>
      <w:r w:rsidRPr="000251E5">
        <w:rPr>
          <w:rFonts w:hint="eastAsia"/>
          <w:kern w:val="2"/>
          <w:sz w:val="24"/>
          <w:szCs w:val="22"/>
        </w:rPr>
        <w:t>脱氯产生子代</w:t>
      </w:r>
      <w:r w:rsidRPr="000251E5">
        <w:rPr>
          <w:rFonts w:hint="eastAsia"/>
          <w:kern w:val="2"/>
          <w:sz w:val="24"/>
          <w:szCs w:val="22"/>
        </w:rPr>
        <w:t>PCBs</w:t>
      </w:r>
      <w:r w:rsidRPr="000251E5">
        <w:rPr>
          <w:rFonts w:hint="eastAsia"/>
          <w:kern w:val="2"/>
          <w:sz w:val="24"/>
          <w:szCs w:val="22"/>
        </w:rPr>
        <w:t>，反应体系中</w:t>
      </w:r>
      <w:r w:rsidRPr="000251E5">
        <w:rPr>
          <w:rFonts w:hint="eastAsia"/>
          <w:kern w:val="2"/>
          <w:sz w:val="24"/>
          <w:szCs w:val="22"/>
        </w:rPr>
        <w:t>PCB</w:t>
      </w:r>
      <w:r w:rsidRPr="000251E5">
        <w:rPr>
          <w:rFonts w:hint="eastAsia"/>
          <w:kern w:val="2"/>
          <w:sz w:val="24"/>
          <w:szCs w:val="22"/>
        </w:rPr>
        <w:t>单体种类增多。脱氯产物的检出与定量是评估反应体系生态风险的重要步骤。</w:t>
      </w:r>
    </w:p>
    <w:p w14:paraId="4A21ED66" w14:textId="77777777" w:rsidR="00296D36" w:rsidRDefault="00296D36" w:rsidP="00A95F90">
      <w:pPr>
        <w:adjustRightInd w:val="0"/>
        <w:snapToGrid w:val="0"/>
        <w:spacing w:line="300" w:lineRule="auto"/>
        <w:ind w:firstLine="480"/>
        <w:rPr>
          <w:highlight w:val="yellow"/>
        </w:rPr>
      </w:pPr>
      <w:r w:rsidRPr="00770317">
        <w:rPr>
          <w:rFonts w:hint="eastAsia"/>
        </w:rPr>
        <w:t>在</w:t>
      </w:r>
      <w:r w:rsidRPr="00770317">
        <w:rPr>
          <w:rFonts w:hint="eastAsia"/>
        </w:rPr>
        <w:t>T-1</w:t>
      </w:r>
      <w:r w:rsidRPr="00770317">
        <w:rPr>
          <w:rFonts w:hint="eastAsia"/>
        </w:rPr>
        <w:t>组中，第</w:t>
      </w:r>
      <w:r w:rsidRPr="00770317">
        <w:rPr>
          <w:rFonts w:hint="eastAsia"/>
        </w:rPr>
        <w:t>6</w:t>
      </w:r>
      <w:r w:rsidRPr="00770317">
        <w:rPr>
          <w:rFonts w:hint="eastAsia"/>
        </w:rPr>
        <w:t>周首次发现了脱氯产物，有</w:t>
      </w:r>
      <w:r w:rsidRPr="00770317">
        <w:rPr>
          <w:rFonts w:hint="eastAsia"/>
        </w:rPr>
        <w:t>PCB 1</w:t>
      </w:r>
      <w:r w:rsidRPr="00770317">
        <w:rPr>
          <w:rFonts w:hint="eastAsia"/>
        </w:rPr>
        <w:t>、</w:t>
      </w:r>
      <w:r w:rsidRPr="00770317">
        <w:rPr>
          <w:rFonts w:hint="eastAsia"/>
        </w:rPr>
        <w:t xml:space="preserve">PCB </w:t>
      </w:r>
      <w:r w:rsidRPr="002A505A">
        <w:rPr>
          <w:rFonts w:hint="eastAsia"/>
        </w:rPr>
        <w:t>2</w:t>
      </w:r>
      <w:r w:rsidRPr="002A505A">
        <w:rPr>
          <w:rFonts w:hint="eastAsia"/>
        </w:rPr>
        <w:t>、</w:t>
      </w:r>
      <w:r w:rsidRPr="002A505A">
        <w:rPr>
          <w:rFonts w:hint="eastAsia"/>
        </w:rPr>
        <w:t>PCB 25</w:t>
      </w:r>
      <w:r w:rsidRPr="002A505A">
        <w:rPr>
          <w:rFonts w:hint="eastAsia"/>
        </w:rPr>
        <w:t>、</w:t>
      </w:r>
      <w:r w:rsidRPr="002A505A">
        <w:rPr>
          <w:rFonts w:hint="eastAsia"/>
        </w:rPr>
        <w:t>PCB 27</w:t>
      </w:r>
      <w:r w:rsidRPr="002A505A">
        <w:rPr>
          <w:rFonts w:hint="eastAsia"/>
        </w:rPr>
        <w:t>、</w:t>
      </w:r>
      <w:r w:rsidRPr="002A505A">
        <w:rPr>
          <w:rFonts w:hint="eastAsia"/>
        </w:rPr>
        <w:t>PCB 31</w:t>
      </w:r>
      <w:r w:rsidRPr="002A505A">
        <w:rPr>
          <w:rFonts w:hint="eastAsia"/>
        </w:rPr>
        <w:t>、</w:t>
      </w:r>
      <w:r w:rsidRPr="002A505A">
        <w:rPr>
          <w:rFonts w:hint="eastAsia"/>
        </w:rPr>
        <w:t>PCB 32</w:t>
      </w:r>
      <w:r w:rsidRPr="002A505A">
        <w:rPr>
          <w:rFonts w:hint="eastAsia"/>
        </w:rPr>
        <w:t>、</w:t>
      </w:r>
      <w:r w:rsidRPr="002A505A">
        <w:rPr>
          <w:rFonts w:hint="eastAsia"/>
        </w:rPr>
        <w:t>PCB 33</w:t>
      </w:r>
      <w:r w:rsidRPr="002A505A">
        <w:rPr>
          <w:rFonts w:hint="eastAsia"/>
        </w:rPr>
        <w:t>、</w:t>
      </w:r>
      <w:r w:rsidRPr="002A505A">
        <w:rPr>
          <w:rFonts w:hint="eastAsia"/>
        </w:rPr>
        <w:t>PCB 52</w:t>
      </w:r>
      <w:r w:rsidRPr="002A505A">
        <w:rPr>
          <w:rFonts w:hint="eastAsia"/>
        </w:rPr>
        <w:t>、</w:t>
      </w:r>
      <w:r w:rsidRPr="002A505A">
        <w:rPr>
          <w:rFonts w:hint="eastAsia"/>
        </w:rPr>
        <w:t>PCB 55</w:t>
      </w:r>
      <w:r w:rsidRPr="002A505A">
        <w:rPr>
          <w:rFonts w:hint="eastAsia"/>
        </w:rPr>
        <w:t>、</w:t>
      </w:r>
      <w:r w:rsidRPr="002A505A">
        <w:rPr>
          <w:rFonts w:hint="eastAsia"/>
        </w:rPr>
        <w:t>PCB 56</w:t>
      </w:r>
      <w:r w:rsidRPr="002A505A">
        <w:rPr>
          <w:rFonts w:hint="eastAsia"/>
        </w:rPr>
        <w:t>、</w:t>
      </w:r>
      <w:r w:rsidRPr="002A505A">
        <w:rPr>
          <w:rFonts w:hint="eastAsia"/>
        </w:rPr>
        <w:t>PC</w:t>
      </w:r>
      <w:r w:rsidRPr="00770317">
        <w:rPr>
          <w:rFonts w:hint="eastAsia"/>
        </w:rPr>
        <w:t>B 63</w:t>
      </w:r>
      <w:r w:rsidRPr="00770317">
        <w:rPr>
          <w:rFonts w:hint="eastAsia"/>
        </w:rPr>
        <w:t>、</w:t>
      </w:r>
      <w:r w:rsidRPr="00770317">
        <w:rPr>
          <w:rFonts w:hint="eastAsia"/>
        </w:rPr>
        <w:t>PCB 66</w:t>
      </w:r>
      <w:r w:rsidRPr="00770317">
        <w:rPr>
          <w:rFonts w:hint="eastAsia"/>
        </w:rPr>
        <w:t>、</w:t>
      </w:r>
      <w:r w:rsidRPr="00770317">
        <w:rPr>
          <w:rFonts w:hint="eastAsia"/>
        </w:rPr>
        <w:t>PCB 74</w:t>
      </w:r>
      <w:r w:rsidRPr="00770317">
        <w:rPr>
          <w:rFonts w:hint="eastAsia"/>
        </w:rPr>
        <w:t>、</w:t>
      </w:r>
      <w:r w:rsidRPr="002A505A">
        <w:rPr>
          <w:rFonts w:hint="eastAsia"/>
        </w:rPr>
        <w:t>PCB 90</w:t>
      </w:r>
      <w:r w:rsidRPr="00770317">
        <w:rPr>
          <w:rFonts w:hint="eastAsia"/>
        </w:rPr>
        <w:t>、</w:t>
      </w:r>
      <w:r w:rsidRPr="00770317">
        <w:rPr>
          <w:rFonts w:hint="eastAsia"/>
        </w:rPr>
        <w:t>PCB95</w:t>
      </w:r>
      <w:r w:rsidRPr="00770317">
        <w:rPr>
          <w:rFonts w:hint="eastAsia"/>
        </w:rPr>
        <w:t>、</w:t>
      </w:r>
      <w:r w:rsidRPr="00770317">
        <w:rPr>
          <w:rFonts w:hint="eastAsia"/>
        </w:rPr>
        <w:t>PCB 99</w:t>
      </w:r>
      <w:r w:rsidRPr="00770317">
        <w:rPr>
          <w:rFonts w:hint="eastAsia"/>
        </w:rPr>
        <w:t>、</w:t>
      </w:r>
      <w:r w:rsidRPr="00770317">
        <w:rPr>
          <w:rFonts w:hint="eastAsia"/>
        </w:rPr>
        <w:t>PCB 101</w:t>
      </w:r>
      <w:r w:rsidRPr="00770317">
        <w:rPr>
          <w:rFonts w:hint="eastAsia"/>
        </w:rPr>
        <w:t>、</w:t>
      </w:r>
      <w:r w:rsidRPr="00770317">
        <w:rPr>
          <w:rFonts w:hint="eastAsia"/>
        </w:rPr>
        <w:t>PCB 102</w:t>
      </w:r>
      <w:r w:rsidRPr="00770317">
        <w:rPr>
          <w:rFonts w:hint="eastAsia"/>
        </w:rPr>
        <w:t>、</w:t>
      </w:r>
      <w:r w:rsidRPr="00770317">
        <w:rPr>
          <w:rFonts w:hint="eastAsia"/>
        </w:rPr>
        <w:t>PCB 130</w:t>
      </w:r>
      <w:r w:rsidRPr="00770317">
        <w:rPr>
          <w:rFonts w:hint="eastAsia"/>
        </w:rPr>
        <w:t>、</w:t>
      </w:r>
      <w:r w:rsidRPr="00770317">
        <w:rPr>
          <w:rFonts w:hint="eastAsia"/>
        </w:rPr>
        <w:t>PCB 137</w:t>
      </w:r>
      <w:r w:rsidRPr="00770317">
        <w:rPr>
          <w:rFonts w:hint="eastAsia"/>
        </w:rPr>
        <w:t>、</w:t>
      </w:r>
      <w:r w:rsidRPr="00770317">
        <w:rPr>
          <w:rFonts w:hint="eastAsia"/>
        </w:rPr>
        <w:t>PCB 138</w:t>
      </w:r>
      <w:r>
        <w:rPr>
          <w:rFonts w:hint="eastAsia"/>
        </w:rPr>
        <w:t>。脱氯产物种类多，且出现了添加的母体的二代子产物</w:t>
      </w:r>
      <w:r w:rsidRPr="002A505A">
        <w:rPr>
          <w:rFonts w:hint="eastAsia"/>
        </w:rPr>
        <w:t>PCB 25</w:t>
      </w:r>
      <w:r>
        <w:rPr>
          <w:rFonts w:hint="eastAsia"/>
        </w:rPr>
        <w:t>（</w:t>
      </w:r>
      <w:r>
        <w:rPr>
          <w:rFonts w:hint="eastAsia"/>
        </w:rPr>
        <w:t>PCB 105</w:t>
      </w:r>
      <w:r>
        <w:rPr>
          <w:rFonts w:hint="eastAsia"/>
        </w:rPr>
        <w:t>的二代脱氯产物）</w:t>
      </w:r>
      <w:r w:rsidRPr="002A505A">
        <w:rPr>
          <w:rFonts w:hint="eastAsia"/>
        </w:rPr>
        <w:t>、</w:t>
      </w:r>
      <w:r w:rsidRPr="002A505A">
        <w:rPr>
          <w:rFonts w:hint="eastAsia"/>
        </w:rPr>
        <w:t xml:space="preserve">PCB 52 </w:t>
      </w:r>
      <w:r>
        <w:rPr>
          <w:rFonts w:hint="eastAsia"/>
        </w:rPr>
        <w:t>（</w:t>
      </w:r>
      <w:r>
        <w:rPr>
          <w:rFonts w:hint="eastAsia"/>
        </w:rPr>
        <w:t>PCB 149</w:t>
      </w:r>
      <w:r>
        <w:rPr>
          <w:rFonts w:hint="eastAsia"/>
        </w:rPr>
        <w:t>的二代脱氯产物）、</w:t>
      </w:r>
      <w:r w:rsidRPr="002A505A">
        <w:rPr>
          <w:rFonts w:hint="eastAsia"/>
        </w:rPr>
        <w:t>PCB 90</w:t>
      </w:r>
      <w:r>
        <w:rPr>
          <w:rFonts w:hint="eastAsia"/>
        </w:rPr>
        <w:t>（</w:t>
      </w:r>
      <w:r>
        <w:rPr>
          <w:rFonts w:hint="eastAsia"/>
        </w:rPr>
        <w:t>PCB 170</w:t>
      </w:r>
      <w:r>
        <w:rPr>
          <w:rFonts w:hint="eastAsia"/>
        </w:rPr>
        <w:t>的二代脱氯产物）。</w:t>
      </w:r>
    </w:p>
    <w:p w14:paraId="129D2EEF" w14:textId="77777777" w:rsidR="00296D36" w:rsidRPr="00C01161" w:rsidRDefault="00296D36" w:rsidP="00A95F90">
      <w:pPr>
        <w:adjustRightInd w:val="0"/>
        <w:snapToGrid w:val="0"/>
        <w:spacing w:line="300" w:lineRule="auto"/>
        <w:ind w:firstLine="480"/>
        <w:rPr>
          <w:highlight w:val="yellow"/>
        </w:rPr>
      </w:pPr>
      <w:r w:rsidRPr="002A505A">
        <w:rPr>
          <w:rFonts w:hint="eastAsia"/>
        </w:rPr>
        <w:t xml:space="preserve">T-S </w:t>
      </w:r>
      <w:r w:rsidRPr="002A505A">
        <w:rPr>
          <w:rFonts w:hint="eastAsia"/>
        </w:rPr>
        <w:t>实验组在第</w:t>
      </w:r>
      <w:r w:rsidRPr="002A505A">
        <w:rPr>
          <w:rFonts w:hint="eastAsia"/>
        </w:rPr>
        <w:t>9</w:t>
      </w:r>
      <w:r w:rsidRPr="002A505A">
        <w:rPr>
          <w:rFonts w:hint="eastAsia"/>
        </w:rPr>
        <w:t>周时，检测到脱氯产物</w:t>
      </w:r>
      <w:r w:rsidRPr="002A505A">
        <w:rPr>
          <w:rFonts w:hint="eastAsia"/>
        </w:rPr>
        <w:t>PCB 25</w:t>
      </w:r>
      <w:r w:rsidRPr="002A505A">
        <w:rPr>
          <w:rFonts w:hint="eastAsia"/>
        </w:rPr>
        <w:t>、</w:t>
      </w:r>
      <w:r w:rsidRPr="00770317">
        <w:rPr>
          <w:rFonts w:hint="eastAsia"/>
        </w:rPr>
        <w:t>PCB 32</w:t>
      </w:r>
      <w:r w:rsidRPr="00770317">
        <w:rPr>
          <w:rFonts w:hint="eastAsia"/>
        </w:rPr>
        <w:t>、</w:t>
      </w:r>
      <w:r w:rsidRPr="00770317">
        <w:rPr>
          <w:rFonts w:hint="eastAsia"/>
        </w:rPr>
        <w:t>PCB 63</w:t>
      </w:r>
      <w:r w:rsidRPr="00770317">
        <w:rPr>
          <w:rFonts w:hint="eastAsia"/>
        </w:rPr>
        <w:t>、</w:t>
      </w:r>
      <w:r w:rsidRPr="00770317">
        <w:rPr>
          <w:rFonts w:hint="eastAsia"/>
        </w:rPr>
        <w:t>PCB 66</w:t>
      </w:r>
      <w:r w:rsidRPr="002A505A">
        <w:rPr>
          <w:rFonts w:hint="eastAsia"/>
        </w:rPr>
        <w:t>；</w:t>
      </w:r>
      <w:r w:rsidRPr="00770317">
        <w:rPr>
          <w:rFonts w:hint="eastAsia"/>
        </w:rPr>
        <w:t xml:space="preserve">T-Fe </w:t>
      </w:r>
      <w:r w:rsidRPr="00770317">
        <w:rPr>
          <w:rFonts w:hint="eastAsia"/>
        </w:rPr>
        <w:t>实验组中在第</w:t>
      </w:r>
      <w:r w:rsidRPr="00770317">
        <w:rPr>
          <w:rFonts w:hint="eastAsia"/>
        </w:rPr>
        <w:t>9</w:t>
      </w:r>
      <w:r w:rsidRPr="00770317">
        <w:rPr>
          <w:rFonts w:hint="eastAsia"/>
        </w:rPr>
        <w:t>周时检测到脱氯产物</w:t>
      </w:r>
      <w:r w:rsidRPr="00770317">
        <w:rPr>
          <w:rFonts w:hint="eastAsia"/>
        </w:rPr>
        <w:t>PCB 66</w:t>
      </w:r>
      <w:r w:rsidRPr="00770317">
        <w:rPr>
          <w:rFonts w:hint="eastAsia"/>
        </w:rPr>
        <w:t>、</w:t>
      </w:r>
      <w:r w:rsidRPr="00770317">
        <w:rPr>
          <w:rFonts w:hint="eastAsia"/>
        </w:rPr>
        <w:t>PCB 138</w:t>
      </w:r>
      <w:r w:rsidRPr="00770317">
        <w:rPr>
          <w:rFonts w:hint="eastAsia"/>
        </w:rPr>
        <w:t>。</w:t>
      </w:r>
    </w:p>
    <w:p w14:paraId="331E483D" w14:textId="77777777" w:rsidR="00296D36" w:rsidRPr="004E67EF" w:rsidRDefault="00296D36" w:rsidP="00A95F90">
      <w:pPr>
        <w:adjustRightInd w:val="0"/>
        <w:snapToGrid w:val="0"/>
        <w:spacing w:line="300" w:lineRule="auto"/>
        <w:ind w:firstLine="480"/>
      </w:pPr>
      <w:r>
        <w:rPr>
          <w:rFonts w:hint="eastAsia"/>
        </w:rPr>
        <w:t>由于在脱氯产物初次检出时，</w:t>
      </w:r>
      <w:r>
        <w:rPr>
          <w:rFonts w:hint="eastAsia"/>
        </w:rPr>
        <w:t>T-1</w:t>
      </w:r>
      <w:r>
        <w:rPr>
          <w:rFonts w:hint="eastAsia"/>
        </w:rPr>
        <w:t>实验组母体</w:t>
      </w:r>
      <w:r>
        <w:rPr>
          <w:rFonts w:hint="eastAsia"/>
        </w:rPr>
        <w:t>PCBs</w:t>
      </w:r>
      <w:r>
        <w:rPr>
          <w:rFonts w:hint="eastAsia"/>
        </w:rPr>
        <w:t>浓度降低较其他两组多，认为</w:t>
      </w:r>
      <w:r>
        <w:rPr>
          <w:rFonts w:hint="eastAsia"/>
        </w:rPr>
        <w:t>T-1</w:t>
      </w:r>
      <w:r>
        <w:rPr>
          <w:rFonts w:hint="eastAsia"/>
        </w:rPr>
        <w:t>组反应起始时间为第</w:t>
      </w:r>
      <w:r>
        <w:rPr>
          <w:rFonts w:hint="eastAsia"/>
        </w:rPr>
        <w:t>3</w:t>
      </w:r>
      <w:r>
        <w:t>–</w:t>
      </w:r>
      <w:r>
        <w:rPr>
          <w:rFonts w:hint="eastAsia"/>
        </w:rPr>
        <w:t>6</w:t>
      </w:r>
      <w:r>
        <w:rPr>
          <w:rFonts w:hint="eastAsia"/>
        </w:rPr>
        <w:t>周，</w:t>
      </w:r>
      <w:r>
        <w:rPr>
          <w:rFonts w:hint="eastAsia"/>
        </w:rPr>
        <w:t>T-S</w:t>
      </w:r>
      <w:r>
        <w:rPr>
          <w:rFonts w:hint="eastAsia"/>
        </w:rPr>
        <w:t>组、</w:t>
      </w:r>
      <w:r>
        <w:rPr>
          <w:rFonts w:hint="eastAsia"/>
        </w:rPr>
        <w:t>T-Fe</w:t>
      </w:r>
      <w:r>
        <w:rPr>
          <w:rFonts w:hint="eastAsia"/>
        </w:rPr>
        <w:t>组的反应起始时间为第</w:t>
      </w:r>
      <w:r>
        <w:rPr>
          <w:rFonts w:hint="eastAsia"/>
        </w:rPr>
        <w:t>9</w:t>
      </w:r>
      <w:r>
        <w:rPr>
          <w:rFonts w:hint="eastAsia"/>
        </w:rPr>
        <w:t>周。</w:t>
      </w:r>
    </w:p>
    <w:p w14:paraId="2BC61597" w14:textId="77777777" w:rsidR="00296D36" w:rsidRDefault="00296D36" w:rsidP="00A95F90">
      <w:pPr>
        <w:snapToGrid w:val="0"/>
        <w:spacing w:line="300" w:lineRule="auto"/>
        <w:ind w:firstLineChars="200" w:firstLine="480"/>
        <w:rPr>
          <w:szCs w:val="22"/>
        </w:rPr>
      </w:pPr>
      <w:r w:rsidRPr="000251E5">
        <w:rPr>
          <w:rFonts w:hint="eastAsia"/>
          <w:szCs w:val="22"/>
        </w:rPr>
        <w:t>脱氯反应未开始时</w:t>
      </w:r>
      <w:r>
        <w:rPr>
          <w:rFonts w:hint="eastAsia"/>
          <w:szCs w:val="22"/>
        </w:rPr>
        <w:t>（第</w:t>
      </w:r>
      <w:r>
        <w:rPr>
          <w:rFonts w:hint="eastAsia"/>
          <w:szCs w:val="22"/>
        </w:rPr>
        <w:t>0</w:t>
      </w:r>
      <w:r>
        <w:rPr>
          <w:rFonts w:hint="eastAsia"/>
          <w:szCs w:val="22"/>
        </w:rPr>
        <w:t>周）</w:t>
      </w:r>
      <w:r w:rsidRPr="000251E5">
        <w:rPr>
          <w:rFonts w:hint="eastAsia"/>
          <w:szCs w:val="22"/>
        </w:rPr>
        <w:t>和反应进行</w:t>
      </w:r>
      <w:r w:rsidRPr="000251E5">
        <w:rPr>
          <w:rFonts w:hint="eastAsia"/>
          <w:szCs w:val="22"/>
        </w:rPr>
        <w:t>66</w:t>
      </w:r>
      <w:r w:rsidRPr="000251E5">
        <w:rPr>
          <w:rFonts w:hint="eastAsia"/>
          <w:szCs w:val="22"/>
        </w:rPr>
        <w:t>周时</w:t>
      </w:r>
      <w:r w:rsidRPr="000251E5">
        <w:rPr>
          <w:rFonts w:hint="eastAsia"/>
          <w:szCs w:val="22"/>
        </w:rPr>
        <w:t>T-1</w:t>
      </w:r>
      <w:r w:rsidRPr="000251E5">
        <w:rPr>
          <w:rFonts w:hint="eastAsia"/>
          <w:szCs w:val="22"/>
        </w:rPr>
        <w:t>、</w:t>
      </w:r>
      <w:r w:rsidRPr="000251E5">
        <w:rPr>
          <w:rFonts w:hint="eastAsia"/>
          <w:szCs w:val="22"/>
        </w:rPr>
        <w:t>T-S</w:t>
      </w:r>
      <w:r w:rsidRPr="000251E5">
        <w:rPr>
          <w:rFonts w:hint="eastAsia"/>
          <w:szCs w:val="22"/>
        </w:rPr>
        <w:t>、</w:t>
      </w:r>
      <w:r w:rsidRPr="000251E5">
        <w:rPr>
          <w:rFonts w:hint="eastAsia"/>
          <w:szCs w:val="22"/>
        </w:rPr>
        <w:t>T-Fe</w:t>
      </w:r>
      <w:r w:rsidRPr="000251E5">
        <w:rPr>
          <w:rFonts w:hint="eastAsia"/>
          <w:szCs w:val="22"/>
        </w:rPr>
        <w:t>实验组</w:t>
      </w:r>
      <w:r w:rsidRPr="000251E5">
        <w:rPr>
          <w:rFonts w:hint="eastAsia"/>
          <w:szCs w:val="22"/>
        </w:rPr>
        <w:t>PCBs</w:t>
      </w:r>
      <w:r w:rsidRPr="000251E5">
        <w:rPr>
          <w:rFonts w:hint="eastAsia"/>
          <w:szCs w:val="22"/>
        </w:rPr>
        <w:t>浓度</w:t>
      </w:r>
      <w:r>
        <w:rPr>
          <w:rFonts w:hint="eastAsia"/>
          <w:szCs w:val="22"/>
        </w:rPr>
        <w:t>分布</w:t>
      </w:r>
      <w:r w:rsidRPr="000251E5">
        <w:rPr>
          <w:rFonts w:hint="eastAsia"/>
          <w:szCs w:val="22"/>
        </w:rPr>
        <w:t>见图</w:t>
      </w:r>
      <w:r w:rsidRPr="000251E5">
        <w:rPr>
          <w:rFonts w:hint="eastAsia"/>
          <w:szCs w:val="22"/>
        </w:rPr>
        <w:t>3-</w:t>
      </w:r>
      <w:r>
        <w:rPr>
          <w:rFonts w:hint="eastAsia"/>
          <w:szCs w:val="22"/>
        </w:rPr>
        <w:t>4</w:t>
      </w:r>
      <w:r w:rsidRPr="000251E5">
        <w:rPr>
          <w:rFonts w:hint="eastAsia"/>
          <w:szCs w:val="22"/>
        </w:rPr>
        <w:t>。</w:t>
      </w:r>
    </w:p>
    <w:p w14:paraId="69371BFE" w14:textId="77777777" w:rsidR="00296D36" w:rsidRPr="000C1895" w:rsidRDefault="00296D36" w:rsidP="00A95F90">
      <w:pPr>
        <w:snapToGrid w:val="0"/>
        <w:spacing w:line="300" w:lineRule="auto"/>
        <w:ind w:firstLineChars="200" w:firstLine="480"/>
        <w:rPr>
          <w:szCs w:val="22"/>
        </w:rPr>
      </w:pPr>
      <w:r>
        <w:rPr>
          <w:rFonts w:hint="eastAsia"/>
          <w:szCs w:val="22"/>
        </w:rPr>
        <w:t>除添加的</w:t>
      </w:r>
      <w:r>
        <w:rPr>
          <w:rFonts w:hint="eastAsia"/>
          <w:szCs w:val="22"/>
        </w:rPr>
        <w:t>PCBs</w:t>
      </w:r>
      <w:r>
        <w:rPr>
          <w:rFonts w:hint="eastAsia"/>
          <w:szCs w:val="22"/>
        </w:rPr>
        <w:t>母体的含量明显降低外，三个实验组中</w:t>
      </w:r>
      <w:r>
        <w:rPr>
          <w:rFonts w:hint="eastAsia"/>
        </w:rPr>
        <w:t>低氯取代的子代</w:t>
      </w:r>
      <w:r>
        <w:rPr>
          <w:rFonts w:hint="eastAsia"/>
        </w:rPr>
        <w:t>PCBs</w:t>
      </w:r>
      <w:r>
        <w:rPr>
          <w:rFonts w:hint="eastAsia"/>
        </w:rPr>
        <w:t>累积明显。在</w:t>
      </w:r>
      <w:r>
        <w:rPr>
          <w:rFonts w:hint="eastAsia"/>
        </w:rPr>
        <w:t>T-1</w:t>
      </w:r>
      <w:r>
        <w:rPr>
          <w:rFonts w:hint="eastAsia"/>
        </w:rPr>
        <w:t>和</w:t>
      </w:r>
      <w:r>
        <w:rPr>
          <w:rFonts w:hint="eastAsia"/>
        </w:rPr>
        <w:t>T-Fe</w:t>
      </w:r>
      <w:r>
        <w:rPr>
          <w:rFonts w:hint="eastAsia"/>
        </w:rPr>
        <w:t>实验组，</w:t>
      </w:r>
      <w:r>
        <w:rPr>
          <w:rFonts w:hint="eastAsia"/>
        </w:rPr>
        <w:t>PCB 1</w:t>
      </w:r>
      <w:r>
        <w:rPr>
          <w:rFonts w:hint="eastAsia"/>
        </w:rPr>
        <w:t>、</w:t>
      </w:r>
      <w:r>
        <w:rPr>
          <w:rFonts w:hint="eastAsia"/>
        </w:rPr>
        <w:t>PCB 2</w:t>
      </w:r>
      <w:r>
        <w:rPr>
          <w:rFonts w:hint="eastAsia"/>
        </w:rPr>
        <w:t>、</w:t>
      </w:r>
      <w:r>
        <w:rPr>
          <w:rFonts w:hint="eastAsia"/>
        </w:rPr>
        <w:t>PCB 25</w:t>
      </w:r>
      <w:r>
        <w:rPr>
          <w:rFonts w:hint="eastAsia"/>
        </w:rPr>
        <w:t>、</w:t>
      </w:r>
      <w:r>
        <w:rPr>
          <w:rFonts w:hint="eastAsia"/>
        </w:rPr>
        <w:t>PCB 32</w:t>
      </w:r>
      <w:r>
        <w:rPr>
          <w:rFonts w:hint="eastAsia"/>
        </w:rPr>
        <w:t>、</w:t>
      </w:r>
      <w:r>
        <w:rPr>
          <w:rFonts w:hint="eastAsia"/>
        </w:rPr>
        <w:t>PCB 47</w:t>
      </w:r>
      <w:r>
        <w:rPr>
          <w:rFonts w:hint="eastAsia"/>
        </w:rPr>
        <w:t>、</w:t>
      </w:r>
      <w:r>
        <w:rPr>
          <w:rFonts w:hint="eastAsia"/>
        </w:rPr>
        <w:t>PCB 49</w:t>
      </w:r>
      <w:r>
        <w:rPr>
          <w:rFonts w:hint="eastAsia"/>
        </w:rPr>
        <w:t>、</w:t>
      </w:r>
      <w:r>
        <w:rPr>
          <w:rFonts w:hint="eastAsia"/>
        </w:rPr>
        <w:t>PCB 51</w:t>
      </w:r>
      <w:r>
        <w:rPr>
          <w:rFonts w:hint="eastAsia"/>
        </w:rPr>
        <w:t>、</w:t>
      </w:r>
      <w:r>
        <w:rPr>
          <w:rFonts w:hint="eastAsia"/>
        </w:rPr>
        <w:t>PCB 52</w:t>
      </w:r>
      <w:r>
        <w:rPr>
          <w:rFonts w:hint="eastAsia"/>
        </w:rPr>
        <w:t>在第</w:t>
      </w:r>
      <w:r>
        <w:rPr>
          <w:rFonts w:hint="eastAsia"/>
        </w:rPr>
        <w:t>66</w:t>
      </w:r>
      <w:r>
        <w:rPr>
          <w:rFonts w:hint="eastAsia"/>
        </w:rPr>
        <w:t>周均有较高浓度，</w:t>
      </w:r>
      <w:r w:rsidRPr="000C1895">
        <w:rPr>
          <w:rFonts w:hint="eastAsia"/>
          <w:szCs w:val="22"/>
        </w:rPr>
        <w:t>产物组成非常相似。这些生成物苯环上剩余的氯原子</w:t>
      </w:r>
      <w:r>
        <w:rPr>
          <w:rFonts w:hint="eastAsia"/>
          <w:szCs w:val="22"/>
        </w:rPr>
        <w:t>均</w:t>
      </w:r>
      <w:r w:rsidRPr="000C1895">
        <w:rPr>
          <w:rFonts w:hint="eastAsia"/>
          <w:szCs w:val="22"/>
        </w:rPr>
        <w:t>无侧位</w:t>
      </w:r>
      <w:r>
        <w:rPr>
          <w:rFonts w:hint="eastAsia"/>
          <w:szCs w:val="22"/>
        </w:rPr>
        <w:t>氯取代，证实了当某一氯原子邻位存在氯原子时将易被微生物作用，发生取代。</w:t>
      </w:r>
      <w:r w:rsidRPr="00F37DC3">
        <w:rPr>
          <w:rFonts w:hint="eastAsia"/>
        </w:rPr>
        <w:t>且</w:t>
      </w:r>
      <w:r>
        <w:rPr>
          <w:rFonts w:hint="eastAsia"/>
        </w:rPr>
        <w:t>三价铁</w:t>
      </w:r>
      <w:r w:rsidRPr="00F37DC3">
        <w:t>的添加虽然延长了脱氯反应的滞后期，减慢了脱氯反应的速率，但并没有改变脱氯路径的偏好</w:t>
      </w:r>
      <w:r w:rsidRPr="00F37DC3">
        <w:rPr>
          <w:rFonts w:hint="eastAsia"/>
        </w:rPr>
        <w:t>。</w:t>
      </w:r>
      <w:r w:rsidRPr="00F37DC3">
        <w:rPr>
          <w:szCs w:val="22"/>
        </w:rPr>
        <w:t>值得注意的是</w:t>
      </w:r>
      <w:r w:rsidRPr="00F37DC3">
        <w:rPr>
          <w:rFonts w:hint="eastAsia"/>
          <w:szCs w:val="22"/>
        </w:rPr>
        <w:t>，</w:t>
      </w:r>
      <w:r w:rsidRPr="00F37DC3">
        <w:rPr>
          <w:szCs w:val="22"/>
        </w:rPr>
        <w:t>在</w:t>
      </w:r>
      <w:r w:rsidRPr="00F37DC3">
        <w:rPr>
          <w:rFonts w:hint="eastAsia"/>
          <w:szCs w:val="22"/>
        </w:rPr>
        <w:t>T-1</w:t>
      </w:r>
      <w:r w:rsidRPr="00F37DC3">
        <w:rPr>
          <w:rFonts w:hint="eastAsia"/>
          <w:szCs w:val="22"/>
        </w:rPr>
        <w:t>组里出现了大量</w:t>
      </w:r>
      <w:r w:rsidRPr="00F37DC3">
        <w:rPr>
          <w:rFonts w:hint="eastAsia"/>
          <w:szCs w:val="22"/>
        </w:rPr>
        <w:t>PCB 25</w:t>
      </w:r>
      <w:r w:rsidRPr="00F37DC3">
        <w:rPr>
          <w:rFonts w:hint="eastAsia"/>
          <w:szCs w:val="22"/>
        </w:rPr>
        <w:t>（</w:t>
      </w:r>
      <w:r w:rsidRPr="00F37DC3">
        <w:rPr>
          <w:rFonts w:hint="eastAsia"/>
          <w:szCs w:val="22"/>
        </w:rPr>
        <w:t>24-3-CB</w:t>
      </w:r>
      <w:r w:rsidRPr="00F37DC3">
        <w:rPr>
          <w:rFonts w:hint="eastAsia"/>
          <w:szCs w:val="22"/>
        </w:rPr>
        <w:t>）的邻位脱氯产物</w:t>
      </w:r>
      <w:r w:rsidRPr="00F37DC3">
        <w:rPr>
          <w:rFonts w:hint="eastAsia"/>
          <w:szCs w:val="22"/>
        </w:rPr>
        <w:t>PCB 13</w:t>
      </w:r>
      <w:r w:rsidRPr="00F37DC3">
        <w:rPr>
          <w:rFonts w:hint="eastAsia"/>
          <w:szCs w:val="22"/>
        </w:rPr>
        <w:t>（</w:t>
      </w:r>
      <w:r w:rsidRPr="00F37DC3">
        <w:rPr>
          <w:rFonts w:hint="eastAsia"/>
          <w:szCs w:val="22"/>
        </w:rPr>
        <w:t>3-4-CB</w:t>
      </w:r>
      <w:r w:rsidRPr="00F37DC3">
        <w:rPr>
          <w:rFonts w:hint="eastAsia"/>
          <w:szCs w:val="22"/>
        </w:rPr>
        <w:t>），说明在太湖底泥</w:t>
      </w:r>
      <w:r w:rsidR="00871AD4">
        <w:rPr>
          <w:rFonts w:hint="eastAsia"/>
          <w:szCs w:val="22"/>
        </w:rPr>
        <w:t>微环境中存在</w:t>
      </w:r>
      <w:r w:rsidRPr="00F37DC3">
        <w:rPr>
          <w:rFonts w:hint="eastAsia"/>
          <w:szCs w:val="22"/>
        </w:rPr>
        <w:t>稀有的邻位脱氯路径，为多氯联苯的全降解（降解为联苯）提供了理论依据。</w:t>
      </w:r>
    </w:p>
    <w:p w14:paraId="0239CCD3" w14:textId="77777777" w:rsidR="00296D36" w:rsidRDefault="00296D36" w:rsidP="00A95F90">
      <w:pPr>
        <w:pStyle w:val="10"/>
        <w:adjustRightInd w:val="0"/>
        <w:snapToGrid w:val="0"/>
        <w:spacing w:line="300" w:lineRule="auto"/>
        <w:ind w:firstLineChars="0"/>
        <w:rPr>
          <w:kern w:val="2"/>
          <w:sz w:val="24"/>
          <w:szCs w:val="22"/>
        </w:rPr>
      </w:pPr>
    </w:p>
    <w:p w14:paraId="7E735D31" w14:textId="77777777" w:rsidR="00296D36" w:rsidRDefault="00296D36" w:rsidP="00A95F90">
      <w:pPr>
        <w:pStyle w:val="10"/>
        <w:adjustRightInd w:val="0"/>
        <w:snapToGrid w:val="0"/>
        <w:spacing w:line="300" w:lineRule="auto"/>
        <w:ind w:firstLineChars="0" w:firstLine="0"/>
        <w:jc w:val="center"/>
      </w:pPr>
      <w:r>
        <w:rPr>
          <w:kern w:val="2"/>
          <w:sz w:val="24"/>
          <w:szCs w:val="22"/>
        </w:rPr>
        <w:br w:type="page"/>
      </w:r>
      <w:r w:rsidR="000D221E">
        <w:lastRenderedPageBreak/>
        <w:pict w14:anchorId="2EEF8CDA">
          <v:shape id="_x0000_i1044" type="#_x0000_t75" style="width:357.7pt;height:209.85pt">
            <v:imagedata r:id="rId63" o:title="" croptop="4842f"/>
          </v:shape>
        </w:pict>
      </w:r>
    </w:p>
    <w:p w14:paraId="2ACB16E4" w14:textId="77777777" w:rsidR="00296D36" w:rsidRDefault="000D221E" w:rsidP="00A95F90">
      <w:pPr>
        <w:pStyle w:val="10"/>
        <w:adjustRightInd w:val="0"/>
        <w:snapToGrid w:val="0"/>
        <w:spacing w:line="288" w:lineRule="auto"/>
        <w:ind w:firstLineChars="0" w:firstLine="0"/>
        <w:jc w:val="center"/>
      </w:pPr>
      <w:r>
        <w:pict w14:anchorId="36FB59C4">
          <v:shape id="_x0000_i1045" type="#_x0000_t75" style="width:5in;height:209.85pt">
            <v:imagedata r:id="rId64" o:title="" croptop="4857f"/>
          </v:shape>
        </w:pict>
      </w:r>
    </w:p>
    <w:p w14:paraId="4C39FD92" w14:textId="77777777" w:rsidR="00296D36" w:rsidRDefault="000D221E" w:rsidP="00A95F90">
      <w:pPr>
        <w:pStyle w:val="10"/>
        <w:adjustRightInd w:val="0"/>
        <w:snapToGrid w:val="0"/>
        <w:spacing w:line="288" w:lineRule="auto"/>
        <w:ind w:firstLineChars="0" w:firstLine="0"/>
        <w:jc w:val="center"/>
      </w:pPr>
      <w:r>
        <w:pict w14:anchorId="63AF947C">
          <v:shape id="_x0000_i1046" type="#_x0000_t75" style="width:5in;height:210.65pt">
            <v:imagedata r:id="rId65" o:title="" croptop="4857f"/>
          </v:shape>
        </w:pict>
      </w:r>
    </w:p>
    <w:p w14:paraId="67C1B496" w14:textId="77777777" w:rsidR="00296D36" w:rsidRPr="001D4E4A" w:rsidRDefault="00296D36" w:rsidP="00A95F90">
      <w:pPr>
        <w:adjustRightInd w:val="0"/>
        <w:snapToGrid w:val="0"/>
        <w:spacing w:after="120" w:line="300" w:lineRule="auto"/>
        <w:ind w:firstLineChars="200" w:firstLine="420"/>
        <w:jc w:val="center"/>
        <w:rPr>
          <w:sz w:val="21"/>
          <w:szCs w:val="21"/>
        </w:rPr>
      </w:pPr>
      <w:r w:rsidRPr="001D4E4A">
        <w:rPr>
          <w:rFonts w:hint="eastAsia"/>
          <w:sz w:val="21"/>
          <w:szCs w:val="21"/>
        </w:rPr>
        <w:t>图</w:t>
      </w:r>
      <w:r w:rsidRPr="001D4E4A">
        <w:rPr>
          <w:rFonts w:hint="eastAsia"/>
          <w:sz w:val="21"/>
          <w:szCs w:val="21"/>
        </w:rPr>
        <w:t>3-4  T-1</w:t>
      </w:r>
      <w:r w:rsidRPr="001D4E4A">
        <w:rPr>
          <w:rFonts w:hint="eastAsia"/>
          <w:sz w:val="21"/>
          <w:szCs w:val="21"/>
        </w:rPr>
        <w:t>、</w:t>
      </w:r>
      <w:r w:rsidRPr="001D4E4A">
        <w:rPr>
          <w:rFonts w:hint="eastAsia"/>
          <w:sz w:val="21"/>
          <w:szCs w:val="21"/>
        </w:rPr>
        <w:t>T-S</w:t>
      </w:r>
      <w:r w:rsidRPr="001D4E4A">
        <w:rPr>
          <w:rFonts w:hint="eastAsia"/>
          <w:sz w:val="21"/>
          <w:szCs w:val="21"/>
        </w:rPr>
        <w:t>、</w:t>
      </w:r>
      <w:r w:rsidRPr="001D4E4A">
        <w:rPr>
          <w:rFonts w:hint="eastAsia"/>
          <w:sz w:val="21"/>
          <w:szCs w:val="21"/>
        </w:rPr>
        <w:t>T-Fe</w:t>
      </w:r>
      <w:r w:rsidRPr="001D4E4A">
        <w:rPr>
          <w:rFonts w:hint="eastAsia"/>
          <w:sz w:val="21"/>
          <w:szCs w:val="21"/>
        </w:rPr>
        <w:t>实验组</w:t>
      </w:r>
      <w:r w:rsidRPr="001D4E4A">
        <w:rPr>
          <w:rFonts w:hint="eastAsia"/>
          <w:sz w:val="21"/>
          <w:szCs w:val="21"/>
        </w:rPr>
        <w:t>66</w:t>
      </w:r>
      <w:r w:rsidRPr="001D4E4A">
        <w:rPr>
          <w:rFonts w:hint="eastAsia"/>
          <w:sz w:val="21"/>
          <w:szCs w:val="21"/>
        </w:rPr>
        <w:t>周</w:t>
      </w:r>
      <w:r w:rsidRPr="001D4E4A">
        <w:rPr>
          <w:rFonts w:hint="eastAsia"/>
          <w:sz w:val="21"/>
          <w:szCs w:val="21"/>
        </w:rPr>
        <w:t>PCBs</w:t>
      </w:r>
      <w:r w:rsidRPr="001D4E4A">
        <w:rPr>
          <w:rFonts w:hint="eastAsia"/>
          <w:sz w:val="21"/>
          <w:szCs w:val="21"/>
        </w:rPr>
        <w:t>浓度分布图</w:t>
      </w:r>
    </w:p>
    <w:p w14:paraId="0D39C393" w14:textId="77777777" w:rsidR="00296D36" w:rsidRDefault="00296D36" w:rsidP="00A95F90">
      <w:pPr>
        <w:adjustRightInd w:val="0"/>
        <w:snapToGrid w:val="0"/>
        <w:spacing w:line="300" w:lineRule="auto"/>
        <w:ind w:firstLineChars="200" w:firstLine="488"/>
        <w:rPr>
          <w:szCs w:val="22"/>
        </w:rPr>
      </w:pPr>
      <w:r w:rsidRPr="00EC1663">
        <w:rPr>
          <w:rFonts w:hint="eastAsia"/>
          <w:snapToGrid w:val="0"/>
          <w:spacing w:val="2"/>
          <w:kern w:val="0"/>
        </w:rPr>
        <w:t>与其它两组不同，</w:t>
      </w:r>
      <w:r w:rsidRPr="00EC1663">
        <w:rPr>
          <w:rFonts w:hint="eastAsia"/>
          <w:snapToGrid w:val="0"/>
          <w:spacing w:val="2"/>
          <w:kern w:val="0"/>
        </w:rPr>
        <w:t>T-S</w:t>
      </w:r>
      <w:r w:rsidRPr="00EC1663">
        <w:rPr>
          <w:rFonts w:hint="eastAsia"/>
          <w:snapToGrid w:val="0"/>
          <w:spacing w:val="2"/>
          <w:kern w:val="0"/>
        </w:rPr>
        <w:t>实验组</w:t>
      </w:r>
      <w:r w:rsidRPr="00EC1663">
        <w:rPr>
          <w:rFonts w:hint="eastAsia"/>
          <w:snapToGrid w:val="0"/>
          <w:spacing w:val="2"/>
          <w:kern w:val="0"/>
        </w:rPr>
        <w:t>66</w:t>
      </w:r>
      <w:r w:rsidRPr="00EC1663">
        <w:rPr>
          <w:rFonts w:hint="eastAsia"/>
          <w:snapToGrid w:val="0"/>
          <w:spacing w:val="2"/>
          <w:kern w:val="0"/>
        </w:rPr>
        <w:t>周产物中有较多的</w:t>
      </w:r>
      <w:r w:rsidRPr="00EC1663">
        <w:rPr>
          <w:rFonts w:hint="eastAsia"/>
          <w:snapToGrid w:val="0"/>
          <w:spacing w:val="2"/>
          <w:kern w:val="0"/>
        </w:rPr>
        <w:t>PCB 130</w:t>
      </w:r>
      <w:r w:rsidRPr="00EC1663">
        <w:rPr>
          <w:rFonts w:hint="eastAsia"/>
          <w:snapToGrid w:val="0"/>
          <w:spacing w:val="2"/>
          <w:kern w:val="0"/>
        </w:rPr>
        <w:t>及</w:t>
      </w:r>
      <w:r w:rsidRPr="00EC1663">
        <w:rPr>
          <w:rFonts w:hint="eastAsia"/>
          <w:snapToGrid w:val="0"/>
          <w:spacing w:val="2"/>
          <w:kern w:val="0"/>
        </w:rPr>
        <w:t>PCB 66</w:t>
      </w:r>
      <w:r w:rsidRPr="00EC1663">
        <w:rPr>
          <w:rFonts w:hint="eastAsia"/>
          <w:snapToGrid w:val="0"/>
          <w:spacing w:val="2"/>
          <w:kern w:val="0"/>
        </w:rPr>
        <w:t>，</w:t>
      </w:r>
      <w:r w:rsidRPr="00EC1663">
        <w:rPr>
          <w:rFonts w:hint="eastAsia"/>
          <w:snapToGrid w:val="0"/>
          <w:spacing w:val="2"/>
          <w:kern w:val="0"/>
        </w:rPr>
        <w:t>PCB</w:t>
      </w:r>
      <w:r w:rsidRPr="000C1895">
        <w:rPr>
          <w:rFonts w:hint="eastAsia"/>
          <w:szCs w:val="22"/>
        </w:rPr>
        <w:t xml:space="preserve"> 130</w:t>
      </w:r>
      <w:r w:rsidRPr="000C1895">
        <w:rPr>
          <w:rFonts w:hint="eastAsia"/>
          <w:szCs w:val="22"/>
        </w:rPr>
        <w:t>、</w:t>
      </w:r>
      <w:r w:rsidRPr="000C1895">
        <w:rPr>
          <w:rFonts w:hint="eastAsia"/>
          <w:szCs w:val="22"/>
        </w:rPr>
        <w:t>PCB 66</w:t>
      </w:r>
      <w:r w:rsidRPr="000C1895">
        <w:rPr>
          <w:rFonts w:hint="eastAsia"/>
          <w:szCs w:val="22"/>
        </w:rPr>
        <w:t>分别是</w:t>
      </w:r>
      <w:r w:rsidRPr="000C1895">
        <w:rPr>
          <w:rFonts w:hint="eastAsia"/>
          <w:szCs w:val="22"/>
        </w:rPr>
        <w:t>PCB 170</w:t>
      </w:r>
      <w:r w:rsidRPr="000C1895">
        <w:rPr>
          <w:rFonts w:hint="eastAsia"/>
          <w:szCs w:val="22"/>
        </w:rPr>
        <w:t>、</w:t>
      </w:r>
      <w:r w:rsidRPr="000C1895">
        <w:rPr>
          <w:rFonts w:hint="eastAsia"/>
          <w:szCs w:val="22"/>
        </w:rPr>
        <w:t>PCB 105</w:t>
      </w:r>
      <w:r w:rsidRPr="000C1895">
        <w:rPr>
          <w:rFonts w:hint="eastAsia"/>
          <w:szCs w:val="22"/>
        </w:rPr>
        <w:t>的双侧氯取代的间位氯原子脱氯产</w:t>
      </w:r>
      <w:r w:rsidRPr="000C1895">
        <w:rPr>
          <w:rFonts w:hint="eastAsia"/>
          <w:szCs w:val="22"/>
        </w:rPr>
        <w:lastRenderedPageBreak/>
        <w:t>生。由于</w:t>
      </w:r>
      <w:r w:rsidRPr="000C1895">
        <w:rPr>
          <w:rFonts w:hint="eastAsia"/>
          <w:szCs w:val="22"/>
        </w:rPr>
        <w:t>PCB 130</w:t>
      </w:r>
      <w:r w:rsidRPr="000C1895">
        <w:rPr>
          <w:rFonts w:hint="eastAsia"/>
          <w:szCs w:val="22"/>
        </w:rPr>
        <w:t>、</w:t>
      </w:r>
      <w:r w:rsidRPr="000C1895">
        <w:rPr>
          <w:rFonts w:hint="eastAsia"/>
          <w:szCs w:val="22"/>
        </w:rPr>
        <w:t>PCB 66</w:t>
      </w:r>
      <w:r w:rsidRPr="000C1895">
        <w:rPr>
          <w:rFonts w:hint="eastAsia"/>
          <w:szCs w:val="22"/>
        </w:rPr>
        <w:t>均存在上述易取代的氯原子，</w:t>
      </w:r>
      <w:r w:rsidRPr="00F9612B">
        <w:rPr>
          <w:rFonts w:hint="eastAsia"/>
          <w:szCs w:val="22"/>
        </w:rPr>
        <w:t>因而它们的二代脱氯子代产物分别为</w:t>
      </w:r>
      <w:r w:rsidRPr="00F9612B">
        <w:rPr>
          <w:rFonts w:hint="eastAsia"/>
          <w:szCs w:val="22"/>
        </w:rPr>
        <w:t>PCB 90</w:t>
      </w:r>
      <w:r w:rsidRPr="00F9612B">
        <w:rPr>
          <w:rFonts w:hint="eastAsia"/>
          <w:szCs w:val="22"/>
        </w:rPr>
        <w:t>和</w:t>
      </w:r>
      <w:r w:rsidRPr="00F9612B">
        <w:rPr>
          <w:rFonts w:hint="eastAsia"/>
          <w:szCs w:val="22"/>
        </w:rPr>
        <w:t>PCB 25</w:t>
      </w:r>
      <w:r w:rsidRPr="00F9612B">
        <w:rPr>
          <w:rFonts w:hint="eastAsia"/>
          <w:szCs w:val="22"/>
        </w:rPr>
        <w:t>；</w:t>
      </w:r>
      <w:r w:rsidRPr="00F9612B">
        <w:rPr>
          <w:rFonts w:hint="eastAsia"/>
          <w:szCs w:val="22"/>
        </w:rPr>
        <w:t>PCB 101</w:t>
      </w:r>
      <w:r w:rsidRPr="00F9612B">
        <w:rPr>
          <w:rFonts w:hint="eastAsia"/>
          <w:szCs w:val="22"/>
        </w:rPr>
        <w:t>（</w:t>
      </w:r>
      <w:r w:rsidRPr="00F9612B">
        <w:rPr>
          <w:rFonts w:hint="eastAsia"/>
          <w:szCs w:val="22"/>
        </w:rPr>
        <w:t>245-25-CB</w:t>
      </w:r>
      <w:r w:rsidRPr="00F9612B">
        <w:rPr>
          <w:rFonts w:hint="eastAsia"/>
          <w:szCs w:val="22"/>
        </w:rPr>
        <w:t>）和</w:t>
      </w:r>
      <w:r w:rsidRPr="00F9612B">
        <w:rPr>
          <w:rFonts w:hint="eastAsia"/>
          <w:szCs w:val="22"/>
        </w:rPr>
        <w:t>PCB 52</w:t>
      </w:r>
      <w:r w:rsidRPr="00F9612B">
        <w:rPr>
          <w:rFonts w:hint="eastAsia"/>
          <w:szCs w:val="22"/>
        </w:rPr>
        <w:t>（</w:t>
      </w:r>
      <w:r w:rsidRPr="00F9612B">
        <w:rPr>
          <w:rFonts w:hint="eastAsia"/>
          <w:szCs w:val="22"/>
        </w:rPr>
        <w:t>25-25-CB</w:t>
      </w:r>
      <w:r w:rsidRPr="00F9612B">
        <w:rPr>
          <w:rFonts w:hint="eastAsia"/>
          <w:szCs w:val="22"/>
        </w:rPr>
        <w:t>）则为</w:t>
      </w:r>
      <w:r w:rsidRPr="00F9612B">
        <w:rPr>
          <w:rFonts w:hint="eastAsia"/>
          <w:szCs w:val="22"/>
        </w:rPr>
        <w:t>PCB 153</w:t>
      </w:r>
      <w:r w:rsidRPr="00F9612B">
        <w:rPr>
          <w:rFonts w:hint="eastAsia"/>
          <w:szCs w:val="22"/>
        </w:rPr>
        <w:t>（</w:t>
      </w:r>
      <w:r w:rsidRPr="00F9612B">
        <w:rPr>
          <w:rFonts w:hint="eastAsia"/>
          <w:szCs w:val="22"/>
        </w:rPr>
        <w:t>245-245-CB</w:t>
      </w:r>
      <w:r w:rsidRPr="00F9612B">
        <w:rPr>
          <w:rFonts w:hint="eastAsia"/>
          <w:szCs w:val="22"/>
        </w:rPr>
        <w:t>）的一代和二代</w:t>
      </w:r>
      <w:r w:rsidRPr="00F9612B">
        <w:rPr>
          <w:szCs w:val="22"/>
        </w:rPr>
        <w:t>单侧氯取代对位脱氯产物</w:t>
      </w:r>
      <w:r w:rsidRPr="00F9612B">
        <w:rPr>
          <w:rFonts w:hint="eastAsia"/>
          <w:szCs w:val="22"/>
        </w:rPr>
        <w:t>（</w:t>
      </w:r>
      <w:r w:rsidRPr="00F9612B">
        <w:rPr>
          <w:rFonts w:hint="eastAsia"/>
          <w:szCs w:val="22"/>
        </w:rPr>
        <w:t xml:space="preserve">SF </w:t>
      </w:r>
      <w:r w:rsidRPr="00ED3B52">
        <w:rPr>
          <w:rFonts w:hint="eastAsia"/>
          <w:i/>
          <w:szCs w:val="22"/>
        </w:rPr>
        <w:t>Para</w:t>
      </w:r>
      <w:r w:rsidRPr="00F9612B">
        <w:rPr>
          <w:rFonts w:hint="eastAsia"/>
          <w:szCs w:val="22"/>
        </w:rPr>
        <w:t>）。硫酸盐还原条件下的对位脱氯偏好依旧凸显。</w:t>
      </w:r>
    </w:p>
    <w:p w14:paraId="616CAEA3" w14:textId="0EFB4625" w:rsidR="00C70D46" w:rsidRPr="00F57713" w:rsidRDefault="00296D36" w:rsidP="00F57713">
      <w:pPr>
        <w:adjustRightInd w:val="0"/>
        <w:snapToGrid w:val="0"/>
        <w:spacing w:line="300" w:lineRule="auto"/>
        <w:ind w:firstLineChars="200" w:firstLine="464"/>
        <w:rPr>
          <w:snapToGrid w:val="0"/>
          <w:spacing w:val="-4"/>
          <w:kern w:val="0"/>
        </w:rPr>
      </w:pPr>
      <w:r w:rsidRPr="00F57713">
        <w:rPr>
          <w:rFonts w:hint="eastAsia"/>
          <w:snapToGrid w:val="0"/>
          <w:spacing w:val="-4"/>
          <w:kern w:val="0"/>
        </w:rPr>
        <w:t>综上所述，在产甲烷条件</w:t>
      </w:r>
      <w:r w:rsidR="00AA7A29">
        <w:rPr>
          <w:rFonts w:hint="eastAsia"/>
          <w:snapToGrid w:val="0"/>
          <w:spacing w:val="-4"/>
          <w:kern w:val="0"/>
        </w:rPr>
        <w:t>下</w:t>
      </w:r>
      <w:r w:rsidRPr="00F57713">
        <w:rPr>
          <w:rFonts w:hint="eastAsia"/>
          <w:snapToGrid w:val="0"/>
          <w:spacing w:val="-4"/>
          <w:kern w:val="0"/>
        </w:rPr>
        <w:t>和三价铁还原条件下</w:t>
      </w:r>
      <w:r w:rsidR="0019724C" w:rsidRPr="00F57713">
        <w:rPr>
          <w:rFonts w:hint="eastAsia"/>
          <w:snapToGrid w:val="0"/>
          <w:spacing w:val="-4"/>
          <w:kern w:val="0"/>
        </w:rPr>
        <w:t>多氯联苯</w:t>
      </w:r>
      <w:r w:rsidRPr="00F57713">
        <w:rPr>
          <w:rFonts w:hint="eastAsia"/>
          <w:snapToGrid w:val="0"/>
          <w:spacing w:val="-4"/>
          <w:kern w:val="0"/>
        </w:rPr>
        <w:t>以间位和对位脱氯为主，且脱氯路径偏好基本一致，硫酸盐还原条件下脱氯路径减少，以对位脱氯为主。</w:t>
      </w:r>
    </w:p>
    <w:p w14:paraId="22EA1437" w14:textId="2174A033" w:rsidR="00296D36" w:rsidRPr="00C70D46" w:rsidRDefault="00296D36" w:rsidP="00C70D46">
      <w:pPr>
        <w:adjustRightInd w:val="0"/>
        <w:snapToGrid w:val="0"/>
        <w:spacing w:line="300" w:lineRule="auto"/>
        <w:ind w:firstLineChars="200" w:firstLine="480"/>
        <w:rPr>
          <w:szCs w:val="22"/>
        </w:rPr>
      </w:pPr>
      <w:r>
        <w:rPr>
          <w:rFonts w:hint="eastAsia"/>
        </w:rPr>
        <w:t>图</w:t>
      </w:r>
      <w:r>
        <w:rPr>
          <w:rFonts w:hint="eastAsia"/>
        </w:rPr>
        <w:t>3-5</w:t>
      </w:r>
      <w:r>
        <w:rPr>
          <w:rFonts w:hint="eastAsia"/>
        </w:rPr>
        <w:t>为各实验组</w:t>
      </w:r>
      <w:r>
        <w:rPr>
          <w:rFonts w:hint="eastAsia"/>
        </w:rPr>
        <w:t>PCBs</w:t>
      </w:r>
      <w:r>
        <w:rPr>
          <w:rFonts w:hint="eastAsia"/>
        </w:rPr>
        <w:t>总浓度随时间变化情况。</w:t>
      </w:r>
    </w:p>
    <w:p w14:paraId="09163BC1" w14:textId="77777777" w:rsidR="00296D36" w:rsidRDefault="000D221E" w:rsidP="00A95F90">
      <w:pPr>
        <w:adjustRightInd w:val="0"/>
        <w:snapToGrid w:val="0"/>
        <w:spacing w:line="300" w:lineRule="auto"/>
        <w:jc w:val="center"/>
      </w:pPr>
      <w:r>
        <w:rPr>
          <w:noProof/>
        </w:rPr>
        <w:pict w14:anchorId="61E0428B">
          <v:line id="Line 32" o:spid="_x0000_s1105"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84.7pt" to="165.5pt,17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" strokecolor="#7f7f7f [1612]" strokeweight=".5pt">
            <v:stroke dashstyle="1 1" endcap="round"/>
            <v:shadow opacity="24903f" origin=",.5" offset="0,.55556mm"/>
          </v:line>
        </w:pict>
      </w:r>
      <w:r>
        <w:rPr>
          <w:noProof/>
        </w:rPr>
        <w:pict w14:anchorId="7365C51B">
          <v:line id="直线连接符 11" o:spid="_x0000_s1104" style="position:absolute;left:0;text-align:left;flip:y;z-index:251693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35.9pt,10.55pt" to="135.9pt,3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" strokecolor="#7f7f7f [1612]" strokeweight=".5pt">
            <v:stroke dashstyle="1 1" endcap="round"/>
            <v:shadow opacity="24903f" origin=",.5" offset="0,.55556mm"/>
            <o:lock v:ext="edit" shapetype="f"/>
          </v:line>
        </w:pict>
      </w:r>
      <w:r>
        <w:rPr>
          <w:noProof/>
        </w:rPr>
        <w:pict w14:anchorId="22478B41">
          <v:line id="Line 34" o:spid="_x0000_s1103"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35pt,32.05pt" to="115.35pt,17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" strokecolor="#a5a5a5 [2092]" strokeweight=".5pt">
            <v:stroke dashstyle="1 1" endcap="round"/>
            <v:shadow opacity="24903f" origin=",.5" offset="0,.55556mm"/>
          </v:line>
        </w:pict>
      </w:r>
      <w:r>
        <w:rPr>
          <w:noProof/>
        </w:rPr>
        <w:pict w14:anchorId="2DB60C90">
          <v:line id="Line 33" o:spid="_x0000_s1102"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pt,11.15pt" to="225.2pt,17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" strokecolor="#7f7f7f [1612]" strokeweight=".5pt">
            <v:stroke dashstyle="1 1" endcap="round"/>
            <v:shadow opacity="24903f" origin=",.5" offset="0,.55556mm"/>
          </v:line>
        </w:pict>
      </w:r>
      <w:r>
        <w:pict w14:anchorId="3C0CC2E2">
          <v:shape id="_x0000_i1047" type="#_x0000_t75" style="width:269.6pt;height:204.5pt;mso-position-vertical:absolute">
            <v:imagedata r:id="rId66" o:title="" croptop="4300f"/>
          </v:shape>
        </w:pict>
      </w:r>
    </w:p>
    <w:p w14:paraId="34FF1050" w14:textId="77777777" w:rsidR="00296D36" w:rsidRPr="001D4E4A" w:rsidRDefault="00296D36" w:rsidP="003A4A6B">
      <w:pPr>
        <w:adjustRightInd w:val="0"/>
        <w:snapToGrid w:val="0"/>
        <w:spacing w:afterLines="50" w:after="156" w:line="300" w:lineRule="auto"/>
        <w:jc w:val="center"/>
        <w:rPr>
          <w:sz w:val="21"/>
          <w:szCs w:val="21"/>
        </w:rPr>
      </w:pPr>
      <w:r w:rsidRPr="001D4E4A">
        <w:rPr>
          <w:rFonts w:hint="eastAsia"/>
          <w:sz w:val="21"/>
          <w:szCs w:val="21"/>
        </w:rPr>
        <w:t>图</w:t>
      </w:r>
      <w:r w:rsidRPr="001D4E4A">
        <w:rPr>
          <w:rFonts w:hint="eastAsia"/>
          <w:sz w:val="21"/>
          <w:szCs w:val="21"/>
        </w:rPr>
        <w:t>3-5  T-1</w:t>
      </w:r>
      <w:r w:rsidRPr="001D4E4A">
        <w:rPr>
          <w:rFonts w:hint="eastAsia"/>
          <w:sz w:val="21"/>
          <w:szCs w:val="21"/>
        </w:rPr>
        <w:t>、</w:t>
      </w:r>
      <w:r w:rsidRPr="001D4E4A">
        <w:rPr>
          <w:rFonts w:hint="eastAsia"/>
          <w:sz w:val="21"/>
          <w:szCs w:val="21"/>
        </w:rPr>
        <w:t>T-S</w:t>
      </w:r>
      <w:r w:rsidRPr="001D4E4A">
        <w:rPr>
          <w:rFonts w:hint="eastAsia"/>
          <w:sz w:val="21"/>
          <w:szCs w:val="21"/>
        </w:rPr>
        <w:t>、</w:t>
      </w:r>
      <w:r w:rsidRPr="001D4E4A">
        <w:rPr>
          <w:rFonts w:hint="eastAsia"/>
          <w:sz w:val="21"/>
          <w:szCs w:val="21"/>
        </w:rPr>
        <w:t>T-Fe</w:t>
      </w:r>
      <w:r w:rsidRPr="001D4E4A">
        <w:rPr>
          <w:rFonts w:hint="eastAsia"/>
          <w:sz w:val="21"/>
          <w:szCs w:val="21"/>
        </w:rPr>
        <w:t>实验组</w:t>
      </w:r>
      <w:r w:rsidRPr="001D4E4A">
        <w:rPr>
          <w:rFonts w:hint="eastAsia"/>
          <w:sz w:val="21"/>
          <w:szCs w:val="21"/>
        </w:rPr>
        <w:t>PCBs</w:t>
      </w:r>
      <w:r w:rsidRPr="001D4E4A">
        <w:rPr>
          <w:rFonts w:hint="eastAsia"/>
          <w:sz w:val="21"/>
          <w:szCs w:val="21"/>
        </w:rPr>
        <w:t>总浓度变化</w:t>
      </w:r>
    </w:p>
    <w:p w14:paraId="3821A58E" w14:textId="77777777" w:rsidR="00296D36" w:rsidRDefault="00296D36" w:rsidP="00A95F90">
      <w:pPr>
        <w:adjustRightInd w:val="0"/>
        <w:snapToGrid w:val="0"/>
        <w:spacing w:line="300" w:lineRule="auto"/>
        <w:ind w:firstLineChars="200" w:firstLine="480"/>
        <w:rPr>
          <w:bCs/>
          <w:szCs w:val="21"/>
        </w:rPr>
      </w:pPr>
      <w:r>
        <w:rPr>
          <w:rFonts w:hint="eastAsia"/>
        </w:rPr>
        <w:t>T-1</w:t>
      </w:r>
      <w:r>
        <w:rPr>
          <w:rFonts w:hint="eastAsia"/>
        </w:rPr>
        <w:t>实验组在</w:t>
      </w:r>
      <w:r>
        <w:rPr>
          <w:rFonts w:hint="eastAsia"/>
        </w:rPr>
        <w:t>3</w:t>
      </w:r>
      <w:r>
        <w:t>–</w:t>
      </w:r>
      <w:r>
        <w:rPr>
          <w:rFonts w:hint="eastAsia"/>
        </w:rPr>
        <w:t>6</w:t>
      </w:r>
      <w:r>
        <w:rPr>
          <w:rFonts w:hint="eastAsia"/>
        </w:rPr>
        <w:t>周反应开始，总</w:t>
      </w:r>
      <w:r>
        <w:rPr>
          <w:rFonts w:hint="eastAsia"/>
        </w:rPr>
        <w:t>PCBs</w:t>
      </w:r>
      <w:r>
        <w:rPr>
          <w:rFonts w:hint="eastAsia"/>
        </w:rPr>
        <w:t>浓度降低，</w:t>
      </w:r>
      <w:r w:rsidRPr="00936F6C">
        <w:rPr>
          <w:rFonts w:hint="eastAsia"/>
        </w:rPr>
        <w:t>截至</w:t>
      </w:r>
      <w:r w:rsidRPr="00936F6C">
        <w:rPr>
          <w:rFonts w:hint="eastAsia"/>
        </w:rPr>
        <w:t>66</w:t>
      </w:r>
      <w:r w:rsidRPr="00936F6C">
        <w:rPr>
          <w:rFonts w:hint="eastAsia"/>
        </w:rPr>
        <w:t>周总浓度由</w:t>
      </w:r>
      <w:r w:rsidRPr="00936F6C">
        <w:rPr>
          <w:bCs/>
          <w:szCs w:val="21"/>
        </w:rPr>
        <w:t>49.56</w:t>
      </w:r>
      <w:r>
        <w:rPr>
          <w:rFonts w:hint="eastAsia"/>
          <w:bCs/>
          <w:szCs w:val="21"/>
        </w:rPr>
        <w:t xml:space="preserve"> </w:t>
      </w:r>
      <w:r w:rsidRPr="00936F6C">
        <w:rPr>
          <w:bCs/>
          <w:szCs w:val="21"/>
        </w:rPr>
        <w:t>±</w:t>
      </w:r>
      <w:r>
        <w:rPr>
          <w:rFonts w:hint="eastAsia"/>
          <w:bCs/>
          <w:szCs w:val="21"/>
        </w:rPr>
        <w:t xml:space="preserve"> </w:t>
      </w:r>
      <w:r w:rsidRPr="00936F6C">
        <w:rPr>
          <w:bCs/>
          <w:szCs w:val="21"/>
        </w:rPr>
        <w:t>0.38</w:t>
      </w:r>
      <w:r w:rsidRPr="00936F6C">
        <w:rPr>
          <w:rFonts w:hint="eastAsia"/>
          <w:bCs/>
          <w:szCs w:val="21"/>
        </w:rPr>
        <w:t>降至</w:t>
      </w:r>
      <w:r w:rsidRPr="00936F6C">
        <w:rPr>
          <w:rFonts w:hint="eastAsia"/>
          <w:bCs/>
          <w:szCs w:val="21"/>
        </w:rPr>
        <w:t>37.21</w:t>
      </w:r>
      <w:r>
        <w:rPr>
          <w:rFonts w:hint="eastAsia"/>
          <w:bCs/>
          <w:szCs w:val="21"/>
        </w:rPr>
        <w:t xml:space="preserve"> </w:t>
      </w:r>
      <w:r w:rsidRPr="00936F6C">
        <w:rPr>
          <w:bCs/>
          <w:szCs w:val="21"/>
        </w:rPr>
        <w:t>±</w:t>
      </w:r>
      <w:r>
        <w:rPr>
          <w:rFonts w:hint="eastAsia"/>
          <w:bCs/>
          <w:szCs w:val="21"/>
        </w:rPr>
        <w:t xml:space="preserve"> </w:t>
      </w:r>
      <w:r w:rsidRPr="00936F6C">
        <w:rPr>
          <w:rFonts w:hint="eastAsia"/>
          <w:bCs/>
          <w:szCs w:val="21"/>
        </w:rPr>
        <w:t>1.43 mg/kg</w:t>
      </w:r>
      <w:r w:rsidRPr="00936F6C">
        <w:rPr>
          <w:rFonts w:hint="eastAsia"/>
          <w:bCs/>
          <w:szCs w:val="21"/>
        </w:rPr>
        <w:t>。相比</w:t>
      </w:r>
      <w:r w:rsidRPr="00936F6C">
        <w:rPr>
          <w:rFonts w:hint="eastAsia"/>
          <w:bCs/>
          <w:szCs w:val="21"/>
        </w:rPr>
        <w:t>PCBs</w:t>
      </w:r>
      <w:r w:rsidRPr="00936F6C">
        <w:rPr>
          <w:rFonts w:hint="eastAsia"/>
          <w:bCs/>
          <w:szCs w:val="21"/>
        </w:rPr>
        <w:t>母体总浓度的下降趋势，总浓度随时间的变化要均匀的多。由于总浓度变化</w:t>
      </w:r>
      <w:r>
        <w:rPr>
          <w:rFonts w:hint="eastAsia"/>
          <w:bCs/>
          <w:szCs w:val="21"/>
        </w:rPr>
        <w:t>包含</w:t>
      </w:r>
      <w:r w:rsidRPr="00936F6C">
        <w:rPr>
          <w:rFonts w:hint="eastAsia"/>
          <w:bCs/>
          <w:szCs w:val="21"/>
        </w:rPr>
        <w:t>外加母体</w:t>
      </w:r>
      <w:r w:rsidRPr="00936F6C">
        <w:rPr>
          <w:rFonts w:hint="eastAsia"/>
          <w:bCs/>
          <w:szCs w:val="21"/>
        </w:rPr>
        <w:t>PCBs</w:t>
      </w:r>
      <w:r w:rsidRPr="00936F6C">
        <w:rPr>
          <w:rFonts w:hint="eastAsia"/>
          <w:bCs/>
          <w:szCs w:val="21"/>
        </w:rPr>
        <w:t>以及其各个子代</w:t>
      </w:r>
      <w:r w:rsidRPr="00936F6C">
        <w:rPr>
          <w:rFonts w:hint="eastAsia"/>
          <w:bCs/>
          <w:szCs w:val="21"/>
        </w:rPr>
        <w:t>PCBs</w:t>
      </w:r>
      <w:r w:rsidRPr="00936F6C">
        <w:rPr>
          <w:rFonts w:hint="eastAsia"/>
          <w:bCs/>
          <w:szCs w:val="21"/>
        </w:rPr>
        <w:t>的脱氯，考虑了体系中存在的其他相对优先降解的单体</w:t>
      </w:r>
      <w:r w:rsidRPr="00936F6C">
        <w:rPr>
          <w:rFonts w:hint="eastAsia"/>
          <w:bCs/>
          <w:szCs w:val="21"/>
        </w:rPr>
        <w:t>PCBs</w:t>
      </w:r>
      <w:r w:rsidRPr="00936F6C">
        <w:rPr>
          <w:rFonts w:hint="eastAsia"/>
          <w:bCs/>
          <w:szCs w:val="21"/>
        </w:rPr>
        <w:t>，使得体系脱氯速率均匀化。</w:t>
      </w:r>
    </w:p>
    <w:p w14:paraId="7DD8FFEA" w14:textId="77777777" w:rsidR="00296D36" w:rsidRDefault="00296D36" w:rsidP="00A95F90">
      <w:pPr>
        <w:adjustRightInd w:val="0"/>
        <w:snapToGrid w:val="0"/>
        <w:spacing w:line="300" w:lineRule="auto"/>
        <w:ind w:firstLineChars="200" w:firstLine="480"/>
      </w:pPr>
      <w:r>
        <w:rPr>
          <w:rFonts w:hint="eastAsia"/>
        </w:rPr>
        <w:t>第</w:t>
      </w:r>
      <w:r>
        <w:rPr>
          <w:rFonts w:hint="eastAsia"/>
        </w:rPr>
        <w:t>3</w:t>
      </w:r>
      <w:r>
        <w:rPr>
          <w:rFonts w:hint="eastAsia"/>
        </w:rPr>
        <w:t>周到</w:t>
      </w:r>
      <w:r>
        <w:rPr>
          <w:rFonts w:hint="eastAsia"/>
        </w:rPr>
        <w:t>18</w:t>
      </w:r>
      <w:r>
        <w:rPr>
          <w:rFonts w:hint="eastAsia"/>
        </w:rPr>
        <w:t>周，</w:t>
      </w:r>
      <w:r>
        <w:rPr>
          <w:rFonts w:hint="eastAsia"/>
        </w:rPr>
        <w:t>T-1</w:t>
      </w:r>
      <w:r>
        <w:rPr>
          <w:rFonts w:hint="eastAsia"/>
        </w:rPr>
        <w:t>实验组总</w:t>
      </w:r>
      <w:r>
        <w:rPr>
          <w:rFonts w:hint="eastAsia"/>
        </w:rPr>
        <w:t>PCBs</w:t>
      </w:r>
      <w:r>
        <w:rPr>
          <w:rFonts w:hint="eastAsia"/>
        </w:rPr>
        <w:t>降低速</w:t>
      </w:r>
      <w:r w:rsidRPr="002D10D3">
        <w:rPr>
          <w:rFonts w:hint="eastAsia"/>
        </w:rPr>
        <w:t>率为</w:t>
      </w:r>
      <w:r w:rsidRPr="002D10D3">
        <w:t>0.37</w:t>
      </w:r>
      <w:r>
        <w:t>28</w:t>
      </w:r>
      <w:r>
        <w:rPr>
          <w:rFonts w:hint="eastAsia"/>
        </w:rPr>
        <w:t xml:space="preserve"> </w:t>
      </w:r>
      <w:r w:rsidRPr="002D10D3">
        <w:rPr>
          <w:bCs/>
          <w:szCs w:val="21"/>
        </w:rPr>
        <w:t>±</w:t>
      </w:r>
      <w:r>
        <w:rPr>
          <w:rFonts w:hint="eastAsia"/>
          <w:bCs/>
          <w:szCs w:val="21"/>
        </w:rPr>
        <w:t xml:space="preserve"> </w:t>
      </w:r>
      <w:r w:rsidRPr="002D10D3">
        <w:t>0.014</w:t>
      </w:r>
      <w:r>
        <w:rPr>
          <w:rFonts w:hint="eastAsia"/>
        </w:rPr>
        <w:t xml:space="preserve">6 </w:t>
      </w:r>
      <w:r w:rsidRPr="002D10D3">
        <w:rPr>
          <w:rFonts w:hint="eastAsia"/>
          <w:bCs/>
          <w:szCs w:val="21"/>
        </w:rPr>
        <w:t>mg/kg</w:t>
      </w:r>
      <w:r w:rsidRPr="0071363A">
        <w:rPr>
          <w:rFonts w:eastAsia="楷体"/>
        </w:rPr>
        <w:t>·</w:t>
      </w:r>
      <w:r w:rsidRPr="002D10D3">
        <w:rPr>
          <w:rFonts w:hint="eastAsia"/>
        </w:rPr>
        <w:t>week</w:t>
      </w:r>
      <w:r w:rsidRPr="002D10D3">
        <w:rPr>
          <w:rFonts w:hint="eastAsia"/>
          <w:vertAlign w:val="superscript"/>
        </w:rPr>
        <w:t>-1</w:t>
      </w:r>
      <w:r w:rsidRPr="002D10D3">
        <w:rPr>
          <w:rFonts w:hint="eastAsia"/>
        </w:rPr>
        <w:t>；</w:t>
      </w:r>
      <w:r>
        <w:rPr>
          <w:rFonts w:hint="eastAsia"/>
        </w:rPr>
        <w:t>18</w:t>
      </w:r>
      <w:r>
        <w:rPr>
          <w:rFonts w:hint="eastAsia"/>
        </w:rPr>
        <w:t>至</w:t>
      </w:r>
      <w:r>
        <w:rPr>
          <w:rFonts w:hint="eastAsia"/>
        </w:rPr>
        <w:t>36</w:t>
      </w:r>
      <w:r>
        <w:rPr>
          <w:rFonts w:hint="eastAsia"/>
        </w:rPr>
        <w:t>周，速率减缓到</w:t>
      </w:r>
      <w:r w:rsidRPr="002D10D3">
        <w:t>0</w:t>
      </w:r>
      <w:r w:rsidRPr="00875693">
        <w:t>.09</w:t>
      </w:r>
      <w:r w:rsidRPr="00875693">
        <w:rPr>
          <w:rFonts w:hint="eastAsia"/>
        </w:rPr>
        <w:t>9</w:t>
      </w:r>
      <w:r w:rsidRPr="00875693">
        <w:t xml:space="preserve"> </w:t>
      </w:r>
      <w:r w:rsidRPr="00875693">
        <w:rPr>
          <w:bCs/>
          <w:szCs w:val="21"/>
        </w:rPr>
        <w:t>±</w:t>
      </w:r>
      <w:r w:rsidRPr="00875693">
        <w:rPr>
          <w:rFonts w:hint="eastAsia"/>
          <w:bCs/>
          <w:szCs w:val="21"/>
        </w:rPr>
        <w:t xml:space="preserve"> </w:t>
      </w:r>
      <w:r w:rsidRPr="00875693">
        <w:t>0.00</w:t>
      </w:r>
      <w:r w:rsidRPr="00875693">
        <w:rPr>
          <w:rFonts w:hint="eastAsia"/>
        </w:rPr>
        <w:t>9</w:t>
      </w:r>
      <w:r>
        <w:rPr>
          <w:rFonts w:hint="eastAsia"/>
        </w:rPr>
        <w:t xml:space="preserve"> </w:t>
      </w:r>
      <w:r w:rsidRPr="00875693">
        <w:rPr>
          <w:rFonts w:hint="eastAsia"/>
          <w:bCs/>
          <w:szCs w:val="21"/>
        </w:rPr>
        <w:t>mg/kg</w:t>
      </w:r>
      <w:r w:rsidRPr="0071363A">
        <w:rPr>
          <w:rFonts w:eastAsia="楷体"/>
        </w:rPr>
        <w:t>·</w:t>
      </w:r>
      <w:r w:rsidRPr="00875693">
        <w:rPr>
          <w:rFonts w:hint="eastAsia"/>
        </w:rPr>
        <w:t>week</w:t>
      </w:r>
      <w:r w:rsidRPr="00875693">
        <w:rPr>
          <w:rFonts w:hint="eastAsia"/>
          <w:vertAlign w:val="superscript"/>
        </w:rPr>
        <w:t>-1</w:t>
      </w:r>
      <w:r w:rsidRPr="00875693">
        <w:rPr>
          <w:rFonts w:hint="eastAsia"/>
        </w:rPr>
        <w:t>；第</w:t>
      </w:r>
      <w:r w:rsidRPr="00875693">
        <w:rPr>
          <w:rFonts w:hint="eastAsia"/>
        </w:rPr>
        <w:t>36</w:t>
      </w:r>
      <w:r w:rsidRPr="00875693">
        <w:rPr>
          <w:rFonts w:hint="eastAsia"/>
        </w:rPr>
        <w:t>周到</w:t>
      </w:r>
      <w:r w:rsidRPr="00875693">
        <w:rPr>
          <w:rFonts w:hint="eastAsia"/>
        </w:rPr>
        <w:t>66</w:t>
      </w:r>
      <w:r w:rsidRPr="00875693">
        <w:rPr>
          <w:rFonts w:hint="eastAsia"/>
        </w:rPr>
        <w:t>周，总</w:t>
      </w:r>
      <w:r w:rsidRPr="00875693">
        <w:rPr>
          <w:rFonts w:hint="eastAsia"/>
        </w:rPr>
        <w:t>PCBs</w:t>
      </w:r>
      <w:r w:rsidRPr="00875693">
        <w:rPr>
          <w:rFonts w:hint="eastAsia"/>
        </w:rPr>
        <w:t>降低速率为</w:t>
      </w:r>
      <w:r w:rsidRPr="00875693">
        <w:t>0.15</w:t>
      </w:r>
      <w:r w:rsidRPr="00875693">
        <w:rPr>
          <w:rFonts w:hint="eastAsia"/>
        </w:rPr>
        <w:t>8</w:t>
      </w:r>
      <w:r w:rsidRPr="00875693">
        <w:t xml:space="preserve"> </w:t>
      </w:r>
      <w:r w:rsidRPr="00875693">
        <w:rPr>
          <w:bCs/>
          <w:szCs w:val="21"/>
        </w:rPr>
        <w:t>±</w:t>
      </w:r>
      <w:r>
        <w:rPr>
          <w:rFonts w:hint="eastAsia"/>
          <w:bCs/>
          <w:szCs w:val="21"/>
        </w:rPr>
        <w:t xml:space="preserve"> </w:t>
      </w:r>
      <w:r w:rsidRPr="00875693">
        <w:t>0.00</w:t>
      </w:r>
      <w:r w:rsidRPr="00875693">
        <w:rPr>
          <w:rFonts w:hint="eastAsia"/>
        </w:rPr>
        <w:t xml:space="preserve">5 </w:t>
      </w:r>
      <w:r w:rsidRPr="00875693">
        <w:rPr>
          <w:rFonts w:hint="eastAsia"/>
          <w:bCs/>
          <w:szCs w:val="21"/>
        </w:rPr>
        <w:t>mg/kg</w:t>
      </w:r>
      <w:r w:rsidRPr="0071363A">
        <w:rPr>
          <w:rFonts w:eastAsia="楷体"/>
        </w:rPr>
        <w:t>·</w:t>
      </w:r>
      <w:r w:rsidRPr="00875693">
        <w:rPr>
          <w:rFonts w:hint="eastAsia"/>
        </w:rPr>
        <w:t>week</w:t>
      </w:r>
      <w:r w:rsidRPr="00875693">
        <w:rPr>
          <w:rFonts w:hint="eastAsia"/>
          <w:vertAlign w:val="superscript"/>
        </w:rPr>
        <w:t>-1</w:t>
      </w:r>
      <w:r w:rsidRPr="00875693">
        <w:rPr>
          <w:rFonts w:hint="eastAsia"/>
        </w:rPr>
        <w:t>。</w:t>
      </w:r>
    </w:p>
    <w:p w14:paraId="08DEB137" w14:textId="77777777" w:rsidR="00296D36" w:rsidRDefault="00296D36" w:rsidP="00A95F90">
      <w:pPr>
        <w:adjustRightInd w:val="0"/>
        <w:snapToGrid w:val="0"/>
        <w:spacing w:line="300" w:lineRule="auto"/>
        <w:ind w:firstLineChars="200" w:firstLine="480"/>
      </w:pPr>
      <w:r w:rsidRPr="00797E35">
        <w:rPr>
          <w:rFonts w:hint="eastAsia"/>
        </w:rPr>
        <w:t>T-S</w:t>
      </w:r>
      <w:r w:rsidRPr="00797E35">
        <w:rPr>
          <w:rFonts w:hint="eastAsia"/>
        </w:rPr>
        <w:t>实验组中</w:t>
      </w:r>
      <w:r>
        <w:rPr>
          <w:rFonts w:hint="eastAsia"/>
        </w:rPr>
        <w:t>9</w:t>
      </w:r>
      <w:r>
        <w:t>–</w:t>
      </w:r>
      <w:r w:rsidRPr="00797E35">
        <w:rPr>
          <w:rFonts w:hint="eastAsia"/>
        </w:rPr>
        <w:t>36</w:t>
      </w:r>
      <w:r w:rsidRPr="00797E35">
        <w:rPr>
          <w:rFonts w:hint="eastAsia"/>
        </w:rPr>
        <w:t>周，体系</w:t>
      </w:r>
      <w:r w:rsidRPr="00537200">
        <w:rPr>
          <w:rFonts w:hint="eastAsia"/>
        </w:rPr>
        <w:t>平均脱氯速率为</w:t>
      </w:r>
      <w:r w:rsidRPr="00537200">
        <w:t>0.04</w:t>
      </w:r>
      <w:r w:rsidRPr="00537200">
        <w:rPr>
          <w:rFonts w:hint="eastAsia"/>
        </w:rPr>
        <w:t xml:space="preserve">1 </w:t>
      </w:r>
      <w:r w:rsidRPr="00537200">
        <w:rPr>
          <w:bCs/>
          <w:szCs w:val="21"/>
        </w:rPr>
        <w:t>±</w:t>
      </w:r>
      <w:r w:rsidRPr="00537200">
        <w:rPr>
          <w:rFonts w:hint="eastAsia"/>
        </w:rPr>
        <w:t xml:space="preserve"> </w:t>
      </w:r>
      <w:r w:rsidRPr="00537200">
        <w:t>0.00</w:t>
      </w:r>
      <w:r w:rsidRPr="00537200">
        <w:rPr>
          <w:rFonts w:hint="eastAsia"/>
        </w:rPr>
        <w:t>7</w:t>
      </w:r>
      <w:r w:rsidRPr="00537200">
        <w:rPr>
          <w:rFonts w:hint="eastAsia"/>
          <w:bCs/>
          <w:szCs w:val="21"/>
        </w:rPr>
        <w:t xml:space="preserve"> mg/kg</w:t>
      </w:r>
      <w:r w:rsidRPr="0071363A">
        <w:rPr>
          <w:rFonts w:eastAsia="楷体"/>
        </w:rPr>
        <w:t>·</w:t>
      </w:r>
      <w:r w:rsidRPr="00537200">
        <w:rPr>
          <w:rFonts w:hint="eastAsia"/>
        </w:rPr>
        <w:t>week</w:t>
      </w:r>
      <w:r w:rsidRPr="00537200">
        <w:rPr>
          <w:rFonts w:hint="eastAsia"/>
          <w:vertAlign w:val="superscript"/>
        </w:rPr>
        <w:t>-1</w:t>
      </w:r>
      <w:r w:rsidRPr="00537200">
        <w:rPr>
          <w:rFonts w:hint="eastAsia"/>
        </w:rPr>
        <w:t>。</w:t>
      </w:r>
      <w:r w:rsidRPr="00797E35">
        <w:rPr>
          <w:rFonts w:hint="eastAsia"/>
        </w:rPr>
        <w:t>在</w:t>
      </w:r>
      <w:r w:rsidRPr="00797E35">
        <w:rPr>
          <w:rFonts w:hint="eastAsia"/>
        </w:rPr>
        <w:t>36</w:t>
      </w:r>
      <w:r w:rsidRPr="00797E35">
        <w:rPr>
          <w:rFonts w:hint="eastAsia"/>
        </w:rPr>
        <w:t>周到</w:t>
      </w:r>
      <w:r w:rsidRPr="00797E35">
        <w:rPr>
          <w:rFonts w:hint="eastAsia"/>
        </w:rPr>
        <w:t>66</w:t>
      </w:r>
      <w:r w:rsidRPr="00797E35">
        <w:rPr>
          <w:rFonts w:hint="eastAsia"/>
        </w:rPr>
        <w:t>周的快速反应期，</w:t>
      </w:r>
      <w:r w:rsidRPr="00797E35">
        <w:rPr>
          <w:rFonts w:hint="eastAsia"/>
        </w:rPr>
        <w:t>PCBs</w:t>
      </w:r>
      <w:r w:rsidRPr="00797E35">
        <w:rPr>
          <w:rFonts w:hint="eastAsia"/>
        </w:rPr>
        <w:t>总浓度由</w:t>
      </w:r>
      <w:r w:rsidRPr="00797E35">
        <w:rPr>
          <w:rFonts w:hint="eastAsia"/>
        </w:rPr>
        <w:t>46.79</w:t>
      </w:r>
      <w:r w:rsidRPr="00797E35">
        <w:rPr>
          <w:rFonts w:hint="eastAsia"/>
          <w:bCs/>
          <w:szCs w:val="21"/>
        </w:rPr>
        <w:t xml:space="preserve"> </w:t>
      </w:r>
      <w:r w:rsidRPr="00797E35">
        <w:rPr>
          <w:bCs/>
          <w:szCs w:val="21"/>
        </w:rPr>
        <w:t>±</w:t>
      </w:r>
      <w:r w:rsidRPr="00797E35">
        <w:rPr>
          <w:rFonts w:hint="eastAsia"/>
          <w:bCs/>
          <w:szCs w:val="21"/>
        </w:rPr>
        <w:t xml:space="preserve"> 0.33 mg/kg</w:t>
      </w:r>
      <w:r w:rsidRPr="00797E35">
        <w:rPr>
          <w:rFonts w:hint="eastAsia"/>
          <w:bCs/>
          <w:szCs w:val="21"/>
        </w:rPr>
        <w:t>降至</w:t>
      </w:r>
      <w:r w:rsidRPr="00797E35">
        <w:rPr>
          <w:rFonts w:hint="eastAsia"/>
        </w:rPr>
        <w:t>39.80</w:t>
      </w:r>
      <w:r w:rsidRPr="00797E35">
        <w:rPr>
          <w:rFonts w:hint="eastAsia"/>
          <w:bCs/>
          <w:szCs w:val="21"/>
        </w:rPr>
        <w:t xml:space="preserve"> </w:t>
      </w:r>
      <w:r w:rsidRPr="00797E35">
        <w:rPr>
          <w:bCs/>
          <w:szCs w:val="21"/>
        </w:rPr>
        <w:t>±</w:t>
      </w:r>
      <w:r w:rsidRPr="00797E35">
        <w:rPr>
          <w:rFonts w:hint="eastAsia"/>
          <w:bCs/>
          <w:szCs w:val="21"/>
        </w:rPr>
        <w:t xml:space="preserve"> 0</w:t>
      </w:r>
      <w:r w:rsidRPr="00537200">
        <w:rPr>
          <w:rFonts w:hint="eastAsia"/>
          <w:bCs/>
          <w:szCs w:val="21"/>
        </w:rPr>
        <w:t>.45 mg/kg</w:t>
      </w:r>
      <w:r w:rsidRPr="00537200">
        <w:rPr>
          <w:rFonts w:hint="eastAsia"/>
          <w:bCs/>
          <w:szCs w:val="21"/>
        </w:rPr>
        <w:t>，</w:t>
      </w:r>
      <w:r>
        <w:rPr>
          <w:rFonts w:hint="eastAsia"/>
          <w:bCs/>
          <w:szCs w:val="21"/>
        </w:rPr>
        <w:t>36</w:t>
      </w:r>
      <w:r>
        <w:rPr>
          <w:bCs/>
          <w:szCs w:val="21"/>
        </w:rPr>
        <w:t>–</w:t>
      </w:r>
      <w:r>
        <w:rPr>
          <w:rFonts w:hint="eastAsia"/>
          <w:bCs/>
          <w:szCs w:val="21"/>
        </w:rPr>
        <w:t>51</w:t>
      </w:r>
      <w:r>
        <w:rPr>
          <w:rFonts w:hint="eastAsia"/>
          <w:bCs/>
          <w:szCs w:val="21"/>
        </w:rPr>
        <w:t>周、</w:t>
      </w:r>
      <w:r>
        <w:rPr>
          <w:rFonts w:hint="eastAsia"/>
          <w:bCs/>
          <w:szCs w:val="21"/>
        </w:rPr>
        <w:t>51</w:t>
      </w:r>
      <w:r>
        <w:rPr>
          <w:bCs/>
          <w:szCs w:val="21"/>
        </w:rPr>
        <w:t>–</w:t>
      </w:r>
      <w:r>
        <w:rPr>
          <w:rFonts w:hint="eastAsia"/>
          <w:bCs/>
          <w:szCs w:val="21"/>
        </w:rPr>
        <w:t>6</w:t>
      </w:r>
      <w:r w:rsidRPr="00512A75">
        <w:rPr>
          <w:rFonts w:hint="eastAsia"/>
          <w:bCs/>
          <w:szCs w:val="21"/>
        </w:rPr>
        <w:t>6</w:t>
      </w:r>
      <w:r w:rsidRPr="00512A75">
        <w:rPr>
          <w:rFonts w:hint="eastAsia"/>
          <w:bCs/>
          <w:szCs w:val="21"/>
        </w:rPr>
        <w:t>周的脱氯速率分别为</w:t>
      </w:r>
      <w:r w:rsidRPr="00512A75">
        <w:rPr>
          <w:rFonts w:hint="eastAsia"/>
          <w:bCs/>
          <w:szCs w:val="21"/>
        </w:rPr>
        <w:t>0.122</w:t>
      </w:r>
      <w:r w:rsidRPr="00512A75">
        <w:rPr>
          <w:rFonts w:hint="eastAsia"/>
          <w:bCs/>
          <w:szCs w:val="21"/>
        </w:rPr>
        <w:t>、</w:t>
      </w:r>
      <w:r w:rsidRPr="00512A75">
        <w:rPr>
          <w:rFonts w:hint="eastAsia"/>
          <w:bCs/>
          <w:szCs w:val="21"/>
        </w:rPr>
        <w:t>0.180 mg/kg</w:t>
      </w:r>
      <w:r w:rsidRPr="0071363A">
        <w:rPr>
          <w:rFonts w:eastAsia="楷体"/>
        </w:rPr>
        <w:t>·</w:t>
      </w:r>
      <w:r w:rsidRPr="00512A75">
        <w:rPr>
          <w:rFonts w:hint="eastAsia"/>
        </w:rPr>
        <w:t>week</w:t>
      </w:r>
      <w:r w:rsidRPr="00512A75">
        <w:rPr>
          <w:rFonts w:hint="eastAsia"/>
          <w:vertAlign w:val="superscript"/>
        </w:rPr>
        <w:t>-1</w:t>
      </w:r>
      <w:r w:rsidRPr="00512A75">
        <w:rPr>
          <w:rFonts w:hint="eastAsia"/>
        </w:rPr>
        <w:t>。</w:t>
      </w:r>
    </w:p>
    <w:p w14:paraId="62415289" w14:textId="1232771B" w:rsidR="00296D36" w:rsidRDefault="00296D36" w:rsidP="00A95F90">
      <w:pPr>
        <w:adjustRightInd w:val="0"/>
        <w:snapToGrid w:val="0"/>
        <w:spacing w:line="300" w:lineRule="auto"/>
        <w:ind w:firstLineChars="200" w:firstLine="492"/>
      </w:pPr>
      <w:r w:rsidRPr="00D63C59">
        <w:rPr>
          <w:rFonts w:hint="eastAsia"/>
          <w:snapToGrid w:val="0"/>
          <w:spacing w:val="3"/>
          <w:kern w:val="0"/>
        </w:rPr>
        <w:t>从</w:t>
      </w:r>
      <w:r w:rsidRPr="00D63C59">
        <w:rPr>
          <w:rFonts w:hint="eastAsia"/>
          <w:snapToGrid w:val="0"/>
          <w:spacing w:val="3"/>
          <w:kern w:val="0"/>
        </w:rPr>
        <w:t>PCBs</w:t>
      </w:r>
      <w:r w:rsidRPr="00D63C59">
        <w:rPr>
          <w:rFonts w:hint="eastAsia"/>
          <w:snapToGrid w:val="0"/>
          <w:spacing w:val="3"/>
          <w:kern w:val="0"/>
        </w:rPr>
        <w:t>总浓度变化可以看到</w:t>
      </w:r>
      <w:r w:rsidR="00C70D46">
        <w:rPr>
          <w:rFonts w:hint="eastAsia"/>
          <w:snapToGrid w:val="0"/>
          <w:spacing w:val="3"/>
          <w:kern w:val="0"/>
        </w:rPr>
        <w:t>，</w:t>
      </w:r>
      <w:r w:rsidRPr="00D63C59">
        <w:rPr>
          <w:rFonts w:hint="eastAsia"/>
          <w:snapToGrid w:val="0"/>
          <w:spacing w:val="3"/>
          <w:kern w:val="0"/>
        </w:rPr>
        <w:t>T-Fe</w:t>
      </w:r>
      <w:r w:rsidRPr="00D63C59">
        <w:rPr>
          <w:rFonts w:hint="eastAsia"/>
          <w:snapToGrid w:val="0"/>
          <w:spacing w:val="3"/>
          <w:kern w:val="0"/>
        </w:rPr>
        <w:t>实验组在反应初始时降解速率较慢（</w:t>
      </w:r>
      <w:r w:rsidRPr="00D63C59">
        <w:rPr>
          <w:rFonts w:hint="eastAsia"/>
          <w:snapToGrid w:val="0"/>
          <w:spacing w:val="3"/>
          <w:kern w:val="0"/>
        </w:rPr>
        <w:t>9</w:t>
      </w:r>
      <w:r w:rsidRPr="00D63C59">
        <w:rPr>
          <w:snapToGrid w:val="0"/>
          <w:spacing w:val="3"/>
          <w:kern w:val="0"/>
        </w:rPr>
        <w:t>–</w:t>
      </w:r>
      <w:r w:rsidRPr="00D63C59">
        <w:rPr>
          <w:rFonts w:hint="eastAsia"/>
          <w:snapToGrid w:val="0"/>
          <w:spacing w:val="3"/>
          <w:kern w:val="0"/>
        </w:rPr>
        <w:t>36</w:t>
      </w:r>
      <w:r w:rsidRPr="00D63C59">
        <w:rPr>
          <w:rFonts w:hint="eastAsia"/>
          <w:snapToGrid w:val="0"/>
          <w:spacing w:val="3"/>
          <w:kern w:val="0"/>
        </w:rPr>
        <w:t>周平均降解速率为</w:t>
      </w:r>
      <w:r w:rsidRPr="00D63C59">
        <w:rPr>
          <w:snapToGrid w:val="0"/>
          <w:spacing w:val="3"/>
          <w:kern w:val="0"/>
        </w:rPr>
        <w:t>0.098 ±</w:t>
      </w:r>
      <w:r w:rsidRPr="00D63C59">
        <w:rPr>
          <w:rFonts w:hint="eastAsia"/>
          <w:snapToGrid w:val="0"/>
          <w:spacing w:val="3"/>
          <w:kern w:val="0"/>
        </w:rPr>
        <w:t xml:space="preserve"> </w:t>
      </w:r>
      <w:r w:rsidRPr="00D63C59">
        <w:rPr>
          <w:snapToGrid w:val="0"/>
          <w:spacing w:val="3"/>
          <w:kern w:val="0"/>
        </w:rPr>
        <w:t>0.01</w:t>
      </w:r>
      <w:r w:rsidRPr="00D63C59">
        <w:rPr>
          <w:rFonts w:hint="eastAsia"/>
          <w:snapToGrid w:val="0"/>
          <w:spacing w:val="3"/>
          <w:kern w:val="0"/>
        </w:rPr>
        <w:t>7 mg/kg</w:t>
      </w:r>
      <w:r w:rsidRPr="00D63C59">
        <w:rPr>
          <w:rFonts w:eastAsia="楷体"/>
          <w:snapToGrid w:val="0"/>
          <w:spacing w:val="3"/>
          <w:kern w:val="0"/>
        </w:rPr>
        <w:t>·</w:t>
      </w:r>
      <w:r w:rsidRPr="00D63C59">
        <w:rPr>
          <w:rFonts w:hint="eastAsia"/>
          <w:snapToGrid w:val="0"/>
          <w:spacing w:val="3"/>
          <w:kern w:val="0"/>
        </w:rPr>
        <w:t>week</w:t>
      </w:r>
      <w:r w:rsidRPr="00D63C59">
        <w:rPr>
          <w:rFonts w:hint="eastAsia"/>
          <w:snapToGrid w:val="0"/>
          <w:spacing w:val="3"/>
          <w:kern w:val="0"/>
          <w:vertAlign w:val="superscript"/>
        </w:rPr>
        <w:t>-1</w:t>
      </w:r>
      <w:r w:rsidRPr="00D63C59">
        <w:rPr>
          <w:rFonts w:hint="eastAsia"/>
          <w:snapToGrid w:val="0"/>
          <w:spacing w:val="3"/>
          <w:kern w:val="0"/>
        </w:rPr>
        <w:t>），</w:t>
      </w:r>
      <w:r w:rsidRPr="00D63C59">
        <w:rPr>
          <w:rFonts w:hint="eastAsia"/>
          <w:snapToGrid w:val="0"/>
          <w:spacing w:val="3"/>
          <w:kern w:val="0"/>
        </w:rPr>
        <w:t>36</w:t>
      </w:r>
      <w:r w:rsidRPr="00D63C59">
        <w:rPr>
          <w:rFonts w:hint="eastAsia"/>
          <w:snapToGrid w:val="0"/>
          <w:spacing w:val="3"/>
          <w:kern w:val="0"/>
        </w:rPr>
        <w:t>周后脱氯速率加快，达</w:t>
      </w:r>
      <w:r w:rsidRPr="00D63C59">
        <w:rPr>
          <w:snapToGrid w:val="0"/>
          <w:spacing w:val="3"/>
          <w:kern w:val="0"/>
        </w:rPr>
        <w:t>0.233</w:t>
      </w:r>
      <w:r w:rsidRPr="00D63C59">
        <w:rPr>
          <w:rFonts w:hint="eastAsia"/>
          <w:snapToGrid w:val="0"/>
          <w:spacing w:val="3"/>
          <w:kern w:val="0"/>
        </w:rPr>
        <w:t xml:space="preserve"> </w:t>
      </w:r>
      <w:r w:rsidRPr="00D63C59">
        <w:rPr>
          <w:snapToGrid w:val="0"/>
          <w:spacing w:val="3"/>
          <w:kern w:val="0"/>
        </w:rPr>
        <w:t>±</w:t>
      </w:r>
      <w:r w:rsidRPr="00D63C59">
        <w:rPr>
          <w:rFonts w:hint="eastAsia"/>
          <w:snapToGrid w:val="0"/>
          <w:spacing w:val="3"/>
          <w:kern w:val="0"/>
        </w:rPr>
        <w:t xml:space="preserve"> </w:t>
      </w:r>
      <w:r w:rsidRPr="00D63C59">
        <w:rPr>
          <w:snapToGrid w:val="0"/>
          <w:spacing w:val="3"/>
          <w:kern w:val="0"/>
        </w:rPr>
        <w:t>0.015</w:t>
      </w:r>
      <w:r w:rsidRPr="00D63C59">
        <w:rPr>
          <w:rFonts w:hint="eastAsia"/>
          <w:snapToGrid w:val="0"/>
          <w:spacing w:val="3"/>
          <w:kern w:val="0"/>
        </w:rPr>
        <w:t xml:space="preserve"> mg/kg</w:t>
      </w:r>
      <w:r w:rsidRPr="00D63C59">
        <w:rPr>
          <w:rFonts w:eastAsia="楷体"/>
          <w:snapToGrid w:val="0"/>
          <w:spacing w:val="3"/>
          <w:kern w:val="0"/>
        </w:rPr>
        <w:t>·</w:t>
      </w:r>
      <w:r w:rsidRPr="00D63C59">
        <w:rPr>
          <w:rFonts w:hint="eastAsia"/>
          <w:snapToGrid w:val="0"/>
          <w:spacing w:val="3"/>
          <w:kern w:val="0"/>
        </w:rPr>
        <w:t>week</w:t>
      </w:r>
      <w:r w:rsidRPr="00D63C59">
        <w:rPr>
          <w:rFonts w:hint="eastAsia"/>
          <w:snapToGrid w:val="0"/>
          <w:spacing w:val="3"/>
          <w:kern w:val="0"/>
          <w:vertAlign w:val="superscript"/>
        </w:rPr>
        <w:t>-1</w:t>
      </w:r>
      <w:r w:rsidRPr="00D63C59">
        <w:rPr>
          <w:rFonts w:hint="eastAsia"/>
          <w:snapToGrid w:val="0"/>
          <w:spacing w:val="3"/>
          <w:kern w:val="0"/>
        </w:rPr>
        <w:t>。</w:t>
      </w:r>
      <w:r w:rsidRPr="00D63C59">
        <w:rPr>
          <w:snapToGrid w:val="0"/>
          <w:spacing w:val="3"/>
          <w:kern w:val="0"/>
        </w:rPr>
        <w:t>第</w:t>
      </w:r>
      <w:r w:rsidRPr="00D63C59">
        <w:rPr>
          <w:rFonts w:hint="eastAsia"/>
          <w:snapToGrid w:val="0"/>
          <w:spacing w:val="3"/>
          <w:kern w:val="0"/>
        </w:rPr>
        <w:t>36</w:t>
      </w:r>
      <w:r w:rsidRPr="00D63C59">
        <w:rPr>
          <w:snapToGrid w:val="0"/>
          <w:spacing w:val="3"/>
          <w:kern w:val="0"/>
        </w:rPr>
        <w:t>周和第</w:t>
      </w:r>
      <w:r w:rsidRPr="00D63C59">
        <w:rPr>
          <w:snapToGrid w:val="0"/>
          <w:spacing w:val="3"/>
          <w:kern w:val="0"/>
        </w:rPr>
        <w:t>66</w:t>
      </w:r>
      <w:r w:rsidRPr="00D63C59">
        <w:rPr>
          <w:snapToGrid w:val="0"/>
          <w:spacing w:val="3"/>
          <w:kern w:val="0"/>
        </w:rPr>
        <w:t>周时</w:t>
      </w:r>
      <w:r w:rsidRPr="00D63C59">
        <w:rPr>
          <w:rFonts w:hint="eastAsia"/>
          <w:snapToGrid w:val="0"/>
          <w:spacing w:val="3"/>
          <w:kern w:val="0"/>
        </w:rPr>
        <w:t>多氯联苯</w:t>
      </w:r>
      <w:r w:rsidRPr="00D63C59">
        <w:rPr>
          <w:snapToGrid w:val="0"/>
          <w:spacing w:val="3"/>
          <w:kern w:val="0"/>
        </w:rPr>
        <w:t>总浓度分别为</w:t>
      </w:r>
      <w:r w:rsidRPr="00D63C59">
        <w:rPr>
          <w:snapToGrid w:val="0"/>
          <w:spacing w:val="3"/>
          <w:kern w:val="0"/>
        </w:rPr>
        <w:t>4</w:t>
      </w:r>
      <w:r w:rsidRPr="00D63C59">
        <w:rPr>
          <w:rFonts w:hint="eastAsia"/>
          <w:snapToGrid w:val="0"/>
          <w:spacing w:val="3"/>
          <w:kern w:val="0"/>
        </w:rPr>
        <w:t>6.79</w:t>
      </w:r>
      <w:r w:rsidRPr="006327AE">
        <w:t xml:space="preserve"> ± 0.</w:t>
      </w:r>
      <w:r w:rsidRPr="006327AE">
        <w:rPr>
          <w:rFonts w:hint="eastAsia"/>
        </w:rPr>
        <w:t>33</w:t>
      </w:r>
      <w:r>
        <w:t xml:space="preserve"> mg/kg</w:t>
      </w:r>
      <w:r w:rsidRPr="006327AE">
        <w:t>和</w:t>
      </w:r>
      <w:r w:rsidRPr="006327AE">
        <w:rPr>
          <w:rFonts w:hint="eastAsia"/>
        </w:rPr>
        <w:t>39. 80</w:t>
      </w:r>
      <w:r w:rsidRPr="006327AE">
        <w:t xml:space="preserve"> ± </w:t>
      </w:r>
      <w:r w:rsidRPr="006327AE">
        <w:rPr>
          <w:rFonts w:hint="eastAsia"/>
        </w:rPr>
        <w:t>0.45</w:t>
      </w:r>
      <w:r w:rsidRPr="006327AE">
        <w:t xml:space="preserve"> mg/kg</w:t>
      </w:r>
      <w:r w:rsidRPr="006327AE">
        <w:rPr>
          <w:rFonts w:hint="eastAsia"/>
        </w:rPr>
        <w:t>。</w:t>
      </w:r>
    </w:p>
    <w:p w14:paraId="7F083D83" w14:textId="77777777" w:rsidR="00296D36" w:rsidRDefault="00296D36" w:rsidP="00C70D46">
      <w:pPr>
        <w:adjustRightInd w:val="0"/>
        <w:snapToGrid w:val="0"/>
        <w:spacing w:line="300" w:lineRule="auto"/>
        <w:ind w:firstLineChars="200" w:firstLine="480"/>
      </w:pPr>
      <w:r w:rsidRPr="00BF1420">
        <w:rPr>
          <w:rFonts w:hint="eastAsia"/>
        </w:rPr>
        <w:t>底泥微环境中二价铁</w:t>
      </w:r>
      <w:r>
        <w:rPr>
          <w:rFonts w:hint="eastAsia"/>
        </w:rPr>
        <w:t>浓度</w:t>
      </w:r>
      <w:r w:rsidRPr="00BF1420">
        <w:rPr>
          <w:rFonts w:hint="eastAsia"/>
        </w:rPr>
        <w:t>的测定结果见图</w:t>
      </w:r>
      <w:r w:rsidRPr="00BF1420">
        <w:rPr>
          <w:rFonts w:hint="eastAsia"/>
        </w:rPr>
        <w:t>3-6</w:t>
      </w:r>
      <w:r w:rsidRPr="00BF1420">
        <w:rPr>
          <w:rFonts w:hint="eastAsia"/>
        </w:rPr>
        <w:t>。</w:t>
      </w:r>
      <w:r w:rsidRPr="0058028E">
        <w:rPr>
          <w:rFonts w:hint="eastAsia"/>
        </w:rPr>
        <w:t>可以看出，</w:t>
      </w:r>
      <w:r w:rsidRPr="0058028E">
        <w:t>添加了</w:t>
      </w:r>
      <w:r w:rsidRPr="0058028E">
        <w:t>FeOOH</w:t>
      </w:r>
      <w:r w:rsidRPr="0058028E">
        <w:t>的</w:t>
      </w:r>
      <w:r w:rsidRPr="0058028E">
        <w:rPr>
          <w:rFonts w:hint="eastAsia"/>
        </w:rPr>
        <w:t>底泥</w:t>
      </w:r>
      <w:r w:rsidRPr="0058028E">
        <w:t>环境（</w:t>
      </w:r>
      <w:r w:rsidRPr="0058028E">
        <w:t>T-Fe</w:t>
      </w:r>
      <w:r w:rsidRPr="0058028E">
        <w:rPr>
          <w:rFonts w:hint="eastAsia"/>
        </w:rPr>
        <w:t>组</w:t>
      </w:r>
      <w:r w:rsidRPr="0058028E">
        <w:t>）中</w:t>
      </w:r>
      <w:r w:rsidRPr="0058028E">
        <w:t>Fe(II)</w:t>
      </w:r>
      <w:r w:rsidRPr="0058028E">
        <w:t>累积含量</w:t>
      </w:r>
      <w:r w:rsidRPr="0058028E">
        <w:rPr>
          <w:rFonts w:hint="eastAsia"/>
        </w:rPr>
        <w:t>明显高于</w:t>
      </w:r>
      <w:r w:rsidRPr="0058028E">
        <w:t>T-1</w:t>
      </w:r>
      <w:r w:rsidRPr="0058028E">
        <w:t>组</w:t>
      </w:r>
      <w:r w:rsidRPr="0058028E">
        <w:rPr>
          <w:rFonts w:hint="eastAsia"/>
        </w:rPr>
        <w:t>和</w:t>
      </w:r>
      <w:r w:rsidRPr="0058028E">
        <w:t>T-S</w:t>
      </w:r>
      <w:r w:rsidRPr="0058028E">
        <w:rPr>
          <w:rFonts w:hint="eastAsia"/>
        </w:rPr>
        <w:t>组。第</w:t>
      </w:r>
      <w:r w:rsidRPr="0058028E">
        <w:rPr>
          <w:rFonts w:hint="eastAsia"/>
        </w:rPr>
        <w:t>0</w:t>
      </w:r>
      <w:r w:rsidRPr="0058028E">
        <w:rPr>
          <w:szCs w:val="22"/>
        </w:rPr>
        <w:t>–</w:t>
      </w:r>
      <w:r w:rsidRPr="0058028E">
        <w:rPr>
          <w:rFonts w:hint="eastAsia"/>
        </w:rPr>
        <w:t>36</w:t>
      </w:r>
      <w:r w:rsidRPr="0058028E">
        <w:rPr>
          <w:rFonts w:hint="eastAsia"/>
        </w:rPr>
        <w:t>周，</w:t>
      </w:r>
      <w:r w:rsidRPr="0058028E">
        <w:rPr>
          <w:rFonts w:hint="eastAsia"/>
        </w:rPr>
        <w:lastRenderedPageBreak/>
        <w:t>T-Fe</w:t>
      </w:r>
      <w:r w:rsidRPr="0058028E">
        <w:rPr>
          <w:rFonts w:hint="eastAsia"/>
        </w:rPr>
        <w:t>实验组</w:t>
      </w:r>
      <w:r w:rsidRPr="0058028E">
        <w:t>Fe(II)</w:t>
      </w:r>
      <w:r w:rsidRPr="0058028E">
        <w:rPr>
          <w:rFonts w:hint="eastAsia"/>
        </w:rPr>
        <w:t>浓度保持增长，到</w:t>
      </w:r>
      <w:r w:rsidRPr="0058028E">
        <w:rPr>
          <w:rFonts w:hint="eastAsia"/>
        </w:rPr>
        <w:t>36</w:t>
      </w:r>
      <w:r w:rsidRPr="0058028E">
        <w:rPr>
          <w:rFonts w:hint="eastAsia"/>
        </w:rPr>
        <w:t>周时外加的</w:t>
      </w:r>
      <w:r w:rsidRPr="0058028E">
        <w:rPr>
          <w:rFonts w:hint="eastAsia"/>
        </w:rPr>
        <w:t>40 mmol/kg FeOOH</w:t>
      </w:r>
      <w:r w:rsidRPr="0058028E">
        <w:rPr>
          <w:rFonts w:hint="eastAsia"/>
        </w:rPr>
        <w:t>已绝大部分转化为二价铁，相应地，</w:t>
      </w:r>
      <w:r w:rsidRPr="0058028E">
        <w:rPr>
          <w:rFonts w:hint="eastAsia"/>
        </w:rPr>
        <w:t>36</w:t>
      </w:r>
      <w:r w:rsidRPr="0058028E">
        <w:rPr>
          <w:rFonts w:hint="eastAsia"/>
        </w:rPr>
        <w:t>周之后</w:t>
      </w:r>
      <w:r w:rsidRPr="0058028E">
        <w:rPr>
          <w:rFonts w:hint="eastAsia"/>
        </w:rPr>
        <w:t>T-Fe</w:t>
      </w:r>
      <w:r w:rsidRPr="0058028E">
        <w:rPr>
          <w:rFonts w:hint="eastAsia"/>
        </w:rPr>
        <w:t>组</w:t>
      </w:r>
      <w:r w:rsidRPr="0058028E">
        <w:rPr>
          <w:rFonts w:hint="eastAsia"/>
        </w:rPr>
        <w:t>PCBs</w:t>
      </w:r>
      <w:r w:rsidRPr="0058028E">
        <w:rPr>
          <w:rFonts w:hint="eastAsia"/>
        </w:rPr>
        <w:t>降解速率显著增加。</w:t>
      </w:r>
    </w:p>
    <w:p w14:paraId="7A2CD26E" w14:textId="77777777" w:rsidR="00296D36" w:rsidRDefault="00296D36" w:rsidP="00A95F90">
      <w:pPr>
        <w:adjustRightInd w:val="0"/>
        <w:snapToGrid w:val="0"/>
        <w:spacing w:line="300" w:lineRule="auto"/>
        <w:jc w:val="center"/>
      </w:pPr>
      <w:r>
        <w:object w:dxaOrig="6290" w:dyaOrig="5026" w14:anchorId="509D3862">
          <v:shape id="_x0000_i1048" type="#_x0000_t75" style="width:270.4pt;height:3in" o:ole="">
            <v:imagedata r:id="rId67" o:title=""/>
          </v:shape>
          <o:OLEObject Type="Embed" ProgID="SigmaPlotGraphicObject.9" ShapeID="_x0000_i1048" DrawAspect="Content" ObjectID="_1553884543" r:id="rId68"/>
        </w:object>
      </w:r>
    </w:p>
    <w:p w14:paraId="2491D24E" w14:textId="77777777" w:rsidR="00296D36" w:rsidRPr="004353DE" w:rsidRDefault="00296D36" w:rsidP="003A4A6B">
      <w:pPr>
        <w:adjustRightInd w:val="0"/>
        <w:snapToGrid w:val="0"/>
        <w:spacing w:afterLines="50" w:after="156" w:line="300" w:lineRule="auto"/>
        <w:jc w:val="center"/>
        <w:rPr>
          <w:sz w:val="18"/>
        </w:rPr>
      </w:pPr>
      <w:r w:rsidRPr="001B3B53">
        <w:rPr>
          <w:rFonts w:hint="eastAsia"/>
          <w:sz w:val="21"/>
          <w:szCs w:val="21"/>
        </w:rPr>
        <w:t>图</w:t>
      </w:r>
      <w:r w:rsidRPr="001B3B53">
        <w:rPr>
          <w:rFonts w:hint="eastAsia"/>
          <w:sz w:val="21"/>
          <w:szCs w:val="21"/>
        </w:rPr>
        <w:t>3-</w:t>
      </w:r>
      <w:r>
        <w:rPr>
          <w:rFonts w:hint="eastAsia"/>
          <w:sz w:val="21"/>
          <w:szCs w:val="21"/>
        </w:rPr>
        <w:t>6</w:t>
      </w:r>
      <w:r w:rsidRPr="001B3B53">
        <w:rPr>
          <w:rFonts w:hint="eastAsia"/>
          <w:sz w:val="21"/>
          <w:szCs w:val="21"/>
        </w:rPr>
        <w:t xml:space="preserve"> </w:t>
      </w:r>
      <w:r>
        <w:rPr>
          <w:rFonts w:hint="eastAsia"/>
          <w:sz w:val="21"/>
          <w:szCs w:val="21"/>
        </w:rPr>
        <w:t>Fe(II)</w:t>
      </w:r>
      <w:r>
        <w:rPr>
          <w:rFonts w:hint="eastAsia"/>
          <w:sz w:val="21"/>
          <w:szCs w:val="21"/>
        </w:rPr>
        <w:t>浓度变化</w:t>
      </w:r>
    </w:p>
    <w:p w14:paraId="093DB60F" w14:textId="77777777" w:rsidR="00296D36" w:rsidRPr="002735B4" w:rsidRDefault="00296D36" w:rsidP="003A4A6B">
      <w:pPr>
        <w:pStyle w:val="11"/>
        <w:snapToGrid w:val="0"/>
        <w:spacing w:beforeLines="100" w:before="312" w:line="300" w:lineRule="auto"/>
      </w:pPr>
      <w:bookmarkStart w:id="166" w:name="_Toc346463106"/>
      <w:r>
        <w:rPr>
          <w:rFonts w:hint="eastAsia"/>
        </w:rPr>
        <w:t>3</w:t>
      </w:r>
      <w:r w:rsidRPr="002735B4">
        <w:rPr>
          <w:rFonts w:hint="eastAsia"/>
        </w:rPr>
        <w:t xml:space="preserve">.5 </w:t>
      </w:r>
      <w:r>
        <w:rPr>
          <w:rFonts w:hint="eastAsia"/>
        </w:rPr>
        <w:t>多氯联苯</w:t>
      </w:r>
      <w:r w:rsidRPr="002735B4">
        <w:rPr>
          <w:rFonts w:hint="eastAsia"/>
        </w:rPr>
        <w:t>解毒效果</w:t>
      </w:r>
      <w:bookmarkEnd w:id="166"/>
    </w:p>
    <w:p w14:paraId="1F7E0803" w14:textId="77777777" w:rsidR="00296D36" w:rsidRPr="00C21F0A" w:rsidRDefault="00296D36" w:rsidP="00A95F90">
      <w:pPr>
        <w:adjustRightInd w:val="0"/>
        <w:snapToGrid w:val="0"/>
        <w:spacing w:line="300" w:lineRule="auto"/>
        <w:ind w:firstLineChars="200" w:firstLine="472"/>
        <w:rPr>
          <w:snapToGrid w:val="0"/>
          <w:spacing w:val="-2"/>
          <w:kern w:val="0"/>
        </w:rPr>
      </w:pPr>
      <w:r w:rsidRPr="00C21F0A">
        <w:rPr>
          <w:rFonts w:hint="eastAsia"/>
          <w:snapToGrid w:val="0"/>
          <w:spacing w:val="-2"/>
          <w:kern w:val="0"/>
        </w:rPr>
        <w:t>多氯联苯通过厌氧脱氯能降低生态风险。</w:t>
      </w:r>
      <w:r w:rsidRPr="00C21F0A">
        <w:rPr>
          <w:rFonts w:hint="eastAsia"/>
          <w:snapToGrid w:val="0"/>
          <w:spacing w:val="-2"/>
          <w:kern w:val="0"/>
        </w:rPr>
        <w:t>Van den Berg</w:t>
      </w:r>
      <w:r w:rsidRPr="00C21F0A">
        <w:rPr>
          <w:rFonts w:hint="eastAsia"/>
          <w:snapToGrid w:val="0"/>
          <w:spacing w:val="-2"/>
          <w:kern w:val="0"/>
        </w:rPr>
        <w:t>等</w:t>
      </w:r>
      <w:r>
        <w:rPr>
          <w:noProof/>
          <w:snapToGrid w:val="0"/>
          <w:spacing w:val="-2"/>
          <w:kern w:val="0"/>
          <w:vertAlign w:val="superscript"/>
        </w:rPr>
        <w:t>[72]</w:t>
      </w:r>
      <w:r w:rsidRPr="00C21F0A">
        <w:rPr>
          <w:rFonts w:hint="eastAsia"/>
          <w:snapToGrid w:val="0"/>
          <w:spacing w:val="-2"/>
          <w:kern w:val="0"/>
        </w:rPr>
        <w:t>在</w:t>
      </w:r>
      <w:r w:rsidRPr="00C21F0A">
        <w:rPr>
          <w:rFonts w:hint="eastAsia"/>
          <w:snapToGrid w:val="0"/>
          <w:spacing w:val="-2"/>
          <w:kern w:val="0"/>
        </w:rPr>
        <w:t>1998</w:t>
      </w:r>
      <w:r w:rsidRPr="00C21F0A">
        <w:rPr>
          <w:rFonts w:hint="eastAsia"/>
          <w:snapToGrid w:val="0"/>
          <w:spacing w:val="-2"/>
          <w:kern w:val="0"/>
        </w:rPr>
        <w:t>年提出以二噁英毒性为基准，衡量其他二噁英和类二噁英多氯联苯的相对毒性，用毒性当量因子（</w:t>
      </w:r>
      <w:r w:rsidRPr="00C21F0A">
        <w:rPr>
          <w:rFonts w:hint="eastAsia"/>
          <w:snapToGrid w:val="0"/>
          <w:spacing w:val="-2"/>
          <w:kern w:val="0"/>
        </w:rPr>
        <w:t>Toxic equivalence factors</w:t>
      </w:r>
      <w:r w:rsidRPr="00C21F0A">
        <w:rPr>
          <w:rFonts w:hint="eastAsia"/>
          <w:snapToGrid w:val="0"/>
          <w:spacing w:val="-2"/>
          <w:kern w:val="0"/>
        </w:rPr>
        <w:t>，</w:t>
      </w:r>
      <w:r w:rsidRPr="00C21F0A">
        <w:rPr>
          <w:rFonts w:hint="eastAsia"/>
          <w:snapToGrid w:val="0"/>
          <w:spacing w:val="-2"/>
          <w:kern w:val="0"/>
        </w:rPr>
        <w:t>TEFs</w:t>
      </w:r>
      <w:r w:rsidRPr="00C21F0A">
        <w:rPr>
          <w:rFonts w:hint="eastAsia"/>
          <w:snapToGrid w:val="0"/>
          <w:spacing w:val="-2"/>
          <w:kern w:val="0"/>
        </w:rPr>
        <w:t>）表示。世界卫生组织在</w:t>
      </w:r>
      <w:r w:rsidRPr="00C21F0A">
        <w:rPr>
          <w:rFonts w:hint="eastAsia"/>
          <w:snapToGrid w:val="0"/>
          <w:spacing w:val="-2"/>
          <w:kern w:val="0"/>
        </w:rPr>
        <w:t>2005</w:t>
      </w:r>
      <w:r w:rsidRPr="00C21F0A">
        <w:rPr>
          <w:rFonts w:hint="eastAsia"/>
          <w:snapToGrid w:val="0"/>
          <w:spacing w:val="-2"/>
          <w:kern w:val="0"/>
        </w:rPr>
        <w:t>年对标准进行了修订</w:t>
      </w:r>
      <w:r w:rsidRPr="002723F0">
        <w:rPr>
          <w:noProof/>
          <w:snapToGrid w:val="0"/>
          <w:spacing w:val="-2"/>
          <w:kern w:val="0"/>
          <w:vertAlign w:val="superscript"/>
        </w:rPr>
        <w:t>[73]</w:t>
      </w:r>
      <w:r w:rsidRPr="00C21F0A">
        <w:rPr>
          <w:rFonts w:hint="eastAsia"/>
          <w:snapToGrid w:val="0"/>
          <w:spacing w:val="-2"/>
          <w:kern w:val="0"/>
        </w:rPr>
        <w:t>。</w:t>
      </w:r>
      <w:r w:rsidRPr="00C21F0A">
        <w:rPr>
          <w:rFonts w:hint="eastAsia"/>
          <w:snapToGrid w:val="0"/>
          <w:spacing w:val="-2"/>
          <w:kern w:val="0"/>
        </w:rPr>
        <w:t>PCBs</w:t>
      </w:r>
      <w:r w:rsidRPr="00C21F0A">
        <w:rPr>
          <w:rFonts w:hint="eastAsia"/>
          <w:snapToGrid w:val="0"/>
          <w:spacing w:val="-2"/>
          <w:kern w:val="0"/>
        </w:rPr>
        <w:t>的总毒性当量（</w:t>
      </w:r>
      <w:r w:rsidRPr="00C21F0A">
        <w:rPr>
          <w:rFonts w:hint="eastAsia"/>
          <w:snapToGrid w:val="0"/>
          <w:spacing w:val="-2"/>
          <w:kern w:val="0"/>
        </w:rPr>
        <w:t>toxic equivalency, TEQ</w:t>
      </w:r>
      <w:r w:rsidRPr="00C21F0A">
        <w:rPr>
          <w:rFonts w:hint="eastAsia"/>
          <w:snapToGrid w:val="0"/>
          <w:spacing w:val="-2"/>
          <w:kern w:val="0"/>
        </w:rPr>
        <w:t>）的计算公式如下：</w:t>
      </w:r>
    </w:p>
    <w:tbl>
      <w:tblPr>
        <w:tblW w:w="0" w:type="auto"/>
        <w:jc w:val="center"/>
        <w:tblBorders>
          <w:insideH w:val="single" w:sz="4" w:space="0" w:color="auto"/>
        </w:tblBorders>
        <w:tblLook w:val="04A0" w:firstRow="1" w:lastRow="0" w:firstColumn="1" w:lastColumn="0" w:noHBand="0" w:noVBand="1"/>
      </w:tblPr>
      <w:tblGrid>
        <w:gridCol w:w="7352"/>
        <w:gridCol w:w="1133"/>
      </w:tblGrid>
      <w:tr w:rsidR="00296D36" w:rsidRPr="0033527D" w14:paraId="77BA7019" w14:textId="77777777" w:rsidTr="00A95F90">
        <w:trPr>
          <w:trHeight w:val="655"/>
          <w:jc w:val="center"/>
        </w:trPr>
        <w:tc>
          <w:tcPr>
            <w:tcW w:w="7352" w:type="dxa"/>
            <w:vAlign w:val="center"/>
          </w:tcPr>
          <w:p w14:paraId="41061529" w14:textId="77777777" w:rsidR="00296D36" w:rsidRPr="0033527D" w:rsidRDefault="000D221E" w:rsidP="00A95F90">
            <w:pPr>
              <w:snapToGrid w:val="0"/>
              <w:spacing w:line="300" w:lineRule="auto"/>
              <w:jc w:val="center"/>
            </w:pPr>
            <w:r>
              <w:rPr>
                <w:position w:val="-28"/>
              </w:rPr>
              <w:pict w14:anchorId="3A88F11A">
                <v:shape id="_x0000_i1049" type="#_x0000_t75" style="width:100.35pt;height:36pt">
                  <v:imagedata r:id="rId69" o:title=""/>
                </v:shape>
              </w:pict>
            </w:r>
          </w:p>
        </w:tc>
        <w:tc>
          <w:tcPr>
            <w:tcW w:w="1133" w:type="dxa"/>
            <w:vAlign w:val="center"/>
          </w:tcPr>
          <w:p w14:paraId="216696F8" w14:textId="77777777" w:rsidR="00296D36" w:rsidRPr="0033527D" w:rsidRDefault="00296D36" w:rsidP="00A95F90">
            <w:pPr>
              <w:snapToGrid w:val="0"/>
              <w:spacing w:line="300" w:lineRule="auto"/>
              <w:jc w:val="right"/>
            </w:pPr>
            <w:r w:rsidRPr="0033527D">
              <w:rPr>
                <w:rFonts w:hint="eastAsia"/>
              </w:rPr>
              <w:t>（</w:t>
            </w:r>
            <w:r>
              <w:rPr>
                <w:rFonts w:hint="eastAsia"/>
              </w:rPr>
              <w:t>2</w:t>
            </w:r>
            <w:r w:rsidRPr="0033527D">
              <w:rPr>
                <w:rFonts w:hint="eastAsia"/>
              </w:rPr>
              <w:t>）</w:t>
            </w:r>
          </w:p>
        </w:tc>
      </w:tr>
    </w:tbl>
    <w:p w14:paraId="466B5E47" w14:textId="77777777" w:rsidR="00296D36" w:rsidRPr="009F19A0" w:rsidRDefault="00296D36" w:rsidP="00A95F90">
      <w:pPr>
        <w:adjustRightInd w:val="0"/>
        <w:snapToGrid w:val="0"/>
        <w:spacing w:line="300" w:lineRule="auto"/>
        <w:ind w:firstLineChars="200" w:firstLine="480"/>
        <w:rPr>
          <w:szCs w:val="22"/>
        </w:rPr>
      </w:pPr>
      <w:r w:rsidRPr="0059716F">
        <w:rPr>
          <w:rFonts w:hint="eastAsia"/>
          <w:szCs w:val="22"/>
        </w:rPr>
        <w:t>其中，</w:t>
      </w:r>
      <w:r w:rsidRPr="0059716F">
        <w:rPr>
          <w:szCs w:val="22"/>
        </w:rPr>
        <w:t>TEQ</w:t>
      </w:r>
      <w:r w:rsidRPr="00CB72EC">
        <w:rPr>
          <w:szCs w:val="22"/>
          <w:vertAlign w:val="subscript"/>
        </w:rPr>
        <w:t>s</w:t>
      </w:r>
      <w:r w:rsidRPr="0059716F">
        <w:rPr>
          <w:szCs w:val="22"/>
        </w:rPr>
        <w:t>为总二噁英毒性当量</w:t>
      </w:r>
      <w:r w:rsidRPr="0059716F">
        <w:rPr>
          <w:szCs w:val="22"/>
        </w:rPr>
        <w:t>; C</w:t>
      </w:r>
      <w:r w:rsidRPr="00CB72EC">
        <w:rPr>
          <w:szCs w:val="22"/>
          <w:vertAlign w:val="subscript"/>
        </w:rPr>
        <w:t>i</w:t>
      </w:r>
      <w:r w:rsidRPr="0059716F">
        <w:rPr>
          <w:szCs w:val="22"/>
        </w:rPr>
        <w:t xml:space="preserve"> </w:t>
      </w:r>
      <w:r w:rsidRPr="0059716F">
        <w:rPr>
          <w:szCs w:val="22"/>
        </w:rPr>
        <w:t>为类二噁英化合物</w:t>
      </w:r>
      <w:r w:rsidRPr="0059716F">
        <w:rPr>
          <w:szCs w:val="22"/>
        </w:rPr>
        <w:t>i</w:t>
      </w:r>
      <w:r w:rsidRPr="0059716F">
        <w:rPr>
          <w:rFonts w:hint="eastAsia"/>
          <w:szCs w:val="22"/>
        </w:rPr>
        <w:t>的</w:t>
      </w:r>
      <w:r w:rsidRPr="0059716F">
        <w:rPr>
          <w:szCs w:val="22"/>
        </w:rPr>
        <w:t>浓度</w:t>
      </w:r>
      <w:r w:rsidRPr="0059716F">
        <w:rPr>
          <w:szCs w:val="22"/>
        </w:rPr>
        <w:t>; TEF</w:t>
      </w:r>
      <w:r w:rsidRPr="00CB72EC">
        <w:rPr>
          <w:szCs w:val="22"/>
          <w:vertAlign w:val="subscript"/>
        </w:rPr>
        <w:t>i</w:t>
      </w:r>
      <w:r w:rsidRPr="0059716F">
        <w:rPr>
          <w:szCs w:val="22"/>
        </w:rPr>
        <w:t>为类二噁英化合物</w:t>
      </w:r>
      <w:r w:rsidRPr="0059716F">
        <w:rPr>
          <w:szCs w:val="22"/>
        </w:rPr>
        <w:t>i</w:t>
      </w:r>
      <w:r w:rsidRPr="0059716F">
        <w:rPr>
          <w:szCs w:val="22"/>
        </w:rPr>
        <w:t>的</w:t>
      </w:r>
      <w:r w:rsidRPr="0059716F">
        <w:rPr>
          <w:rFonts w:hint="eastAsia"/>
          <w:szCs w:val="22"/>
        </w:rPr>
        <w:t>毒性当量因子（</w:t>
      </w:r>
      <w:r w:rsidRPr="0059716F">
        <w:rPr>
          <w:szCs w:val="22"/>
        </w:rPr>
        <w:t>Toxic equivalency factor</w:t>
      </w:r>
      <w:r>
        <w:rPr>
          <w:rFonts w:hint="eastAsia"/>
          <w:szCs w:val="22"/>
        </w:rPr>
        <w:t>，</w:t>
      </w:r>
      <w:r w:rsidRPr="0059716F">
        <w:rPr>
          <w:szCs w:val="22"/>
        </w:rPr>
        <w:t>TEF</w:t>
      </w:r>
      <w:r w:rsidRPr="0059716F">
        <w:rPr>
          <w:rFonts w:hint="eastAsia"/>
          <w:szCs w:val="22"/>
        </w:rPr>
        <w:t>）。</w:t>
      </w:r>
    </w:p>
    <w:p w14:paraId="200C928D" w14:textId="77777777" w:rsidR="00296D36" w:rsidRPr="009D67A3" w:rsidRDefault="00296D36" w:rsidP="00A95F90">
      <w:pPr>
        <w:snapToGrid w:val="0"/>
        <w:spacing w:before="120" w:after="50" w:line="300" w:lineRule="auto"/>
        <w:jc w:val="center"/>
        <w:textAlignment w:val="baseline"/>
        <w:rPr>
          <w:color w:val="000000"/>
          <w:sz w:val="21"/>
          <w:szCs w:val="22"/>
        </w:rPr>
      </w:pPr>
      <w:r w:rsidRPr="009D67A3">
        <w:rPr>
          <w:color w:val="000000"/>
          <w:sz w:val="21"/>
          <w:szCs w:val="22"/>
        </w:rPr>
        <w:t>表</w:t>
      </w:r>
      <w:r>
        <w:rPr>
          <w:rFonts w:hint="eastAsia"/>
          <w:color w:val="000000"/>
          <w:sz w:val="21"/>
          <w:szCs w:val="22"/>
        </w:rPr>
        <w:t>3-2</w:t>
      </w:r>
      <w:r w:rsidRPr="009D67A3">
        <w:rPr>
          <w:rFonts w:hint="eastAsia"/>
          <w:color w:val="000000"/>
          <w:sz w:val="21"/>
          <w:szCs w:val="22"/>
        </w:rPr>
        <w:t xml:space="preserve"> </w:t>
      </w:r>
      <w:r w:rsidRPr="009D67A3">
        <w:rPr>
          <w:rFonts w:hint="eastAsia"/>
          <w:color w:val="000000"/>
          <w:sz w:val="21"/>
          <w:szCs w:val="22"/>
        </w:rPr>
        <w:t>类二噁英多氯联苯的</w:t>
      </w:r>
      <w:r w:rsidRPr="009D67A3">
        <w:rPr>
          <w:rFonts w:hint="eastAsia"/>
          <w:color w:val="000000"/>
          <w:sz w:val="21"/>
          <w:szCs w:val="22"/>
        </w:rPr>
        <w:t>TEF</w:t>
      </w:r>
    </w:p>
    <w:tbl>
      <w:tblPr>
        <w:tblW w:w="5000" w:type="pct"/>
        <w:tblBorders>
          <w:top w:val="single" w:sz="12" w:space="0" w:color="008000"/>
          <w:bottom w:val="single" w:sz="12" w:space="0" w:color="008000"/>
        </w:tblBorders>
        <w:tblLook w:val="04A0" w:firstRow="1" w:lastRow="0" w:firstColumn="1" w:lastColumn="0" w:noHBand="0" w:noVBand="1"/>
      </w:tblPr>
      <w:tblGrid>
        <w:gridCol w:w="2129"/>
        <w:gridCol w:w="2129"/>
        <w:gridCol w:w="2129"/>
        <w:gridCol w:w="2129"/>
      </w:tblGrid>
      <w:tr w:rsidR="00296D36" w:rsidRPr="0033527D" w14:paraId="3042D350" w14:textId="77777777" w:rsidTr="00A95F90">
        <w:trPr>
          <w:cantSplit/>
        </w:trPr>
        <w:tc>
          <w:tcPr>
            <w:tcW w:w="1250" w:type="pct"/>
            <w:tcBorders>
              <w:top w:val="single" w:sz="8" w:space="0" w:color="auto"/>
              <w:bottom w:val="single" w:sz="4" w:space="0" w:color="000000"/>
            </w:tcBorders>
            <w:vAlign w:val="center"/>
          </w:tcPr>
          <w:p w14:paraId="1D5EED03" w14:textId="77777777" w:rsidR="00296D36" w:rsidRPr="0033527D" w:rsidRDefault="00296D36" w:rsidP="00A95F90">
            <w:pPr>
              <w:pStyle w:val="a5"/>
              <w:spacing w:after="50"/>
              <w:ind w:leftChars="177" w:left="425" w:firstLine="1"/>
              <w:rPr>
                <w:bCs/>
                <w:szCs w:val="21"/>
              </w:rPr>
            </w:pPr>
            <w:r w:rsidRPr="0033527D">
              <w:rPr>
                <w:rFonts w:hint="eastAsia"/>
                <w:bCs/>
                <w:szCs w:val="21"/>
              </w:rPr>
              <w:t>化合物</w:t>
            </w:r>
          </w:p>
        </w:tc>
        <w:tc>
          <w:tcPr>
            <w:tcW w:w="1250" w:type="pct"/>
            <w:tcBorders>
              <w:top w:val="single" w:sz="8" w:space="0" w:color="auto"/>
              <w:bottom w:val="single" w:sz="4" w:space="0" w:color="000000"/>
            </w:tcBorders>
            <w:vAlign w:val="center"/>
          </w:tcPr>
          <w:p w14:paraId="5DB751FF" w14:textId="77777777" w:rsidR="00296D36" w:rsidRPr="0033527D" w:rsidRDefault="00296D36" w:rsidP="00A95F90">
            <w:pPr>
              <w:pStyle w:val="a5"/>
              <w:spacing w:after="50"/>
              <w:ind w:leftChars="235" w:left="564"/>
              <w:rPr>
                <w:bCs/>
                <w:szCs w:val="21"/>
              </w:rPr>
            </w:pPr>
            <w:r w:rsidRPr="0033527D">
              <w:rPr>
                <w:rFonts w:hint="eastAsia"/>
                <w:bCs/>
                <w:szCs w:val="21"/>
              </w:rPr>
              <w:t>结构</w:t>
            </w:r>
          </w:p>
        </w:tc>
        <w:tc>
          <w:tcPr>
            <w:tcW w:w="1250" w:type="pct"/>
            <w:tcBorders>
              <w:top w:val="single" w:sz="8" w:space="0" w:color="auto"/>
              <w:bottom w:val="single" w:sz="4" w:space="0" w:color="000000"/>
            </w:tcBorders>
            <w:vAlign w:val="center"/>
          </w:tcPr>
          <w:p w14:paraId="5CD18F88" w14:textId="77777777" w:rsidR="00296D36" w:rsidRPr="0033527D" w:rsidRDefault="00296D36" w:rsidP="00A95F90">
            <w:pPr>
              <w:pStyle w:val="a5"/>
              <w:spacing w:after="50"/>
              <w:ind w:leftChars="236" w:left="1552" w:hanging="986"/>
              <w:rPr>
                <w:bCs/>
                <w:szCs w:val="21"/>
              </w:rPr>
            </w:pPr>
            <w:r w:rsidRPr="0033527D">
              <w:rPr>
                <w:rFonts w:hint="eastAsia"/>
                <w:bCs/>
                <w:szCs w:val="21"/>
              </w:rPr>
              <w:t>分子量</w:t>
            </w:r>
          </w:p>
        </w:tc>
        <w:tc>
          <w:tcPr>
            <w:tcW w:w="1250" w:type="pct"/>
            <w:tcBorders>
              <w:top w:val="single" w:sz="8" w:space="0" w:color="auto"/>
              <w:bottom w:val="single" w:sz="4" w:space="0" w:color="000000"/>
            </w:tcBorders>
            <w:vAlign w:val="center"/>
          </w:tcPr>
          <w:p w14:paraId="6E7C43D2" w14:textId="77777777" w:rsidR="00296D36" w:rsidRPr="0033527D" w:rsidRDefault="00296D36" w:rsidP="00A95F90">
            <w:pPr>
              <w:pStyle w:val="a5"/>
              <w:spacing w:after="50"/>
              <w:ind w:leftChars="55" w:left="132"/>
              <w:rPr>
                <w:bCs/>
                <w:szCs w:val="21"/>
              </w:rPr>
            </w:pPr>
            <w:r w:rsidRPr="0033527D">
              <w:rPr>
                <w:rFonts w:hint="eastAsia"/>
                <w:bCs/>
                <w:szCs w:val="21"/>
              </w:rPr>
              <w:t xml:space="preserve">TEF </w:t>
            </w:r>
            <w:r w:rsidRPr="0033527D">
              <w:rPr>
                <w:bCs/>
                <w:szCs w:val="21"/>
              </w:rPr>
              <w:t>(WHO</w:t>
            </w:r>
            <w:r w:rsidRPr="0033527D">
              <w:rPr>
                <w:bCs/>
                <w:szCs w:val="21"/>
                <w:vertAlign w:val="subscript"/>
              </w:rPr>
              <w:t>2005</w:t>
            </w:r>
            <w:r w:rsidRPr="0033527D">
              <w:rPr>
                <w:bCs/>
                <w:szCs w:val="21"/>
              </w:rPr>
              <w:t>)</w:t>
            </w:r>
          </w:p>
        </w:tc>
      </w:tr>
      <w:tr w:rsidR="00296D36" w:rsidRPr="0033527D" w14:paraId="1ADB979F" w14:textId="77777777" w:rsidTr="00A95F90">
        <w:trPr>
          <w:cantSplit/>
        </w:trPr>
        <w:tc>
          <w:tcPr>
            <w:tcW w:w="1250" w:type="pct"/>
            <w:tcBorders>
              <w:top w:val="single" w:sz="4" w:space="0" w:color="000000"/>
              <w:bottom w:val="nil"/>
            </w:tcBorders>
            <w:vAlign w:val="center"/>
          </w:tcPr>
          <w:p w14:paraId="0EB18001" w14:textId="77777777" w:rsidR="00296D36" w:rsidRPr="0033527D" w:rsidRDefault="00296D36" w:rsidP="00A95F90">
            <w:pPr>
              <w:pStyle w:val="a5"/>
              <w:spacing w:after="50"/>
              <w:ind w:leftChars="177" w:left="425" w:firstLine="1"/>
              <w:rPr>
                <w:bCs/>
                <w:szCs w:val="21"/>
              </w:rPr>
            </w:pPr>
            <w:r w:rsidRPr="0033527D">
              <w:rPr>
                <w:bCs/>
                <w:szCs w:val="21"/>
              </w:rPr>
              <w:t>PCB 77</w:t>
            </w:r>
          </w:p>
        </w:tc>
        <w:tc>
          <w:tcPr>
            <w:tcW w:w="1250" w:type="pct"/>
            <w:tcBorders>
              <w:top w:val="single" w:sz="4" w:space="0" w:color="000000"/>
              <w:bottom w:val="nil"/>
            </w:tcBorders>
          </w:tcPr>
          <w:p w14:paraId="4A8854F8" w14:textId="77777777" w:rsidR="00296D36" w:rsidRPr="0033527D" w:rsidRDefault="00296D36" w:rsidP="00A95F90">
            <w:pPr>
              <w:pStyle w:val="a5"/>
              <w:spacing w:after="50"/>
              <w:ind w:leftChars="235" w:left="564"/>
              <w:rPr>
                <w:bCs/>
                <w:szCs w:val="21"/>
              </w:rPr>
            </w:pPr>
            <w:r w:rsidRPr="0033527D">
              <w:rPr>
                <w:bCs/>
                <w:szCs w:val="21"/>
              </w:rPr>
              <w:t>34-34</w:t>
            </w:r>
          </w:p>
        </w:tc>
        <w:tc>
          <w:tcPr>
            <w:tcW w:w="1250" w:type="pct"/>
            <w:tcBorders>
              <w:top w:val="single" w:sz="4" w:space="0" w:color="000000"/>
              <w:bottom w:val="nil"/>
            </w:tcBorders>
            <w:vAlign w:val="center"/>
          </w:tcPr>
          <w:p w14:paraId="6B30872E" w14:textId="77777777" w:rsidR="00296D36" w:rsidRPr="0033527D" w:rsidRDefault="00296D36" w:rsidP="00A95F90">
            <w:pPr>
              <w:pStyle w:val="a5"/>
              <w:spacing w:after="50"/>
              <w:ind w:leftChars="293" w:left="1407" w:hanging="704"/>
              <w:rPr>
                <w:bCs/>
                <w:szCs w:val="21"/>
              </w:rPr>
            </w:pPr>
            <w:r w:rsidRPr="0033527D">
              <w:rPr>
                <w:bCs/>
                <w:szCs w:val="21"/>
              </w:rPr>
              <w:t xml:space="preserve">292 </w:t>
            </w:r>
          </w:p>
        </w:tc>
        <w:tc>
          <w:tcPr>
            <w:tcW w:w="1250" w:type="pct"/>
            <w:tcBorders>
              <w:top w:val="single" w:sz="4" w:space="0" w:color="000000"/>
              <w:bottom w:val="nil"/>
            </w:tcBorders>
            <w:vAlign w:val="center"/>
          </w:tcPr>
          <w:p w14:paraId="3FBEEECA" w14:textId="77777777" w:rsidR="00296D36" w:rsidRPr="0033527D" w:rsidRDefault="00296D36" w:rsidP="00A95F90">
            <w:pPr>
              <w:pStyle w:val="a5"/>
              <w:spacing w:after="50"/>
              <w:ind w:leftChars="232" w:left="1116" w:hanging="559"/>
              <w:rPr>
                <w:bCs/>
                <w:szCs w:val="21"/>
              </w:rPr>
            </w:pPr>
            <w:r w:rsidRPr="0033527D">
              <w:rPr>
                <w:bCs/>
                <w:szCs w:val="21"/>
              </w:rPr>
              <w:t>0.0001</w:t>
            </w:r>
          </w:p>
        </w:tc>
      </w:tr>
      <w:tr w:rsidR="00296D36" w:rsidRPr="0033527D" w14:paraId="5D07BDAB" w14:textId="77777777" w:rsidTr="00A95F90">
        <w:trPr>
          <w:cantSplit/>
        </w:trPr>
        <w:tc>
          <w:tcPr>
            <w:tcW w:w="1250" w:type="pct"/>
            <w:tcBorders>
              <w:top w:val="nil"/>
              <w:bottom w:val="nil"/>
            </w:tcBorders>
            <w:vAlign w:val="center"/>
          </w:tcPr>
          <w:p w14:paraId="7554793D" w14:textId="77777777" w:rsidR="00296D36" w:rsidRPr="0033527D" w:rsidRDefault="00296D36" w:rsidP="00A95F90">
            <w:pPr>
              <w:pStyle w:val="a5"/>
              <w:spacing w:after="50"/>
              <w:ind w:leftChars="177" w:left="425" w:firstLine="1"/>
              <w:rPr>
                <w:bCs/>
                <w:szCs w:val="21"/>
              </w:rPr>
            </w:pPr>
            <w:r w:rsidRPr="0033527D">
              <w:rPr>
                <w:bCs/>
                <w:szCs w:val="21"/>
              </w:rPr>
              <w:t>PCB 81</w:t>
            </w:r>
          </w:p>
        </w:tc>
        <w:tc>
          <w:tcPr>
            <w:tcW w:w="1250" w:type="pct"/>
            <w:tcBorders>
              <w:top w:val="nil"/>
              <w:bottom w:val="nil"/>
            </w:tcBorders>
          </w:tcPr>
          <w:p w14:paraId="44BC0821" w14:textId="77777777" w:rsidR="00296D36" w:rsidRPr="0033527D" w:rsidRDefault="00296D36" w:rsidP="00A95F90">
            <w:pPr>
              <w:pStyle w:val="a5"/>
              <w:spacing w:after="50"/>
              <w:ind w:leftChars="235" w:left="564"/>
              <w:rPr>
                <w:bCs/>
                <w:szCs w:val="21"/>
              </w:rPr>
            </w:pPr>
            <w:r w:rsidRPr="0033527D">
              <w:rPr>
                <w:bCs/>
                <w:szCs w:val="21"/>
              </w:rPr>
              <w:t>345-4</w:t>
            </w:r>
          </w:p>
        </w:tc>
        <w:tc>
          <w:tcPr>
            <w:tcW w:w="1250" w:type="pct"/>
            <w:tcBorders>
              <w:top w:val="nil"/>
              <w:bottom w:val="nil"/>
            </w:tcBorders>
            <w:vAlign w:val="center"/>
          </w:tcPr>
          <w:p w14:paraId="7C90B446" w14:textId="77777777" w:rsidR="00296D36" w:rsidRPr="0033527D" w:rsidRDefault="00296D36" w:rsidP="00A95F90">
            <w:pPr>
              <w:pStyle w:val="a5"/>
              <w:spacing w:after="50"/>
              <w:ind w:leftChars="293" w:left="1407" w:hanging="704"/>
              <w:rPr>
                <w:bCs/>
                <w:szCs w:val="21"/>
              </w:rPr>
            </w:pPr>
            <w:r w:rsidRPr="0033527D">
              <w:rPr>
                <w:bCs/>
                <w:szCs w:val="21"/>
              </w:rPr>
              <w:t>292</w:t>
            </w:r>
            <w:r>
              <w:rPr>
                <w:rFonts w:hint="eastAsia"/>
                <w:bCs/>
                <w:szCs w:val="21"/>
              </w:rPr>
              <w:t xml:space="preserve"> </w:t>
            </w:r>
          </w:p>
        </w:tc>
        <w:tc>
          <w:tcPr>
            <w:tcW w:w="1250" w:type="pct"/>
            <w:tcBorders>
              <w:top w:val="nil"/>
              <w:bottom w:val="nil"/>
            </w:tcBorders>
            <w:vAlign w:val="center"/>
          </w:tcPr>
          <w:p w14:paraId="5660DCE9" w14:textId="77777777" w:rsidR="00296D36" w:rsidRPr="0033527D" w:rsidRDefault="00296D36" w:rsidP="00A95F90">
            <w:pPr>
              <w:pStyle w:val="a5"/>
              <w:spacing w:after="50"/>
              <w:ind w:leftChars="232" w:left="1116" w:hanging="559"/>
              <w:rPr>
                <w:bCs/>
                <w:szCs w:val="21"/>
              </w:rPr>
            </w:pPr>
            <w:r w:rsidRPr="0033527D">
              <w:rPr>
                <w:bCs/>
                <w:szCs w:val="21"/>
              </w:rPr>
              <w:t>0.0003</w:t>
            </w:r>
          </w:p>
        </w:tc>
      </w:tr>
      <w:tr w:rsidR="00296D36" w:rsidRPr="0033527D" w14:paraId="59AB6755" w14:textId="77777777" w:rsidTr="00A95F90">
        <w:trPr>
          <w:cantSplit/>
        </w:trPr>
        <w:tc>
          <w:tcPr>
            <w:tcW w:w="1250" w:type="pct"/>
            <w:tcBorders>
              <w:top w:val="nil"/>
              <w:bottom w:val="nil"/>
            </w:tcBorders>
            <w:vAlign w:val="center"/>
          </w:tcPr>
          <w:p w14:paraId="0D043FF6" w14:textId="77777777" w:rsidR="00296D36" w:rsidRPr="0033527D" w:rsidRDefault="00296D36" w:rsidP="00A95F90">
            <w:pPr>
              <w:pStyle w:val="a5"/>
              <w:spacing w:after="50"/>
              <w:ind w:leftChars="177" w:left="425" w:firstLine="1"/>
              <w:rPr>
                <w:bCs/>
                <w:szCs w:val="21"/>
              </w:rPr>
            </w:pPr>
            <w:r w:rsidRPr="0033527D">
              <w:rPr>
                <w:bCs/>
                <w:szCs w:val="21"/>
              </w:rPr>
              <w:t>PCB 105</w:t>
            </w:r>
          </w:p>
        </w:tc>
        <w:tc>
          <w:tcPr>
            <w:tcW w:w="1250" w:type="pct"/>
            <w:tcBorders>
              <w:top w:val="nil"/>
              <w:bottom w:val="nil"/>
            </w:tcBorders>
          </w:tcPr>
          <w:p w14:paraId="771676FD" w14:textId="77777777" w:rsidR="00296D36" w:rsidRPr="0033527D" w:rsidRDefault="00296D36" w:rsidP="00A95F90">
            <w:pPr>
              <w:pStyle w:val="a5"/>
              <w:spacing w:after="50"/>
              <w:ind w:leftChars="235" w:left="564"/>
              <w:rPr>
                <w:bCs/>
                <w:szCs w:val="21"/>
              </w:rPr>
            </w:pPr>
            <w:r w:rsidRPr="0033527D">
              <w:rPr>
                <w:bCs/>
                <w:szCs w:val="21"/>
              </w:rPr>
              <w:t>234-34</w:t>
            </w:r>
          </w:p>
        </w:tc>
        <w:tc>
          <w:tcPr>
            <w:tcW w:w="1250" w:type="pct"/>
            <w:tcBorders>
              <w:top w:val="nil"/>
              <w:bottom w:val="nil"/>
            </w:tcBorders>
            <w:vAlign w:val="center"/>
          </w:tcPr>
          <w:p w14:paraId="33DFB1B6" w14:textId="77777777" w:rsidR="00296D36" w:rsidRPr="0033527D" w:rsidRDefault="00296D36" w:rsidP="00A95F90">
            <w:pPr>
              <w:pStyle w:val="a5"/>
              <w:spacing w:after="50"/>
              <w:ind w:leftChars="293" w:left="1407" w:hanging="704"/>
              <w:rPr>
                <w:bCs/>
                <w:szCs w:val="21"/>
              </w:rPr>
            </w:pPr>
            <w:r w:rsidRPr="0033527D">
              <w:rPr>
                <w:bCs/>
                <w:szCs w:val="21"/>
              </w:rPr>
              <w:t xml:space="preserve">326 </w:t>
            </w:r>
          </w:p>
        </w:tc>
        <w:tc>
          <w:tcPr>
            <w:tcW w:w="1250" w:type="pct"/>
            <w:tcBorders>
              <w:top w:val="nil"/>
              <w:bottom w:val="nil"/>
            </w:tcBorders>
            <w:vAlign w:val="center"/>
          </w:tcPr>
          <w:p w14:paraId="27B158E1" w14:textId="77777777" w:rsidR="00296D36" w:rsidRPr="0033527D" w:rsidRDefault="00296D36" w:rsidP="00A95F90">
            <w:pPr>
              <w:pStyle w:val="a5"/>
              <w:spacing w:after="50"/>
              <w:ind w:leftChars="232" w:left="1116" w:hanging="559"/>
              <w:rPr>
                <w:bCs/>
                <w:szCs w:val="21"/>
              </w:rPr>
            </w:pPr>
            <w:r w:rsidRPr="0033527D">
              <w:rPr>
                <w:bCs/>
                <w:szCs w:val="21"/>
              </w:rPr>
              <w:t>0.00003</w:t>
            </w:r>
          </w:p>
        </w:tc>
      </w:tr>
      <w:tr w:rsidR="00296D36" w:rsidRPr="0033527D" w14:paraId="323D92C7" w14:textId="77777777" w:rsidTr="00A95F90">
        <w:trPr>
          <w:cantSplit/>
        </w:trPr>
        <w:tc>
          <w:tcPr>
            <w:tcW w:w="1250" w:type="pct"/>
            <w:tcBorders>
              <w:top w:val="nil"/>
              <w:bottom w:val="nil"/>
            </w:tcBorders>
            <w:vAlign w:val="center"/>
          </w:tcPr>
          <w:p w14:paraId="1FA81F8B" w14:textId="77777777" w:rsidR="00296D36" w:rsidRPr="0033527D" w:rsidRDefault="00296D36" w:rsidP="00A95F90">
            <w:pPr>
              <w:pStyle w:val="a5"/>
              <w:spacing w:after="50"/>
              <w:ind w:leftChars="177" w:left="425" w:firstLine="1"/>
              <w:rPr>
                <w:bCs/>
                <w:szCs w:val="21"/>
              </w:rPr>
            </w:pPr>
            <w:r w:rsidRPr="0033527D">
              <w:rPr>
                <w:bCs/>
                <w:szCs w:val="21"/>
              </w:rPr>
              <w:t>PCB 114</w:t>
            </w:r>
          </w:p>
        </w:tc>
        <w:tc>
          <w:tcPr>
            <w:tcW w:w="1250" w:type="pct"/>
            <w:tcBorders>
              <w:top w:val="nil"/>
              <w:bottom w:val="nil"/>
            </w:tcBorders>
          </w:tcPr>
          <w:p w14:paraId="0FCECE0C" w14:textId="77777777" w:rsidR="00296D36" w:rsidRPr="0033527D" w:rsidRDefault="00296D36" w:rsidP="00A95F90">
            <w:pPr>
              <w:pStyle w:val="a5"/>
              <w:spacing w:after="50"/>
              <w:ind w:leftChars="235" w:left="564"/>
              <w:rPr>
                <w:bCs/>
                <w:szCs w:val="21"/>
              </w:rPr>
            </w:pPr>
            <w:r w:rsidRPr="0033527D">
              <w:rPr>
                <w:bCs/>
                <w:szCs w:val="21"/>
              </w:rPr>
              <w:t>2345-4</w:t>
            </w:r>
          </w:p>
        </w:tc>
        <w:tc>
          <w:tcPr>
            <w:tcW w:w="1250" w:type="pct"/>
            <w:tcBorders>
              <w:top w:val="nil"/>
              <w:bottom w:val="nil"/>
            </w:tcBorders>
            <w:vAlign w:val="center"/>
          </w:tcPr>
          <w:p w14:paraId="0BC35ED4" w14:textId="77777777" w:rsidR="00296D36" w:rsidRPr="0033527D" w:rsidRDefault="00296D36" w:rsidP="00A95F90">
            <w:pPr>
              <w:pStyle w:val="a5"/>
              <w:spacing w:after="50"/>
              <w:ind w:leftChars="293" w:left="1407" w:hanging="704"/>
              <w:rPr>
                <w:bCs/>
                <w:szCs w:val="21"/>
              </w:rPr>
            </w:pPr>
            <w:r w:rsidRPr="0033527D">
              <w:rPr>
                <w:bCs/>
                <w:szCs w:val="21"/>
              </w:rPr>
              <w:t xml:space="preserve">326 </w:t>
            </w:r>
          </w:p>
        </w:tc>
        <w:tc>
          <w:tcPr>
            <w:tcW w:w="1250" w:type="pct"/>
            <w:tcBorders>
              <w:top w:val="nil"/>
              <w:bottom w:val="nil"/>
            </w:tcBorders>
            <w:vAlign w:val="center"/>
          </w:tcPr>
          <w:p w14:paraId="6119B4E5" w14:textId="77777777" w:rsidR="00296D36" w:rsidRPr="0033527D" w:rsidRDefault="00296D36" w:rsidP="00A95F90">
            <w:pPr>
              <w:pStyle w:val="a5"/>
              <w:spacing w:after="50"/>
              <w:ind w:leftChars="232" w:left="1116" w:hanging="559"/>
              <w:rPr>
                <w:bCs/>
                <w:szCs w:val="21"/>
              </w:rPr>
            </w:pPr>
            <w:r w:rsidRPr="0033527D">
              <w:rPr>
                <w:bCs/>
                <w:szCs w:val="21"/>
              </w:rPr>
              <w:t>0.00003</w:t>
            </w:r>
          </w:p>
        </w:tc>
      </w:tr>
      <w:tr w:rsidR="00296D36" w:rsidRPr="0033527D" w14:paraId="6712BA9F" w14:textId="77777777" w:rsidTr="00A95F90">
        <w:trPr>
          <w:cantSplit/>
        </w:trPr>
        <w:tc>
          <w:tcPr>
            <w:tcW w:w="1250" w:type="pct"/>
            <w:tcBorders>
              <w:top w:val="nil"/>
              <w:bottom w:val="nil"/>
            </w:tcBorders>
            <w:vAlign w:val="center"/>
          </w:tcPr>
          <w:p w14:paraId="7F34B11C" w14:textId="77777777" w:rsidR="00296D36" w:rsidRPr="0033527D" w:rsidRDefault="00296D36" w:rsidP="00A95F90">
            <w:pPr>
              <w:pStyle w:val="a5"/>
              <w:spacing w:after="50"/>
              <w:ind w:leftChars="177" w:left="425" w:firstLine="1"/>
              <w:rPr>
                <w:bCs/>
                <w:szCs w:val="21"/>
              </w:rPr>
            </w:pPr>
            <w:r w:rsidRPr="0033527D">
              <w:rPr>
                <w:bCs/>
                <w:szCs w:val="21"/>
              </w:rPr>
              <w:t>PCB 118</w:t>
            </w:r>
          </w:p>
        </w:tc>
        <w:tc>
          <w:tcPr>
            <w:tcW w:w="1250" w:type="pct"/>
            <w:tcBorders>
              <w:top w:val="nil"/>
              <w:bottom w:val="nil"/>
            </w:tcBorders>
          </w:tcPr>
          <w:p w14:paraId="237B70B1" w14:textId="77777777" w:rsidR="00296D36" w:rsidRPr="0033527D" w:rsidRDefault="00296D36" w:rsidP="00A95F90">
            <w:pPr>
              <w:pStyle w:val="a5"/>
              <w:spacing w:after="50"/>
              <w:ind w:leftChars="235" w:left="564"/>
              <w:rPr>
                <w:bCs/>
                <w:szCs w:val="21"/>
              </w:rPr>
            </w:pPr>
            <w:r w:rsidRPr="0033527D">
              <w:rPr>
                <w:bCs/>
                <w:szCs w:val="21"/>
              </w:rPr>
              <w:t>245-34</w:t>
            </w:r>
          </w:p>
        </w:tc>
        <w:tc>
          <w:tcPr>
            <w:tcW w:w="1250" w:type="pct"/>
            <w:tcBorders>
              <w:top w:val="nil"/>
              <w:bottom w:val="nil"/>
            </w:tcBorders>
            <w:vAlign w:val="center"/>
          </w:tcPr>
          <w:p w14:paraId="519EF0F8" w14:textId="77777777" w:rsidR="00296D36" w:rsidRPr="0033527D" w:rsidRDefault="00296D36" w:rsidP="00A95F90">
            <w:pPr>
              <w:pStyle w:val="a5"/>
              <w:spacing w:after="50"/>
              <w:ind w:leftChars="293" w:left="1407" w:hanging="704"/>
              <w:rPr>
                <w:bCs/>
                <w:szCs w:val="21"/>
              </w:rPr>
            </w:pPr>
            <w:r w:rsidRPr="0033527D">
              <w:rPr>
                <w:bCs/>
                <w:szCs w:val="21"/>
              </w:rPr>
              <w:t xml:space="preserve">326 </w:t>
            </w:r>
          </w:p>
        </w:tc>
        <w:tc>
          <w:tcPr>
            <w:tcW w:w="1250" w:type="pct"/>
            <w:tcBorders>
              <w:top w:val="nil"/>
              <w:bottom w:val="nil"/>
            </w:tcBorders>
            <w:vAlign w:val="center"/>
          </w:tcPr>
          <w:p w14:paraId="598F3C8C" w14:textId="77777777" w:rsidR="00296D36" w:rsidRPr="0033527D" w:rsidRDefault="00296D36" w:rsidP="00A95F90">
            <w:pPr>
              <w:pStyle w:val="a5"/>
              <w:spacing w:after="50"/>
              <w:ind w:leftChars="232" w:left="1116" w:hanging="559"/>
              <w:rPr>
                <w:bCs/>
                <w:szCs w:val="21"/>
              </w:rPr>
            </w:pPr>
            <w:r w:rsidRPr="0033527D">
              <w:rPr>
                <w:bCs/>
                <w:szCs w:val="21"/>
              </w:rPr>
              <w:t>0.00003</w:t>
            </w:r>
          </w:p>
        </w:tc>
      </w:tr>
      <w:tr w:rsidR="00296D36" w:rsidRPr="0033527D" w14:paraId="7E845C16" w14:textId="77777777" w:rsidTr="00A95F90">
        <w:trPr>
          <w:cantSplit/>
        </w:trPr>
        <w:tc>
          <w:tcPr>
            <w:tcW w:w="1250" w:type="pct"/>
            <w:tcBorders>
              <w:top w:val="nil"/>
              <w:bottom w:val="nil"/>
            </w:tcBorders>
            <w:vAlign w:val="center"/>
          </w:tcPr>
          <w:p w14:paraId="548E57F4" w14:textId="77777777" w:rsidR="00296D36" w:rsidRPr="0033527D" w:rsidRDefault="00296D36" w:rsidP="00A95F90">
            <w:pPr>
              <w:pStyle w:val="a5"/>
              <w:spacing w:after="50"/>
              <w:ind w:leftChars="177" w:left="425" w:firstLine="1"/>
              <w:rPr>
                <w:bCs/>
                <w:szCs w:val="21"/>
              </w:rPr>
            </w:pPr>
            <w:r w:rsidRPr="0033527D">
              <w:rPr>
                <w:bCs/>
                <w:szCs w:val="21"/>
              </w:rPr>
              <w:t>PCB 123</w:t>
            </w:r>
          </w:p>
        </w:tc>
        <w:tc>
          <w:tcPr>
            <w:tcW w:w="1250" w:type="pct"/>
            <w:tcBorders>
              <w:top w:val="nil"/>
              <w:bottom w:val="nil"/>
            </w:tcBorders>
          </w:tcPr>
          <w:p w14:paraId="73D0FE95" w14:textId="77777777" w:rsidR="00296D36" w:rsidRPr="0033527D" w:rsidRDefault="00296D36" w:rsidP="00A95F90">
            <w:pPr>
              <w:pStyle w:val="a5"/>
              <w:spacing w:after="50"/>
              <w:ind w:leftChars="235" w:left="564"/>
              <w:rPr>
                <w:bCs/>
                <w:szCs w:val="21"/>
              </w:rPr>
            </w:pPr>
            <w:r w:rsidRPr="0033527D">
              <w:rPr>
                <w:bCs/>
                <w:szCs w:val="21"/>
              </w:rPr>
              <w:t>345-24</w:t>
            </w:r>
          </w:p>
        </w:tc>
        <w:tc>
          <w:tcPr>
            <w:tcW w:w="1250" w:type="pct"/>
            <w:tcBorders>
              <w:top w:val="nil"/>
              <w:bottom w:val="nil"/>
            </w:tcBorders>
            <w:vAlign w:val="center"/>
          </w:tcPr>
          <w:p w14:paraId="33C39D41" w14:textId="77777777" w:rsidR="00296D36" w:rsidRPr="0033527D" w:rsidRDefault="00296D36" w:rsidP="00A95F90">
            <w:pPr>
              <w:pStyle w:val="a5"/>
              <w:spacing w:after="50"/>
              <w:ind w:leftChars="293" w:left="1407" w:hanging="704"/>
              <w:rPr>
                <w:bCs/>
                <w:szCs w:val="21"/>
              </w:rPr>
            </w:pPr>
            <w:r w:rsidRPr="0033527D">
              <w:rPr>
                <w:bCs/>
                <w:szCs w:val="21"/>
              </w:rPr>
              <w:t xml:space="preserve">326 </w:t>
            </w:r>
          </w:p>
        </w:tc>
        <w:tc>
          <w:tcPr>
            <w:tcW w:w="1250" w:type="pct"/>
            <w:tcBorders>
              <w:top w:val="nil"/>
              <w:bottom w:val="nil"/>
            </w:tcBorders>
            <w:vAlign w:val="center"/>
          </w:tcPr>
          <w:p w14:paraId="72749BA7" w14:textId="77777777" w:rsidR="00296D36" w:rsidRPr="0033527D" w:rsidRDefault="00296D36" w:rsidP="00A95F90">
            <w:pPr>
              <w:pStyle w:val="a5"/>
              <w:spacing w:after="50"/>
              <w:ind w:leftChars="232" w:left="1116" w:hanging="559"/>
              <w:rPr>
                <w:bCs/>
                <w:szCs w:val="21"/>
              </w:rPr>
            </w:pPr>
            <w:r w:rsidRPr="0033527D">
              <w:rPr>
                <w:bCs/>
                <w:szCs w:val="21"/>
              </w:rPr>
              <w:t>0.00003</w:t>
            </w:r>
          </w:p>
        </w:tc>
      </w:tr>
      <w:tr w:rsidR="00296D36" w:rsidRPr="0033527D" w14:paraId="3336E8A1" w14:textId="77777777" w:rsidTr="00A95F90">
        <w:trPr>
          <w:cantSplit/>
        </w:trPr>
        <w:tc>
          <w:tcPr>
            <w:tcW w:w="1250" w:type="pct"/>
            <w:tcBorders>
              <w:top w:val="nil"/>
              <w:bottom w:val="nil"/>
            </w:tcBorders>
            <w:vAlign w:val="center"/>
          </w:tcPr>
          <w:p w14:paraId="36CDB31A" w14:textId="77777777" w:rsidR="00296D36" w:rsidRPr="0033527D" w:rsidRDefault="00296D36" w:rsidP="00A95F90">
            <w:pPr>
              <w:pStyle w:val="a5"/>
              <w:spacing w:after="50"/>
              <w:ind w:leftChars="177" w:left="425" w:firstLine="1"/>
              <w:rPr>
                <w:bCs/>
                <w:szCs w:val="21"/>
              </w:rPr>
            </w:pPr>
            <w:r w:rsidRPr="0033527D">
              <w:rPr>
                <w:bCs/>
                <w:szCs w:val="21"/>
              </w:rPr>
              <w:t>PCB 126</w:t>
            </w:r>
          </w:p>
        </w:tc>
        <w:tc>
          <w:tcPr>
            <w:tcW w:w="1250" w:type="pct"/>
            <w:tcBorders>
              <w:top w:val="nil"/>
              <w:bottom w:val="nil"/>
            </w:tcBorders>
          </w:tcPr>
          <w:p w14:paraId="0C5CB0B5" w14:textId="77777777" w:rsidR="00296D36" w:rsidRPr="0033527D" w:rsidRDefault="00296D36" w:rsidP="00A95F90">
            <w:pPr>
              <w:pStyle w:val="a5"/>
              <w:spacing w:after="50"/>
              <w:ind w:leftChars="235" w:left="564"/>
              <w:rPr>
                <w:bCs/>
                <w:szCs w:val="21"/>
              </w:rPr>
            </w:pPr>
            <w:r w:rsidRPr="0033527D">
              <w:rPr>
                <w:bCs/>
                <w:szCs w:val="21"/>
              </w:rPr>
              <w:t>345-34</w:t>
            </w:r>
          </w:p>
        </w:tc>
        <w:tc>
          <w:tcPr>
            <w:tcW w:w="1250" w:type="pct"/>
            <w:tcBorders>
              <w:top w:val="nil"/>
              <w:bottom w:val="nil"/>
            </w:tcBorders>
            <w:vAlign w:val="center"/>
          </w:tcPr>
          <w:p w14:paraId="5AF3D570" w14:textId="77777777" w:rsidR="00296D36" w:rsidRPr="0033527D" w:rsidRDefault="00296D36" w:rsidP="00A95F90">
            <w:pPr>
              <w:pStyle w:val="a5"/>
              <w:spacing w:after="50"/>
              <w:ind w:leftChars="293" w:left="1407" w:hanging="704"/>
              <w:rPr>
                <w:bCs/>
                <w:szCs w:val="21"/>
              </w:rPr>
            </w:pPr>
            <w:r w:rsidRPr="0033527D">
              <w:rPr>
                <w:bCs/>
                <w:szCs w:val="21"/>
              </w:rPr>
              <w:t xml:space="preserve">326 </w:t>
            </w:r>
          </w:p>
        </w:tc>
        <w:tc>
          <w:tcPr>
            <w:tcW w:w="1250" w:type="pct"/>
            <w:tcBorders>
              <w:top w:val="nil"/>
              <w:bottom w:val="nil"/>
            </w:tcBorders>
            <w:vAlign w:val="center"/>
          </w:tcPr>
          <w:p w14:paraId="575000AE" w14:textId="77777777" w:rsidR="00296D36" w:rsidRPr="0033527D" w:rsidRDefault="00296D36" w:rsidP="00A95F90">
            <w:pPr>
              <w:pStyle w:val="a5"/>
              <w:spacing w:after="50"/>
              <w:ind w:leftChars="232" w:left="1116" w:hanging="559"/>
              <w:rPr>
                <w:bCs/>
                <w:szCs w:val="21"/>
              </w:rPr>
            </w:pPr>
            <w:r w:rsidRPr="0033527D">
              <w:rPr>
                <w:bCs/>
                <w:szCs w:val="21"/>
              </w:rPr>
              <w:t>0.1</w:t>
            </w:r>
          </w:p>
        </w:tc>
      </w:tr>
      <w:tr w:rsidR="00296D36" w:rsidRPr="0033527D" w14:paraId="598F8A8F" w14:textId="77777777" w:rsidTr="00A95F90">
        <w:trPr>
          <w:cantSplit/>
        </w:trPr>
        <w:tc>
          <w:tcPr>
            <w:tcW w:w="1250" w:type="pct"/>
            <w:tcBorders>
              <w:top w:val="nil"/>
              <w:bottom w:val="nil"/>
            </w:tcBorders>
            <w:vAlign w:val="center"/>
          </w:tcPr>
          <w:p w14:paraId="5C874506" w14:textId="77777777" w:rsidR="00296D36" w:rsidRPr="0033527D" w:rsidRDefault="00296D36" w:rsidP="00A95F90">
            <w:pPr>
              <w:pStyle w:val="a5"/>
              <w:spacing w:after="50"/>
              <w:ind w:leftChars="177" w:left="425" w:firstLine="1"/>
              <w:rPr>
                <w:bCs/>
                <w:szCs w:val="21"/>
              </w:rPr>
            </w:pPr>
            <w:r w:rsidRPr="0033527D">
              <w:rPr>
                <w:bCs/>
                <w:szCs w:val="21"/>
              </w:rPr>
              <w:t>PCB 156</w:t>
            </w:r>
          </w:p>
        </w:tc>
        <w:tc>
          <w:tcPr>
            <w:tcW w:w="1250" w:type="pct"/>
            <w:tcBorders>
              <w:top w:val="nil"/>
              <w:bottom w:val="nil"/>
            </w:tcBorders>
          </w:tcPr>
          <w:p w14:paraId="4C6FDD88" w14:textId="77777777" w:rsidR="00296D36" w:rsidRPr="0033527D" w:rsidRDefault="00296D36" w:rsidP="00A95F90">
            <w:pPr>
              <w:pStyle w:val="a5"/>
              <w:spacing w:after="50"/>
              <w:ind w:leftChars="235" w:left="564"/>
              <w:rPr>
                <w:bCs/>
                <w:szCs w:val="21"/>
              </w:rPr>
            </w:pPr>
            <w:r w:rsidRPr="0033527D">
              <w:rPr>
                <w:bCs/>
                <w:szCs w:val="21"/>
              </w:rPr>
              <w:t>2345-34</w:t>
            </w:r>
          </w:p>
        </w:tc>
        <w:tc>
          <w:tcPr>
            <w:tcW w:w="1250" w:type="pct"/>
            <w:tcBorders>
              <w:top w:val="nil"/>
              <w:bottom w:val="nil"/>
            </w:tcBorders>
            <w:vAlign w:val="center"/>
          </w:tcPr>
          <w:p w14:paraId="7A9288E3" w14:textId="77777777" w:rsidR="00296D36" w:rsidRPr="0033527D" w:rsidRDefault="00296D36" w:rsidP="00A95F90">
            <w:pPr>
              <w:pStyle w:val="a5"/>
              <w:spacing w:after="50"/>
              <w:ind w:leftChars="293" w:left="1407" w:hanging="704"/>
              <w:rPr>
                <w:bCs/>
                <w:szCs w:val="21"/>
              </w:rPr>
            </w:pPr>
            <w:r w:rsidRPr="0033527D">
              <w:rPr>
                <w:bCs/>
                <w:szCs w:val="21"/>
              </w:rPr>
              <w:t xml:space="preserve">361 </w:t>
            </w:r>
          </w:p>
        </w:tc>
        <w:tc>
          <w:tcPr>
            <w:tcW w:w="1250" w:type="pct"/>
            <w:tcBorders>
              <w:top w:val="nil"/>
              <w:bottom w:val="nil"/>
            </w:tcBorders>
            <w:vAlign w:val="center"/>
          </w:tcPr>
          <w:p w14:paraId="629A6E8A" w14:textId="77777777" w:rsidR="00296D36" w:rsidRPr="0033527D" w:rsidRDefault="00296D36" w:rsidP="00A95F90">
            <w:pPr>
              <w:pStyle w:val="a5"/>
              <w:spacing w:after="50"/>
              <w:ind w:leftChars="232" w:left="1116" w:hanging="559"/>
              <w:rPr>
                <w:bCs/>
                <w:szCs w:val="21"/>
              </w:rPr>
            </w:pPr>
            <w:r w:rsidRPr="0033527D">
              <w:rPr>
                <w:bCs/>
                <w:szCs w:val="21"/>
              </w:rPr>
              <w:t>0.00003</w:t>
            </w:r>
          </w:p>
        </w:tc>
      </w:tr>
      <w:tr w:rsidR="00296D36" w:rsidRPr="0033527D" w14:paraId="7156C2B2" w14:textId="77777777" w:rsidTr="00A95F90">
        <w:trPr>
          <w:cantSplit/>
        </w:trPr>
        <w:tc>
          <w:tcPr>
            <w:tcW w:w="1250" w:type="pct"/>
            <w:tcBorders>
              <w:top w:val="nil"/>
              <w:bottom w:val="nil"/>
            </w:tcBorders>
            <w:vAlign w:val="center"/>
          </w:tcPr>
          <w:p w14:paraId="72C37566" w14:textId="77777777" w:rsidR="00296D36" w:rsidRPr="0033527D" w:rsidRDefault="00296D36" w:rsidP="00A95F90">
            <w:pPr>
              <w:pStyle w:val="a5"/>
              <w:spacing w:after="50"/>
              <w:ind w:leftChars="177" w:left="425" w:firstLine="1"/>
              <w:rPr>
                <w:bCs/>
                <w:szCs w:val="21"/>
              </w:rPr>
            </w:pPr>
            <w:r w:rsidRPr="0033527D">
              <w:rPr>
                <w:bCs/>
                <w:szCs w:val="21"/>
              </w:rPr>
              <w:t>PCB 157</w:t>
            </w:r>
          </w:p>
        </w:tc>
        <w:tc>
          <w:tcPr>
            <w:tcW w:w="1250" w:type="pct"/>
            <w:tcBorders>
              <w:top w:val="nil"/>
              <w:bottom w:val="nil"/>
            </w:tcBorders>
          </w:tcPr>
          <w:p w14:paraId="4F7BC802" w14:textId="77777777" w:rsidR="00296D36" w:rsidRPr="0033527D" w:rsidRDefault="00296D36" w:rsidP="00A95F90">
            <w:pPr>
              <w:pStyle w:val="a5"/>
              <w:spacing w:after="50"/>
              <w:ind w:leftChars="235" w:left="564"/>
              <w:rPr>
                <w:bCs/>
                <w:szCs w:val="21"/>
              </w:rPr>
            </w:pPr>
            <w:r w:rsidRPr="0033527D">
              <w:rPr>
                <w:bCs/>
                <w:szCs w:val="21"/>
              </w:rPr>
              <w:t>234-345</w:t>
            </w:r>
          </w:p>
        </w:tc>
        <w:tc>
          <w:tcPr>
            <w:tcW w:w="1250" w:type="pct"/>
            <w:tcBorders>
              <w:top w:val="nil"/>
              <w:bottom w:val="nil"/>
            </w:tcBorders>
            <w:vAlign w:val="center"/>
          </w:tcPr>
          <w:p w14:paraId="5AB4DB9A" w14:textId="77777777" w:rsidR="00296D36" w:rsidRPr="0033527D" w:rsidRDefault="00296D36" w:rsidP="00A95F90">
            <w:pPr>
              <w:pStyle w:val="a5"/>
              <w:spacing w:after="50"/>
              <w:ind w:leftChars="293" w:left="1407" w:hanging="704"/>
              <w:rPr>
                <w:bCs/>
                <w:szCs w:val="21"/>
              </w:rPr>
            </w:pPr>
            <w:r w:rsidRPr="0033527D">
              <w:rPr>
                <w:bCs/>
                <w:szCs w:val="21"/>
              </w:rPr>
              <w:t xml:space="preserve">361 </w:t>
            </w:r>
          </w:p>
        </w:tc>
        <w:tc>
          <w:tcPr>
            <w:tcW w:w="1250" w:type="pct"/>
            <w:tcBorders>
              <w:top w:val="nil"/>
              <w:bottom w:val="nil"/>
            </w:tcBorders>
            <w:vAlign w:val="center"/>
          </w:tcPr>
          <w:p w14:paraId="67598BD8" w14:textId="77777777" w:rsidR="00296D36" w:rsidRPr="0033527D" w:rsidRDefault="00296D36" w:rsidP="00A95F90">
            <w:pPr>
              <w:pStyle w:val="a5"/>
              <w:spacing w:after="50"/>
              <w:ind w:leftChars="232" w:left="1116" w:hanging="559"/>
              <w:rPr>
                <w:bCs/>
                <w:szCs w:val="21"/>
              </w:rPr>
            </w:pPr>
            <w:r w:rsidRPr="0033527D">
              <w:rPr>
                <w:bCs/>
                <w:szCs w:val="21"/>
              </w:rPr>
              <w:t>0.00003</w:t>
            </w:r>
          </w:p>
        </w:tc>
      </w:tr>
      <w:tr w:rsidR="00296D36" w:rsidRPr="0033527D" w14:paraId="23440754" w14:textId="77777777" w:rsidTr="00A95F90">
        <w:trPr>
          <w:cantSplit/>
        </w:trPr>
        <w:tc>
          <w:tcPr>
            <w:tcW w:w="1250" w:type="pct"/>
            <w:tcBorders>
              <w:top w:val="nil"/>
              <w:bottom w:val="nil"/>
            </w:tcBorders>
            <w:vAlign w:val="center"/>
          </w:tcPr>
          <w:p w14:paraId="28780FB7" w14:textId="77777777" w:rsidR="00296D36" w:rsidRPr="0033527D" w:rsidRDefault="00296D36" w:rsidP="00A95F90">
            <w:pPr>
              <w:pStyle w:val="a5"/>
              <w:spacing w:after="50"/>
              <w:ind w:leftChars="177" w:left="425" w:firstLine="1"/>
              <w:rPr>
                <w:bCs/>
                <w:szCs w:val="21"/>
              </w:rPr>
            </w:pPr>
            <w:r w:rsidRPr="0033527D">
              <w:rPr>
                <w:bCs/>
                <w:szCs w:val="21"/>
              </w:rPr>
              <w:t>PCB 167</w:t>
            </w:r>
          </w:p>
        </w:tc>
        <w:tc>
          <w:tcPr>
            <w:tcW w:w="1250" w:type="pct"/>
            <w:tcBorders>
              <w:top w:val="nil"/>
              <w:bottom w:val="nil"/>
            </w:tcBorders>
          </w:tcPr>
          <w:p w14:paraId="20FFAC6F" w14:textId="77777777" w:rsidR="00296D36" w:rsidRPr="0033527D" w:rsidRDefault="00296D36" w:rsidP="00A95F90">
            <w:pPr>
              <w:pStyle w:val="a5"/>
              <w:spacing w:after="50"/>
              <w:ind w:leftChars="235" w:left="564"/>
              <w:rPr>
                <w:bCs/>
                <w:szCs w:val="21"/>
              </w:rPr>
            </w:pPr>
            <w:r w:rsidRPr="0033527D">
              <w:rPr>
                <w:bCs/>
                <w:szCs w:val="21"/>
              </w:rPr>
              <w:t>245-345</w:t>
            </w:r>
          </w:p>
        </w:tc>
        <w:tc>
          <w:tcPr>
            <w:tcW w:w="1250" w:type="pct"/>
            <w:tcBorders>
              <w:top w:val="nil"/>
              <w:bottom w:val="nil"/>
            </w:tcBorders>
            <w:vAlign w:val="center"/>
          </w:tcPr>
          <w:p w14:paraId="0B86E6B5" w14:textId="77777777" w:rsidR="00296D36" w:rsidRPr="0033527D" w:rsidRDefault="00296D36" w:rsidP="00A95F90">
            <w:pPr>
              <w:pStyle w:val="a5"/>
              <w:spacing w:after="50"/>
              <w:ind w:leftChars="293" w:left="1407" w:hanging="704"/>
              <w:rPr>
                <w:bCs/>
                <w:szCs w:val="21"/>
              </w:rPr>
            </w:pPr>
            <w:r w:rsidRPr="0033527D">
              <w:rPr>
                <w:bCs/>
                <w:szCs w:val="21"/>
              </w:rPr>
              <w:t xml:space="preserve">361 </w:t>
            </w:r>
          </w:p>
        </w:tc>
        <w:tc>
          <w:tcPr>
            <w:tcW w:w="1250" w:type="pct"/>
            <w:tcBorders>
              <w:top w:val="nil"/>
              <w:bottom w:val="nil"/>
            </w:tcBorders>
            <w:vAlign w:val="center"/>
          </w:tcPr>
          <w:p w14:paraId="514D7310" w14:textId="77777777" w:rsidR="00296D36" w:rsidRPr="0033527D" w:rsidRDefault="00296D36" w:rsidP="00A95F90">
            <w:pPr>
              <w:pStyle w:val="a5"/>
              <w:spacing w:after="50"/>
              <w:ind w:leftChars="232" w:left="1116" w:hanging="559"/>
              <w:rPr>
                <w:bCs/>
                <w:szCs w:val="21"/>
              </w:rPr>
            </w:pPr>
            <w:r w:rsidRPr="0033527D">
              <w:rPr>
                <w:bCs/>
                <w:szCs w:val="21"/>
              </w:rPr>
              <w:t>0.00003</w:t>
            </w:r>
          </w:p>
        </w:tc>
      </w:tr>
      <w:tr w:rsidR="00296D36" w:rsidRPr="0033527D" w14:paraId="70531BC4" w14:textId="77777777" w:rsidTr="00A95F90">
        <w:trPr>
          <w:cantSplit/>
        </w:trPr>
        <w:tc>
          <w:tcPr>
            <w:tcW w:w="1250" w:type="pct"/>
            <w:tcBorders>
              <w:top w:val="nil"/>
              <w:bottom w:val="nil"/>
            </w:tcBorders>
            <w:vAlign w:val="center"/>
          </w:tcPr>
          <w:p w14:paraId="03D9E52E" w14:textId="77777777" w:rsidR="00296D36" w:rsidRPr="0033527D" w:rsidRDefault="00296D36" w:rsidP="00A95F90">
            <w:pPr>
              <w:pStyle w:val="a5"/>
              <w:spacing w:after="50"/>
              <w:ind w:leftChars="177" w:left="425" w:firstLine="1"/>
              <w:rPr>
                <w:bCs/>
                <w:szCs w:val="21"/>
              </w:rPr>
            </w:pPr>
            <w:r w:rsidRPr="0033527D">
              <w:rPr>
                <w:bCs/>
                <w:szCs w:val="21"/>
              </w:rPr>
              <w:t>PCB 169</w:t>
            </w:r>
          </w:p>
        </w:tc>
        <w:tc>
          <w:tcPr>
            <w:tcW w:w="1250" w:type="pct"/>
            <w:tcBorders>
              <w:top w:val="nil"/>
              <w:bottom w:val="nil"/>
            </w:tcBorders>
          </w:tcPr>
          <w:p w14:paraId="5939CA02" w14:textId="77777777" w:rsidR="00296D36" w:rsidRPr="0033527D" w:rsidRDefault="00296D36" w:rsidP="00A95F90">
            <w:pPr>
              <w:pStyle w:val="a5"/>
              <w:spacing w:after="50"/>
              <w:ind w:leftChars="235" w:left="564"/>
              <w:rPr>
                <w:bCs/>
                <w:szCs w:val="21"/>
              </w:rPr>
            </w:pPr>
            <w:r w:rsidRPr="0033527D">
              <w:rPr>
                <w:bCs/>
                <w:szCs w:val="21"/>
              </w:rPr>
              <w:t>345-345</w:t>
            </w:r>
          </w:p>
        </w:tc>
        <w:tc>
          <w:tcPr>
            <w:tcW w:w="1250" w:type="pct"/>
            <w:tcBorders>
              <w:top w:val="nil"/>
              <w:bottom w:val="nil"/>
            </w:tcBorders>
            <w:vAlign w:val="center"/>
          </w:tcPr>
          <w:p w14:paraId="1907A6B1" w14:textId="77777777" w:rsidR="00296D36" w:rsidRPr="0033527D" w:rsidRDefault="00296D36" w:rsidP="00A95F90">
            <w:pPr>
              <w:pStyle w:val="a5"/>
              <w:spacing w:after="50"/>
              <w:ind w:leftChars="293" w:left="1407" w:hanging="704"/>
              <w:rPr>
                <w:bCs/>
                <w:szCs w:val="21"/>
              </w:rPr>
            </w:pPr>
            <w:r w:rsidRPr="0033527D">
              <w:rPr>
                <w:bCs/>
                <w:szCs w:val="21"/>
              </w:rPr>
              <w:t xml:space="preserve">361 </w:t>
            </w:r>
          </w:p>
        </w:tc>
        <w:tc>
          <w:tcPr>
            <w:tcW w:w="1250" w:type="pct"/>
            <w:tcBorders>
              <w:top w:val="nil"/>
              <w:bottom w:val="nil"/>
            </w:tcBorders>
            <w:vAlign w:val="center"/>
          </w:tcPr>
          <w:p w14:paraId="5592805C" w14:textId="77777777" w:rsidR="00296D36" w:rsidRPr="0033527D" w:rsidRDefault="00296D36" w:rsidP="00A95F90">
            <w:pPr>
              <w:pStyle w:val="a5"/>
              <w:spacing w:after="50"/>
              <w:ind w:leftChars="232" w:left="1116" w:hanging="559"/>
              <w:rPr>
                <w:bCs/>
                <w:szCs w:val="21"/>
              </w:rPr>
            </w:pPr>
            <w:r w:rsidRPr="0033527D">
              <w:rPr>
                <w:bCs/>
                <w:szCs w:val="21"/>
              </w:rPr>
              <w:t>0.03</w:t>
            </w:r>
          </w:p>
        </w:tc>
      </w:tr>
      <w:tr w:rsidR="00296D36" w:rsidRPr="0033527D" w14:paraId="216F0B89" w14:textId="77777777" w:rsidTr="00A95F90">
        <w:trPr>
          <w:cantSplit/>
        </w:trPr>
        <w:tc>
          <w:tcPr>
            <w:tcW w:w="1250" w:type="pct"/>
            <w:tcBorders>
              <w:top w:val="nil"/>
              <w:bottom w:val="single" w:sz="8" w:space="0" w:color="auto"/>
            </w:tcBorders>
            <w:vAlign w:val="center"/>
          </w:tcPr>
          <w:p w14:paraId="3F5D1FF2" w14:textId="77777777" w:rsidR="00296D36" w:rsidRPr="0033527D" w:rsidRDefault="00296D36" w:rsidP="00A95F90">
            <w:pPr>
              <w:pStyle w:val="a5"/>
              <w:spacing w:after="50"/>
              <w:ind w:leftChars="177" w:left="425" w:firstLine="1"/>
              <w:rPr>
                <w:bCs/>
                <w:szCs w:val="21"/>
              </w:rPr>
            </w:pPr>
            <w:r w:rsidRPr="0033527D">
              <w:rPr>
                <w:bCs/>
                <w:szCs w:val="21"/>
              </w:rPr>
              <w:t>PCB 189</w:t>
            </w:r>
          </w:p>
        </w:tc>
        <w:tc>
          <w:tcPr>
            <w:tcW w:w="1250" w:type="pct"/>
            <w:tcBorders>
              <w:top w:val="nil"/>
              <w:bottom w:val="single" w:sz="8" w:space="0" w:color="auto"/>
            </w:tcBorders>
          </w:tcPr>
          <w:p w14:paraId="729F568F" w14:textId="77777777" w:rsidR="00296D36" w:rsidRPr="0033527D" w:rsidRDefault="00296D36" w:rsidP="00A95F90">
            <w:pPr>
              <w:pStyle w:val="a5"/>
              <w:spacing w:after="50"/>
              <w:ind w:leftChars="235" w:left="564"/>
              <w:rPr>
                <w:bCs/>
                <w:szCs w:val="21"/>
              </w:rPr>
            </w:pPr>
            <w:r w:rsidRPr="0033527D">
              <w:rPr>
                <w:bCs/>
                <w:szCs w:val="21"/>
              </w:rPr>
              <w:t>2345-345</w:t>
            </w:r>
          </w:p>
        </w:tc>
        <w:tc>
          <w:tcPr>
            <w:tcW w:w="1250" w:type="pct"/>
            <w:tcBorders>
              <w:top w:val="nil"/>
              <w:bottom w:val="single" w:sz="8" w:space="0" w:color="auto"/>
            </w:tcBorders>
            <w:vAlign w:val="center"/>
          </w:tcPr>
          <w:p w14:paraId="65C8AF5F" w14:textId="77777777" w:rsidR="00296D36" w:rsidRPr="0033527D" w:rsidRDefault="00296D36" w:rsidP="00A95F90">
            <w:pPr>
              <w:pStyle w:val="a5"/>
              <w:spacing w:after="50"/>
              <w:ind w:leftChars="293" w:left="1407" w:hanging="704"/>
              <w:rPr>
                <w:bCs/>
                <w:szCs w:val="21"/>
              </w:rPr>
            </w:pPr>
            <w:r w:rsidRPr="0033527D">
              <w:rPr>
                <w:bCs/>
                <w:szCs w:val="21"/>
              </w:rPr>
              <w:t xml:space="preserve">395 </w:t>
            </w:r>
          </w:p>
        </w:tc>
        <w:tc>
          <w:tcPr>
            <w:tcW w:w="1250" w:type="pct"/>
            <w:tcBorders>
              <w:top w:val="nil"/>
              <w:bottom w:val="single" w:sz="8" w:space="0" w:color="auto"/>
            </w:tcBorders>
            <w:vAlign w:val="center"/>
          </w:tcPr>
          <w:p w14:paraId="5EFCC06D" w14:textId="77777777" w:rsidR="00296D36" w:rsidRPr="0033527D" w:rsidRDefault="00296D36" w:rsidP="00A95F90">
            <w:pPr>
              <w:pStyle w:val="a5"/>
              <w:spacing w:after="50"/>
              <w:ind w:leftChars="232" w:left="1116" w:hanging="559"/>
              <w:rPr>
                <w:bCs/>
                <w:szCs w:val="21"/>
              </w:rPr>
            </w:pPr>
            <w:r w:rsidRPr="0033527D">
              <w:rPr>
                <w:bCs/>
                <w:szCs w:val="21"/>
              </w:rPr>
              <w:t>0.00003</w:t>
            </w:r>
          </w:p>
        </w:tc>
      </w:tr>
    </w:tbl>
    <w:p w14:paraId="3C1A5CDD" w14:textId="77777777" w:rsidR="00296D36" w:rsidRPr="005B27D8" w:rsidRDefault="00296D36" w:rsidP="003A4A6B">
      <w:pPr>
        <w:pStyle w:val="a5"/>
        <w:spacing w:beforeLines="50" w:before="156" w:line="300" w:lineRule="auto"/>
        <w:ind w:firstLineChars="200" w:firstLine="480"/>
        <w:rPr>
          <w:color w:val="auto"/>
          <w:sz w:val="24"/>
        </w:rPr>
      </w:pPr>
      <w:r>
        <w:rPr>
          <w:rFonts w:hint="eastAsia"/>
          <w:color w:val="auto"/>
          <w:sz w:val="24"/>
        </w:rPr>
        <w:lastRenderedPageBreak/>
        <w:t>各实验组多氯联苯毒性当量变化见图</w:t>
      </w:r>
      <w:r>
        <w:rPr>
          <w:rFonts w:hint="eastAsia"/>
          <w:color w:val="auto"/>
          <w:sz w:val="24"/>
        </w:rPr>
        <w:t>3-7</w:t>
      </w:r>
      <w:r>
        <w:rPr>
          <w:rFonts w:hint="eastAsia"/>
          <w:color w:val="auto"/>
          <w:sz w:val="24"/>
        </w:rPr>
        <w:t>。</w:t>
      </w:r>
    </w:p>
    <w:p w14:paraId="5A6958CF" w14:textId="77777777" w:rsidR="00296D36" w:rsidRDefault="000D221E" w:rsidP="00A95F90">
      <w:pPr>
        <w:adjustRightInd w:val="0"/>
        <w:snapToGrid w:val="0"/>
        <w:spacing w:line="300" w:lineRule="auto"/>
        <w:jc w:val="center"/>
      </w:pPr>
      <w:r>
        <w:rPr>
          <w:noProof/>
        </w:rPr>
        <w:pict w14:anchorId="329642B2">
          <v:line id="直线连接符 26" o:spid="_x0000_s1098" style="position:absolute;left:0;text-align:left;z-index:25169920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69.6pt,153.6pt" to="169.6pt,16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" strokeweight=".5pt">
            <v:stroke dashstyle="1 1" endcap="round"/>
            <v:shadow opacity="24903f" origin=",.5" offset="0,.55556mm"/>
            <o:lock v:ext="edit" shapetype="f"/>
          </v:line>
        </w:pict>
      </w:r>
      <w:r>
        <w:rPr>
          <w:noProof/>
        </w:rPr>
        <w:pict w14:anchorId="49896EBF">
          <v:line id="Line 44" o:spid="_x0000_s1097"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32.25pt" to="121pt,17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" strokecolor="#7f7f7f [1612]" strokeweight=".5pt">
            <v:stroke dashstyle="1 1" endcap="round"/>
            <v:shadow opacity="24903f" origin=",.5" offset="0,.55556mm"/>
          </v:line>
        </w:pict>
      </w:r>
      <w:r>
        <w:rPr>
          <w:noProof/>
        </w:rPr>
        <w:pict w14:anchorId="386A6530">
          <v:line id="Line 43" o:spid="_x0000_s1096" style="position:absolute;left:0;text-align:lef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pt,8.45pt" to="140.5pt,3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" strokecolor="#7f7f7f [1612]" strokeweight=".5pt">
            <v:stroke dashstyle="1 1" endcap="round"/>
            <v:shadow opacity="24903f" origin=",.5" offset="0,.55556mm"/>
          </v:line>
        </w:pict>
      </w:r>
      <w:r>
        <w:rPr>
          <w:noProof/>
        </w:rPr>
        <w:pict w14:anchorId="64B8A712">
          <v:line id="直线连接符 28" o:spid="_x0000_s1095" style="position:absolute;left:0;text-align:left;flip:y;z-index:2517002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28pt,8.45pt" to="228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" strokecolor="#7f7f7f [1612]" strokeweight=".5pt">
            <v:stroke dashstyle="1 1" endcap="round"/>
            <v:shadow opacity="24903f" origin=",.5" offset="0,.55556mm"/>
          </v:line>
        </w:pict>
      </w:r>
      <w:r>
        <w:pict w14:anchorId="1AEE4611">
          <v:shape id="_x0000_i1050" type="#_x0000_t75" style="width:269.6pt;height:196.1pt;mso-position-vertical:absolute">
            <v:imagedata r:id="rId70" o:title="" croptop="4760f"/>
          </v:shape>
        </w:pict>
      </w:r>
    </w:p>
    <w:p w14:paraId="1680E4D4" w14:textId="77777777" w:rsidR="00296D36" w:rsidRDefault="00296D36" w:rsidP="00A95F90">
      <w:pPr>
        <w:adjustRightInd w:val="0"/>
        <w:snapToGrid w:val="0"/>
        <w:spacing w:after="120" w:line="300" w:lineRule="auto"/>
        <w:jc w:val="center"/>
        <w:rPr>
          <w:sz w:val="21"/>
          <w:szCs w:val="21"/>
        </w:rPr>
      </w:pPr>
      <w:r w:rsidRPr="001B3B53">
        <w:rPr>
          <w:rFonts w:hint="eastAsia"/>
          <w:sz w:val="21"/>
          <w:szCs w:val="21"/>
        </w:rPr>
        <w:t>图</w:t>
      </w:r>
      <w:r w:rsidRPr="001B3B53">
        <w:rPr>
          <w:rFonts w:hint="eastAsia"/>
          <w:sz w:val="21"/>
          <w:szCs w:val="21"/>
        </w:rPr>
        <w:t>3-</w:t>
      </w:r>
      <w:r>
        <w:rPr>
          <w:rFonts w:hint="eastAsia"/>
          <w:sz w:val="21"/>
          <w:szCs w:val="21"/>
        </w:rPr>
        <w:t>7</w:t>
      </w:r>
      <w:r w:rsidRPr="001B3B53">
        <w:rPr>
          <w:rFonts w:hint="eastAsia"/>
          <w:sz w:val="21"/>
          <w:szCs w:val="21"/>
        </w:rPr>
        <w:t xml:space="preserve"> </w:t>
      </w:r>
      <w:r w:rsidRPr="001B3B53">
        <w:rPr>
          <w:rFonts w:hint="eastAsia"/>
          <w:sz w:val="21"/>
          <w:szCs w:val="21"/>
        </w:rPr>
        <w:t>多氯联苯毒性当量</w:t>
      </w:r>
      <w:r>
        <w:rPr>
          <w:rFonts w:hint="eastAsia"/>
          <w:sz w:val="21"/>
          <w:szCs w:val="21"/>
        </w:rPr>
        <w:t>变化</w:t>
      </w:r>
    </w:p>
    <w:p w14:paraId="69D75482" w14:textId="77777777" w:rsidR="00296D36" w:rsidRDefault="00296D36" w:rsidP="00A95F90">
      <w:pPr>
        <w:adjustRightInd w:val="0"/>
        <w:snapToGrid w:val="0"/>
        <w:spacing w:line="300" w:lineRule="auto"/>
        <w:ind w:firstLineChars="200" w:firstLine="464"/>
      </w:pPr>
      <w:r w:rsidRPr="00EC1663">
        <w:rPr>
          <w:rFonts w:hint="eastAsia"/>
          <w:snapToGrid w:val="0"/>
          <w:spacing w:val="-4"/>
          <w:kern w:val="0"/>
        </w:rPr>
        <w:t>由于实验中母体</w:t>
      </w:r>
      <w:r w:rsidRPr="00EC1663">
        <w:rPr>
          <w:rFonts w:hint="eastAsia"/>
          <w:snapToGrid w:val="0"/>
          <w:spacing w:val="-4"/>
          <w:kern w:val="0"/>
        </w:rPr>
        <w:t>PCBs</w:t>
      </w:r>
      <w:r w:rsidRPr="00EC1663">
        <w:rPr>
          <w:rFonts w:hint="eastAsia"/>
          <w:snapToGrid w:val="0"/>
          <w:spacing w:val="-4"/>
          <w:kern w:val="0"/>
        </w:rPr>
        <w:t>脱氯并未产生新的类二噁英</w:t>
      </w:r>
      <w:r w:rsidRPr="00EC1663">
        <w:rPr>
          <w:rFonts w:hint="eastAsia"/>
          <w:snapToGrid w:val="0"/>
          <w:spacing w:val="-4"/>
          <w:kern w:val="0"/>
        </w:rPr>
        <w:t>PCBs</w:t>
      </w:r>
      <w:r w:rsidRPr="00EC1663">
        <w:rPr>
          <w:rFonts w:hint="eastAsia"/>
          <w:snapToGrid w:val="0"/>
          <w:spacing w:val="-4"/>
          <w:kern w:val="0"/>
        </w:rPr>
        <w:t>，</w:t>
      </w:r>
      <w:r w:rsidRPr="00EC1663">
        <w:rPr>
          <w:rFonts w:hint="eastAsia"/>
          <w:snapToGrid w:val="0"/>
          <w:spacing w:val="-4"/>
          <w:kern w:val="0"/>
        </w:rPr>
        <w:t>PCB 105</w:t>
      </w:r>
      <w:r w:rsidRPr="00EC1663">
        <w:rPr>
          <w:rFonts w:hint="eastAsia"/>
          <w:snapToGrid w:val="0"/>
          <w:spacing w:val="-4"/>
          <w:kern w:val="0"/>
        </w:rPr>
        <w:t>及</w:t>
      </w:r>
      <w:r w:rsidRPr="00EC1663">
        <w:rPr>
          <w:rFonts w:hint="eastAsia"/>
          <w:snapToGrid w:val="0"/>
          <w:spacing w:val="-4"/>
          <w:kern w:val="0"/>
        </w:rPr>
        <w:t>PCB 114</w:t>
      </w:r>
      <w:r w:rsidRPr="00EC1663">
        <w:rPr>
          <w:rFonts w:hint="eastAsia"/>
          <w:snapToGrid w:val="0"/>
          <w:spacing w:val="-4"/>
          <w:kern w:val="0"/>
        </w:rPr>
        <w:t>的降解情况决定了体系中类二噁英毒性当量的变化。类二噁英多氯联苯</w:t>
      </w:r>
      <w:r w:rsidRPr="00EC1663">
        <w:rPr>
          <w:rFonts w:hint="eastAsia"/>
          <w:snapToGrid w:val="0"/>
          <w:spacing w:val="-4"/>
          <w:kern w:val="0"/>
        </w:rPr>
        <w:t>PCB</w:t>
      </w:r>
      <w:r>
        <w:rPr>
          <w:rFonts w:hint="eastAsia"/>
        </w:rPr>
        <w:t xml:space="preserve"> 105</w:t>
      </w:r>
      <w:r>
        <w:rPr>
          <w:rFonts w:hint="eastAsia"/>
        </w:rPr>
        <w:t>、</w:t>
      </w:r>
      <w:r>
        <w:rPr>
          <w:rFonts w:hint="eastAsia"/>
        </w:rPr>
        <w:t>PCB 114</w:t>
      </w:r>
      <w:r>
        <w:rPr>
          <w:rFonts w:hint="eastAsia"/>
        </w:rPr>
        <w:t>在各个太湖底泥微环境实验组中都是优先降解的</w:t>
      </w:r>
      <w:r>
        <w:rPr>
          <w:rFonts w:hint="eastAsia"/>
        </w:rPr>
        <w:t>PCB</w:t>
      </w:r>
      <w:r>
        <w:rPr>
          <w:rFonts w:hint="eastAsia"/>
        </w:rPr>
        <w:t>单体。</w:t>
      </w:r>
    </w:p>
    <w:p w14:paraId="04D1E19D" w14:textId="77777777" w:rsidR="00296D36" w:rsidRDefault="00296D36" w:rsidP="00A95F90">
      <w:pPr>
        <w:adjustRightInd w:val="0"/>
        <w:snapToGrid w:val="0"/>
        <w:spacing w:line="300" w:lineRule="auto"/>
        <w:ind w:firstLineChars="200" w:firstLine="480"/>
        <w:rPr>
          <w:bCs/>
          <w:szCs w:val="21"/>
        </w:rPr>
      </w:pPr>
      <w:r>
        <w:rPr>
          <w:rFonts w:hint="eastAsia"/>
        </w:rPr>
        <w:t>在</w:t>
      </w:r>
      <w:r>
        <w:rPr>
          <w:rFonts w:hint="eastAsia"/>
        </w:rPr>
        <w:t>T-1</w:t>
      </w:r>
      <w:r>
        <w:rPr>
          <w:rFonts w:hint="eastAsia"/>
        </w:rPr>
        <w:t>实验组中，从反应起始（第</w:t>
      </w:r>
      <w:r>
        <w:rPr>
          <w:rFonts w:hint="eastAsia"/>
        </w:rPr>
        <w:t>3</w:t>
      </w:r>
      <w:r>
        <w:t>–</w:t>
      </w:r>
      <w:r>
        <w:rPr>
          <w:rFonts w:hint="eastAsia"/>
        </w:rPr>
        <w:t>6</w:t>
      </w:r>
      <w:r>
        <w:rPr>
          <w:rFonts w:hint="eastAsia"/>
        </w:rPr>
        <w:t>周）类二噁英毒性迅速下降，到第</w:t>
      </w:r>
      <w:r>
        <w:rPr>
          <w:rFonts w:hint="eastAsia"/>
        </w:rPr>
        <w:t>18</w:t>
      </w:r>
      <w:r>
        <w:rPr>
          <w:rFonts w:hint="eastAsia"/>
        </w:rPr>
        <w:t>周，毒性当量降为</w:t>
      </w:r>
      <w:r>
        <w:rPr>
          <w:rFonts w:hint="eastAsia"/>
        </w:rPr>
        <w:t xml:space="preserve">0.027 </w:t>
      </w:r>
      <w:r w:rsidRPr="00CA0FEC">
        <w:rPr>
          <w:bCs/>
          <w:szCs w:val="21"/>
        </w:rPr>
        <w:t>±</w:t>
      </w:r>
      <w:r>
        <w:rPr>
          <w:rFonts w:hint="eastAsia"/>
          <w:bCs/>
          <w:szCs w:val="21"/>
        </w:rPr>
        <w:t xml:space="preserve"> 0.011</w:t>
      </w:r>
      <w:r>
        <w:rPr>
          <w:rFonts w:hint="eastAsia"/>
          <w:bCs/>
          <w:szCs w:val="21"/>
        </w:rPr>
        <w:t>，是</w:t>
      </w:r>
      <w:r>
        <w:rPr>
          <w:rFonts w:hint="eastAsia"/>
        </w:rPr>
        <w:t>初始的</w:t>
      </w:r>
      <w:r>
        <w:rPr>
          <w:rFonts w:hint="eastAsia"/>
        </w:rPr>
        <w:t xml:space="preserve">9.18% </w:t>
      </w:r>
      <w:r w:rsidRPr="00CA0FEC">
        <w:rPr>
          <w:bCs/>
          <w:szCs w:val="21"/>
        </w:rPr>
        <w:t>±</w:t>
      </w:r>
      <w:r>
        <w:rPr>
          <w:rFonts w:hint="eastAsia"/>
          <w:bCs/>
          <w:szCs w:val="21"/>
        </w:rPr>
        <w:t xml:space="preserve"> 3.62%</w:t>
      </w:r>
      <w:r>
        <w:rPr>
          <w:rFonts w:hint="eastAsia"/>
          <w:bCs/>
          <w:szCs w:val="21"/>
        </w:rPr>
        <w:t>，已解除体系中大部分类二噁英毒性。第</w:t>
      </w:r>
      <w:r>
        <w:rPr>
          <w:rFonts w:hint="eastAsia"/>
          <w:bCs/>
          <w:szCs w:val="21"/>
        </w:rPr>
        <w:t>66</w:t>
      </w:r>
      <w:r>
        <w:rPr>
          <w:rFonts w:hint="eastAsia"/>
          <w:bCs/>
          <w:szCs w:val="21"/>
        </w:rPr>
        <w:t>周，体系的类二噁英毒性为</w:t>
      </w:r>
      <w:r>
        <w:rPr>
          <w:rFonts w:hint="eastAsia"/>
        </w:rPr>
        <w:t xml:space="preserve">0.003 </w:t>
      </w:r>
      <w:r w:rsidRPr="00CA0FEC">
        <w:rPr>
          <w:bCs/>
          <w:szCs w:val="21"/>
        </w:rPr>
        <w:t>±</w:t>
      </w:r>
      <w:r>
        <w:rPr>
          <w:rFonts w:hint="eastAsia"/>
          <w:bCs/>
          <w:szCs w:val="21"/>
        </w:rPr>
        <w:t xml:space="preserve"> 0.000</w:t>
      </w:r>
      <w:r>
        <w:rPr>
          <w:rFonts w:hint="eastAsia"/>
          <w:bCs/>
          <w:szCs w:val="21"/>
        </w:rPr>
        <w:t>。</w:t>
      </w:r>
    </w:p>
    <w:p w14:paraId="02C8E41C" w14:textId="77777777" w:rsidR="00296D36" w:rsidRPr="00DD1F79" w:rsidRDefault="00296D36" w:rsidP="00A95F90">
      <w:pPr>
        <w:adjustRightInd w:val="0"/>
        <w:snapToGrid w:val="0"/>
        <w:spacing w:line="300" w:lineRule="auto"/>
        <w:ind w:firstLineChars="200" w:firstLine="480"/>
        <w:rPr>
          <w:bCs/>
          <w:szCs w:val="21"/>
        </w:rPr>
      </w:pPr>
      <w:r>
        <w:rPr>
          <w:rFonts w:hint="eastAsia"/>
          <w:bCs/>
          <w:szCs w:val="21"/>
        </w:rPr>
        <w:t>T-S</w:t>
      </w:r>
      <w:r>
        <w:rPr>
          <w:rFonts w:hint="eastAsia"/>
          <w:bCs/>
          <w:szCs w:val="21"/>
        </w:rPr>
        <w:t>组中，</w:t>
      </w:r>
      <w:r>
        <w:rPr>
          <w:rFonts w:hint="eastAsia"/>
          <w:bCs/>
          <w:szCs w:val="21"/>
        </w:rPr>
        <w:t>PCBs</w:t>
      </w:r>
      <w:r>
        <w:rPr>
          <w:rFonts w:hint="eastAsia"/>
          <w:bCs/>
          <w:szCs w:val="21"/>
        </w:rPr>
        <w:t>从第</w:t>
      </w:r>
      <w:r>
        <w:rPr>
          <w:rFonts w:hint="eastAsia"/>
          <w:bCs/>
          <w:szCs w:val="21"/>
        </w:rPr>
        <w:t>9</w:t>
      </w:r>
      <w:r>
        <w:rPr>
          <w:rFonts w:hint="eastAsia"/>
          <w:bCs/>
          <w:szCs w:val="21"/>
        </w:rPr>
        <w:t>周开始降解，到第</w:t>
      </w:r>
      <w:r>
        <w:rPr>
          <w:rFonts w:hint="eastAsia"/>
          <w:bCs/>
          <w:szCs w:val="21"/>
        </w:rPr>
        <w:t>36</w:t>
      </w:r>
      <w:r>
        <w:rPr>
          <w:rFonts w:hint="eastAsia"/>
          <w:bCs/>
          <w:szCs w:val="21"/>
        </w:rPr>
        <w:t>周时，毒性当量为</w:t>
      </w:r>
      <w:r>
        <w:rPr>
          <w:rFonts w:hint="eastAsia"/>
        </w:rPr>
        <w:t xml:space="preserve">0.271 </w:t>
      </w:r>
      <w:r w:rsidRPr="00CA0FEC">
        <w:rPr>
          <w:bCs/>
          <w:szCs w:val="21"/>
        </w:rPr>
        <w:t>±</w:t>
      </w:r>
      <w:r>
        <w:rPr>
          <w:rFonts w:hint="eastAsia"/>
          <w:bCs/>
          <w:szCs w:val="21"/>
        </w:rPr>
        <w:t xml:space="preserve"> 0.005</w:t>
      </w:r>
      <w:r>
        <w:rPr>
          <w:rFonts w:hint="eastAsia"/>
          <w:bCs/>
          <w:szCs w:val="21"/>
        </w:rPr>
        <w:t>，类二噁英毒性只降低了</w:t>
      </w:r>
      <w:r>
        <w:rPr>
          <w:rFonts w:hint="eastAsia"/>
        </w:rPr>
        <w:t xml:space="preserve">8.73% </w:t>
      </w:r>
      <w:r w:rsidRPr="00CA0FEC">
        <w:rPr>
          <w:bCs/>
          <w:szCs w:val="21"/>
        </w:rPr>
        <w:t>±</w:t>
      </w:r>
      <w:r>
        <w:rPr>
          <w:rFonts w:hint="eastAsia"/>
          <w:bCs/>
          <w:szCs w:val="21"/>
        </w:rPr>
        <w:t xml:space="preserve"> 1.78%</w:t>
      </w:r>
      <w:r>
        <w:rPr>
          <w:rFonts w:hint="eastAsia"/>
          <w:bCs/>
          <w:szCs w:val="21"/>
        </w:rPr>
        <w:t>。到</w:t>
      </w:r>
      <w:r>
        <w:rPr>
          <w:rFonts w:hint="eastAsia"/>
          <w:bCs/>
          <w:szCs w:val="21"/>
        </w:rPr>
        <w:t>51</w:t>
      </w:r>
      <w:r>
        <w:rPr>
          <w:rFonts w:hint="eastAsia"/>
          <w:bCs/>
          <w:szCs w:val="21"/>
        </w:rPr>
        <w:t>周，毒性当量为</w:t>
      </w:r>
      <w:r>
        <w:rPr>
          <w:rFonts w:hint="eastAsia"/>
        </w:rPr>
        <w:t xml:space="preserve">0.187 </w:t>
      </w:r>
      <w:r w:rsidRPr="00CA0FEC">
        <w:rPr>
          <w:bCs/>
          <w:szCs w:val="21"/>
        </w:rPr>
        <w:t>±</w:t>
      </w:r>
      <w:r>
        <w:rPr>
          <w:rFonts w:hint="eastAsia"/>
          <w:bCs/>
          <w:szCs w:val="21"/>
        </w:rPr>
        <w:t xml:space="preserve"> 0.031</w:t>
      </w:r>
      <w:r>
        <w:rPr>
          <w:rFonts w:hint="eastAsia"/>
          <w:bCs/>
          <w:szCs w:val="21"/>
        </w:rPr>
        <w:t>，比初始时</w:t>
      </w:r>
      <w:r>
        <w:rPr>
          <w:rFonts w:hint="eastAsia"/>
        </w:rPr>
        <w:t>（</w:t>
      </w:r>
      <w:r>
        <w:rPr>
          <w:rFonts w:hint="eastAsia"/>
        </w:rPr>
        <w:t xml:space="preserve">0.297 </w:t>
      </w:r>
      <w:r w:rsidRPr="00CA0FEC">
        <w:rPr>
          <w:bCs/>
          <w:szCs w:val="21"/>
        </w:rPr>
        <w:t>±</w:t>
      </w:r>
      <w:r>
        <w:rPr>
          <w:rFonts w:hint="eastAsia"/>
          <w:bCs/>
          <w:szCs w:val="21"/>
        </w:rPr>
        <w:t xml:space="preserve"> 0.002</w:t>
      </w:r>
      <w:r>
        <w:rPr>
          <w:rFonts w:hint="eastAsia"/>
        </w:rPr>
        <w:t>）</w:t>
      </w:r>
      <w:r>
        <w:rPr>
          <w:rFonts w:hint="eastAsia"/>
          <w:bCs/>
          <w:szCs w:val="21"/>
        </w:rPr>
        <w:t>降低了约</w:t>
      </w:r>
      <w:r>
        <w:rPr>
          <w:rFonts w:hint="eastAsia"/>
        </w:rPr>
        <w:t>37.13%</w:t>
      </w:r>
      <w:r>
        <w:rPr>
          <w:rFonts w:hint="eastAsia"/>
        </w:rPr>
        <w:t>；第</w:t>
      </w:r>
      <w:r>
        <w:rPr>
          <w:rFonts w:hint="eastAsia"/>
        </w:rPr>
        <w:t>66</w:t>
      </w:r>
      <w:r>
        <w:rPr>
          <w:rFonts w:hint="eastAsia"/>
        </w:rPr>
        <w:t>周，毒性当量降至</w:t>
      </w:r>
      <w:r>
        <w:rPr>
          <w:rFonts w:hint="eastAsia"/>
        </w:rPr>
        <w:t xml:space="preserve">0.006 </w:t>
      </w:r>
      <w:r w:rsidRPr="00CA0FEC">
        <w:rPr>
          <w:bCs/>
          <w:szCs w:val="21"/>
        </w:rPr>
        <w:t>±</w:t>
      </w:r>
      <w:r>
        <w:rPr>
          <w:rFonts w:hint="eastAsia"/>
          <w:bCs/>
          <w:szCs w:val="21"/>
        </w:rPr>
        <w:t xml:space="preserve"> 0.023</w:t>
      </w:r>
      <w:r>
        <w:rPr>
          <w:rFonts w:hint="eastAsia"/>
        </w:rPr>
        <w:t>。</w:t>
      </w:r>
    </w:p>
    <w:p w14:paraId="6FE3AFC1" w14:textId="77777777" w:rsidR="00296D36" w:rsidRPr="00C7297E" w:rsidRDefault="00296D36" w:rsidP="00A95F90">
      <w:pPr>
        <w:adjustRightInd w:val="0"/>
        <w:snapToGrid w:val="0"/>
        <w:spacing w:line="300" w:lineRule="auto"/>
        <w:ind w:firstLineChars="200" w:firstLine="480"/>
      </w:pPr>
      <w:r>
        <w:rPr>
          <w:rFonts w:hint="eastAsia"/>
        </w:rPr>
        <w:t>在</w:t>
      </w:r>
      <w:r>
        <w:rPr>
          <w:rFonts w:hint="eastAsia"/>
        </w:rPr>
        <w:t>T-Fe</w:t>
      </w:r>
      <w:r>
        <w:rPr>
          <w:rFonts w:hint="eastAsia"/>
        </w:rPr>
        <w:t>实验组，</w:t>
      </w:r>
      <w:r w:rsidRPr="001B3B53">
        <w:rPr>
          <w:rFonts w:hint="eastAsia"/>
        </w:rPr>
        <w:t>从反应起始到</w:t>
      </w:r>
      <w:r w:rsidRPr="001B3B53">
        <w:rPr>
          <w:rFonts w:hint="eastAsia"/>
        </w:rPr>
        <w:t>36</w:t>
      </w:r>
      <w:r w:rsidRPr="001B3B53">
        <w:rPr>
          <w:rFonts w:hint="eastAsia"/>
        </w:rPr>
        <w:t>周时体系类二噁英毒性降低速率较快</w:t>
      </w:r>
      <w:r>
        <w:rPr>
          <w:rFonts w:hint="eastAsia"/>
        </w:rPr>
        <w:t>（</w:t>
      </w:r>
      <w:r w:rsidRPr="001B3B53">
        <w:rPr>
          <w:rFonts w:eastAsia="Times New Roman"/>
        </w:rPr>
        <w:t>0.0098</w:t>
      </w:r>
      <w:r w:rsidRPr="001B3B53">
        <w:rPr>
          <w:rFonts w:eastAsia="Times New Roman" w:hint="eastAsia"/>
        </w:rPr>
        <w:t xml:space="preserve"> </w:t>
      </w:r>
      <w:r w:rsidRPr="001B3B53">
        <w:rPr>
          <w:bCs/>
          <w:szCs w:val="21"/>
        </w:rPr>
        <w:t>±</w:t>
      </w:r>
      <w:r w:rsidRPr="001B3B53">
        <w:rPr>
          <w:rFonts w:hint="eastAsia"/>
          <w:bCs/>
          <w:szCs w:val="21"/>
        </w:rPr>
        <w:t xml:space="preserve"> </w:t>
      </w:r>
      <w:r w:rsidRPr="001B3B53">
        <w:rPr>
          <w:bCs/>
          <w:szCs w:val="21"/>
        </w:rPr>
        <w:t>0</w:t>
      </w:r>
      <w:r w:rsidRPr="002F255D">
        <w:rPr>
          <w:bCs/>
          <w:szCs w:val="21"/>
        </w:rPr>
        <w:t>.0011</w:t>
      </w:r>
      <w:r w:rsidRPr="002F255D">
        <w:rPr>
          <w:rFonts w:hint="eastAsia"/>
          <w:bCs/>
          <w:szCs w:val="21"/>
        </w:rPr>
        <w:t xml:space="preserve"> </w:t>
      </w:r>
      <w:r w:rsidRPr="002F255D">
        <w:rPr>
          <w:rFonts w:eastAsia="Times New Roman" w:hint="eastAsia"/>
        </w:rPr>
        <w:t>ng/g</w:t>
      </w:r>
      <w:r w:rsidRPr="0071363A">
        <w:rPr>
          <w:rFonts w:eastAsia="楷体"/>
        </w:rPr>
        <w:t>·</w:t>
      </w:r>
      <w:r w:rsidRPr="002F255D">
        <w:rPr>
          <w:rFonts w:hint="eastAsia"/>
        </w:rPr>
        <w:t>week</w:t>
      </w:r>
      <w:r w:rsidRPr="002F255D">
        <w:rPr>
          <w:rFonts w:hint="eastAsia"/>
          <w:vertAlign w:val="superscript"/>
        </w:rPr>
        <w:t>-1</w:t>
      </w:r>
      <w:r>
        <w:rPr>
          <w:rFonts w:hint="eastAsia"/>
        </w:rPr>
        <w:t>），第</w:t>
      </w:r>
      <w:r>
        <w:rPr>
          <w:rFonts w:hint="eastAsia"/>
        </w:rPr>
        <w:t>36</w:t>
      </w:r>
      <w:r>
        <w:rPr>
          <w:rFonts w:hint="eastAsia"/>
        </w:rPr>
        <w:t>周毒性当量为</w:t>
      </w:r>
      <w:r>
        <w:rPr>
          <w:rFonts w:hint="eastAsia"/>
        </w:rPr>
        <w:t xml:space="preserve">0.050 </w:t>
      </w:r>
      <w:r w:rsidRPr="00CA0FEC">
        <w:rPr>
          <w:bCs/>
          <w:szCs w:val="21"/>
        </w:rPr>
        <w:t>±</w:t>
      </w:r>
      <w:r>
        <w:rPr>
          <w:rFonts w:hint="eastAsia"/>
          <w:bCs/>
          <w:szCs w:val="21"/>
        </w:rPr>
        <w:t xml:space="preserve"> 0.025</w:t>
      </w:r>
      <w:r>
        <w:rPr>
          <w:rFonts w:hint="eastAsia"/>
          <w:bCs/>
          <w:szCs w:val="21"/>
        </w:rPr>
        <w:t>。到第</w:t>
      </w:r>
      <w:r>
        <w:rPr>
          <w:rFonts w:hint="eastAsia"/>
        </w:rPr>
        <w:t>51</w:t>
      </w:r>
      <w:r>
        <w:rPr>
          <w:rFonts w:hint="eastAsia"/>
        </w:rPr>
        <w:t>周时，</w:t>
      </w:r>
      <w:r w:rsidRPr="001B3B53">
        <w:rPr>
          <w:rFonts w:hint="eastAsia"/>
        </w:rPr>
        <w:t>类二噁英毒性</w:t>
      </w:r>
      <w:r>
        <w:rPr>
          <w:rFonts w:hint="eastAsia"/>
        </w:rPr>
        <w:t>当量为</w:t>
      </w:r>
      <w:r>
        <w:rPr>
          <w:rFonts w:hint="eastAsia"/>
        </w:rPr>
        <w:t xml:space="preserve">0.006 </w:t>
      </w:r>
      <w:r w:rsidRPr="00CA0FEC">
        <w:rPr>
          <w:bCs/>
          <w:szCs w:val="21"/>
        </w:rPr>
        <w:t>±</w:t>
      </w:r>
      <w:r>
        <w:rPr>
          <w:rFonts w:hint="eastAsia"/>
          <w:bCs/>
          <w:szCs w:val="21"/>
        </w:rPr>
        <w:t xml:space="preserve"> 0.000</w:t>
      </w:r>
      <w:r>
        <w:rPr>
          <w:rFonts w:hint="eastAsia"/>
          <w:bCs/>
          <w:szCs w:val="21"/>
        </w:rPr>
        <w:t>，第</w:t>
      </w:r>
      <w:r>
        <w:rPr>
          <w:rFonts w:hint="eastAsia"/>
          <w:bCs/>
          <w:szCs w:val="21"/>
        </w:rPr>
        <w:t>66</w:t>
      </w:r>
      <w:r>
        <w:rPr>
          <w:rFonts w:hint="eastAsia"/>
          <w:bCs/>
          <w:szCs w:val="21"/>
        </w:rPr>
        <w:t>周为</w:t>
      </w:r>
      <w:r>
        <w:rPr>
          <w:rFonts w:hint="eastAsia"/>
          <w:bCs/>
          <w:szCs w:val="21"/>
        </w:rPr>
        <w:t xml:space="preserve">0.004 </w:t>
      </w:r>
      <w:r w:rsidRPr="00CA0FEC">
        <w:rPr>
          <w:bCs/>
          <w:szCs w:val="21"/>
        </w:rPr>
        <w:t>±</w:t>
      </w:r>
      <w:r>
        <w:rPr>
          <w:rFonts w:hint="eastAsia"/>
          <w:bCs/>
          <w:szCs w:val="21"/>
        </w:rPr>
        <w:t xml:space="preserve"> 0.001</w:t>
      </w:r>
      <w:r>
        <w:rPr>
          <w:rFonts w:hint="eastAsia"/>
          <w:bCs/>
          <w:szCs w:val="21"/>
        </w:rPr>
        <w:t>，与同时期的</w:t>
      </w:r>
      <w:r>
        <w:rPr>
          <w:rFonts w:hint="eastAsia"/>
          <w:bCs/>
          <w:szCs w:val="21"/>
        </w:rPr>
        <w:t>T-1</w:t>
      </w:r>
      <w:r>
        <w:rPr>
          <w:rFonts w:hint="eastAsia"/>
          <w:bCs/>
          <w:szCs w:val="21"/>
        </w:rPr>
        <w:t>实验组的毒性当量无显著性差异。</w:t>
      </w:r>
    </w:p>
    <w:p w14:paraId="0CDA780E" w14:textId="77777777" w:rsidR="00296D36" w:rsidRDefault="00296D36" w:rsidP="00A95F90">
      <w:pPr>
        <w:adjustRightInd w:val="0"/>
        <w:snapToGrid w:val="0"/>
        <w:spacing w:line="300" w:lineRule="auto"/>
        <w:ind w:firstLineChars="200" w:firstLine="480"/>
        <w:jc w:val="left"/>
        <w:rPr>
          <w:szCs w:val="22"/>
        </w:rPr>
      </w:pPr>
      <w:r>
        <w:rPr>
          <w:rFonts w:hint="eastAsia"/>
          <w:szCs w:val="22"/>
        </w:rPr>
        <w:t>在</w:t>
      </w:r>
      <w:r>
        <w:rPr>
          <w:rFonts w:hint="eastAsia"/>
          <w:szCs w:val="22"/>
        </w:rPr>
        <w:t>66</w:t>
      </w:r>
      <w:r>
        <w:rPr>
          <w:rFonts w:hint="eastAsia"/>
          <w:szCs w:val="22"/>
        </w:rPr>
        <w:t>周的试验周期内</w:t>
      </w:r>
      <w:r>
        <w:rPr>
          <w:rFonts w:hint="eastAsia"/>
          <w:szCs w:val="22"/>
        </w:rPr>
        <w:t>T-1</w:t>
      </w:r>
      <w:r>
        <w:rPr>
          <w:rFonts w:hint="eastAsia"/>
          <w:szCs w:val="22"/>
        </w:rPr>
        <w:t>、</w:t>
      </w:r>
      <w:r>
        <w:rPr>
          <w:rFonts w:hint="eastAsia"/>
          <w:szCs w:val="22"/>
        </w:rPr>
        <w:t>T-S</w:t>
      </w:r>
      <w:r>
        <w:rPr>
          <w:rFonts w:hint="eastAsia"/>
          <w:szCs w:val="22"/>
        </w:rPr>
        <w:t>、</w:t>
      </w:r>
      <w:r>
        <w:rPr>
          <w:rFonts w:hint="eastAsia"/>
          <w:szCs w:val="22"/>
        </w:rPr>
        <w:t>T-Fe</w:t>
      </w:r>
      <w:r>
        <w:rPr>
          <w:rFonts w:hint="eastAsia"/>
          <w:szCs w:val="22"/>
        </w:rPr>
        <w:t>三个实验组母体浓度分别平均降低了</w:t>
      </w:r>
      <w:r>
        <w:rPr>
          <w:rFonts w:hint="eastAsia"/>
          <w:szCs w:val="22"/>
        </w:rPr>
        <w:t>83.4%</w:t>
      </w:r>
      <w:r>
        <w:rPr>
          <w:rFonts w:hint="eastAsia"/>
          <w:szCs w:val="22"/>
        </w:rPr>
        <w:t>、</w:t>
      </w:r>
      <w:r>
        <w:rPr>
          <w:rFonts w:hint="eastAsia"/>
          <w:szCs w:val="22"/>
        </w:rPr>
        <w:t>42.9%</w:t>
      </w:r>
      <w:r>
        <w:rPr>
          <w:rFonts w:hint="eastAsia"/>
          <w:szCs w:val="22"/>
        </w:rPr>
        <w:t>、</w:t>
      </w:r>
      <w:r>
        <w:rPr>
          <w:rFonts w:hint="eastAsia"/>
          <w:szCs w:val="22"/>
        </w:rPr>
        <w:t>77.0%</w:t>
      </w:r>
      <w:r>
        <w:rPr>
          <w:rFonts w:hint="eastAsia"/>
          <w:szCs w:val="22"/>
        </w:rPr>
        <w:t>；总</w:t>
      </w:r>
      <w:r>
        <w:rPr>
          <w:rFonts w:hint="eastAsia"/>
          <w:szCs w:val="22"/>
        </w:rPr>
        <w:t>PCBs</w:t>
      </w:r>
      <w:r>
        <w:rPr>
          <w:rFonts w:hint="eastAsia"/>
          <w:szCs w:val="22"/>
        </w:rPr>
        <w:t>浓度分别平均降低了</w:t>
      </w:r>
      <w:r>
        <w:rPr>
          <w:rFonts w:hint="eastAsia"/>
          <w:szCs w:val="22"/>
        </w:rPr>
        <w:t>24.9%</w:t>
      </w:r>
      <w:r>
        <w:rPr>
          <w:rFonts w:hint="eastAsia"/>
          <w:szCs w:val="22"/>
        </w:rPr>
        <w:t>、</w:t>
      </w:r>
      <w:r>
        <w:rPr>
          <w:rFonts w:hint="eastAsia"/>
          <w:szCs w:val="22"/>
        </w:rPr>
        <w:t>12.4%</w:t>
      </w:r>
      <w:r>
        <w:rPr>
          <w:rFonts w:hint="eastAsia"/>
          <w:szCs w:val="22"/>
        </w:rPr>
        <w:t>、</w:t>
      </w:r>
      <w:r>
        <w:rPr>
          <w:rFonts w:hint="eastAsia"/>
          <w:szCs w:val="22"/>
        </w:rPr>
        <w:t>19.7%</w:t>
      </w:r>
      <w:r>
        <w:rPr>
          <w:rFonts w:hint="eastAsia"/>
          <w:szCs w:val="22"/>
        </w:rPr>
        <w:t>；类二噁英毒性分别平均降低了</w:t>
      </w:r>
      <w:r>
        <w:rPr>
          <w:rFonts w:hint="eastAsia"/>
          <w:szCs w:val="22"/>
        </w:rPr>
        <w:t>98.9%</w:t>
      </w:r>
      <w:r>
        <w:rPr>
          <w:rFonts w:hint="eastAsia"/>
          <w:szCs w:val="22"/>
        </w:rPr>
        <w:t>、</w:t>
      </w:r>
      <w:r>
        <w:rPr>
          <w:rFonts w:hint="eastAsia"/>
          <w:szCs w:val="22"/>
        </w:rPr>
        <w:t>79.8%</w:t>
      </w:r>
      <w:r>
        <w:rPr>
          <w:rFonts w:hint="eastAsia"/>
          <w:szCs w:val="22"/>
        </w:rPr>
        <w:t>、</w:t>
      </w:r>
      <w:r>
        <w:rPr>
          <w:rFonts w:hint="eastAsia"/>
          <w:szCs w:val="22"/>
        </w:rPr>
        <w:t>98.8%</w:t>
      </w:r>
      <w:r>
        <w:rPr>
          <w:rFonts w:hint="eastAsia"/>
          <w:szCs w:val="22"/>
        </w:rPr>
        <w:t>。无论是相对于母体</w:t>
      </w:r>
      <w:r>
        <w:rPr>
          <w:rFonts w:hint="eastAsia"/>
          <w:szCs w:val="22"/>
        </w:rPr>
        <w:t>PCBs</w:t>
      </w:r>
      <w:r>
        <w:rPr>
          <w:rFonts w:hint="eastAsia"/>
          <w:szCs w:val="22"/>
        </w:rPr>
        <w:t>总体的平均脱氯速率，还是包括母体</w:t>
      </w:r>
      <w:r>
        <w:rPr>
          <w:rFonts w:hint="eastAsia"/>
          <w:szCs w:val="22"/>
        </w:rPr>
        <w:t>PCBs</w:t>
      </w:r>
      <w:r>
        <w:rPr>
          <w:rFonts w:hint="eastAsia"/>
          <w:szCs w:val="22"/>
        </w:rPr>
        <w:t>脱氯后产生的子代产物在内的体系总</w:t>
      </w:r>
      <w:r>
        <w:rPr>
          <w:rFonts w:hint="eastAsia"/>
          <w:szCs w:val="22"/>
        </w:rPr>
        <w:t>PCBs</w:t>
      </w:r>
      <w:r>
        <w:rPr>
          <w:rFonts w:hint="eastAsia"/>
          <w:szCs w:val="22"/>
        </w:rPr>
        <w:t>脱氯速率，在太湖底泥微环境三种实验条件下</w:t>
      </w:r>
      <w:r w:rsidRPr="001B3B53">
        <w:rPr>
          <w:rFonts w:hint="eastAsia"/>
        </w:rPr>
        <w:t>类二噁英毒性</w:t>
      </w:r>
      <w:r>
        <w:rPr>
          <w:rFonts w:hint="eastAsia"/>
        </w:rPr>
        <w:t>当量</w:t>
      </w:r>
      <w:r>
        <w:rPr>
          <w:rFonts w:hint="eastAsia"/>
          <w:szCs w:val="22"/>
        </w:rPr>
        <w:t>的降解速率都要快得多，表现出优先降解类二噁英</w:t>
      </w:r>
      <w:r>
        <w:rPr>
          <w:rFonts w:hint="eastAsia"/>
          <w:szCs w:val="22"/>
        </w:rPr>
        <w:t>PCB 105</w:t>
      </w:r>
      <w:r>
        <w:rPr>
          <w:rFonts w:hint="eastAsia"/>
          <w:szCs w:val="22"/>
        </w:rPr>
        <w:t>、</w:t>
      </w:r>
      <w:r>
        <w:rPr>
          <w:rFonts w:hint="eastAsia"/>
          <w:szCs w:val="22"/>
        </w:rPr>
        <w:t>PCB 114</w:t>
      </w:r>
      <w:r>
        <w:rPr>
          <w:rFonts w:hint="eastAsia"/>
          <w:szCs w:val="22"/>
        </w:rPr>
        <w:t>的特点。</w:t>
      </w:r>
    </w:p>
    <w:p w14:paraId="343C5BB9" w14:textId="77777777" w:rsidR="00296D36" w:rsidRPr="0090511F" w:rsidRDefault="00296D36" w:rsidP="00A95F90">
      <w:pPr>
        <w:adjustRightInd w:val="0"/>
        <w:snapToGrid w:val="0"/>
        <w:spacing w:line="300" w:lineRule="auto"/>
        <w:ind w:firstLineChars="200" w:firstLine="480"/>
        <w:jc w:val="left"/>
        <w:rPr>
          <w:rFonts w:eastAsia="楷体" w:hAnsi="楷体"/>
          <w:highlight w:val="yellow"/>
        </w:rPr>
      </w:pPr>
      <w:r w:rsidRPr="00BF4B96">
        <w:rPr>
          <w:rFonts w:hint="eastAsia"/>
          <w:szCs w:val="22"/>
        </w:rPr>
        <w:t>表</w:t>
      </w:r>
      <w:r w:rsidRPr="00BF4B96">
        <w:rPr>
          <w:rFonts w:hint="eastAsia"/>
          <w:szCs w:val="22"/>
        </w:rPr>
        <w:t>3-3</w:t>
      </w:r>
      <w:r w:rsidRPr="00BF4B96">
        <w:rPr>
          <w:rFonts w:hint="eastAsia"/>
          <w:szCs w:val="22"/>
        </w:rPr>
        <w:t>中对比了</w:t>
      </w:r>
      <w:r w:rsidRPr="00BF4B96">
        <w:rPr>
          <w:szCs w:val="22"/>
        </w:rPr>
        <w:t>美国哈德逊河、格拉斯河和中国太湖底泥微环境在反应进行</w:t>
      </w:r>
      <w:r w:rsidRPr="00BF4B96">
        <w:rPr>
          <w:szCs w:val="22"/>
        </w:rPr>
        <w:t>15</w:t>
      </w:r>
      <w:r w:rsidRPr="00BF4B96">
        <w:rPr>
          <w:szCs w:val="22"/>
        </w:rPr>
        <w:t>周时类二噁英多氯联苯</w:t>
      </w:r>
      <w:r w:rsidRPr="00BF4B96">
        <w:rPr>
          <w:szCs w:val="22"/>
        </w:rPr>
        <w:t>PCB 105</w:t>
      </w:r>
      <w:r w:rsidRPr="00BF4B96">
        <w:rPr>
          <w:szCs w:val="22"/>
        </w:rPr>
        <w:t>和</w:t>
      </w:r>
      <w:r w:rsidRPr="00BF4B96">
        <w:rPr>
          <w:szCs w:val="22"/>
        </w:rPr>
        <w:t>PCB 114</w:t>
      </w:r>
      <w:r w:rsidRPr="00BF4B96">
        <w:rPr>
          <w:szCs w:val="22"/>
        </w:rPr>
        <w:t>的浓度及相应的二噁英毒性当量</w:t>
      </w:r>
      <w:r w:rsidRPr="00BF4B96">
        <w:rPr>
          <w:rFonts w:hint="eastAsia"/>
          <w:szCs w:val="22"/>
        </w:rPr>
        <w:t>（</w:t>
      </w:r>
      <w:r w:rsidRPr="00BF4B96">
        <w:rPr>
          <w:szCs w:val="22"/>
        </w:rPr>
        <w:t>TEQs</w:t>
      </w:r>
      <w:r w:rsidRPr="00BF4B96">
        <w:rPr>
          <w:rFonts w:hint="eastAsia"/>
          <w:szCs w:val="22"/>
        </w:rPr>
        <w:t>）</w:t>
      </w:r>
      <w:r w:rsidRPr="002723F0">
        <w:rPr>
          <w:rFonts w:eastAsia="楷体"/>
          <w:noProof/>
          <w:vertAlign w:val="superscript"/>
        </w:rPr>
        <w:t>[59, 74]</w:t>
      </w:r>
      <w:r w:rsidRPr="00BF4B96">
        <w:rPr>
          <w:rFonts w:eastAsia="楷体" w:hAnsi="楷体"/>
        </w:rPr>
        <w:t>。</w:t>
      </w:r>
      <w:r w:rsidRPr="00BF4B96">
        <w:rPr>
          <w:szCs w:val="22"/>
        </w:rPr>
        <w:t>可以看出，太湖</w:t>
      </w:r>
      <w:r w:rsidRPr="00BF4B96">
        <w:rPr>
          <w:rFonts w:hint="eastAsia"/>
          <w:szCs w:val="22"/>
        </w:rPr>
        <w:t>底泥</w:t>
      </w:r>
      <w:r w:rsidRPr="00BF4B96">
        <w:rPr>
          <w:szCs w:val="22"/>
        </w:rPr>
        <w:t>降解类二噁英</w:t>
      </w:r>
      <w:r w:rsidRPr="00BF4B96">
        <w:rPr>
          <w:szCs w:val="22"/>
        </w:rPr>
        <w:t>PCB 105</w:t>
      </w:r>
      <w:r w:rsidRPr="00BF4B96">
        <w:rPr>
          <w:szCs w:val="22"/>
        </w:rPr>
        <w:t>和</w:t>
      </w:r>
      <w:r w:rsidRPr="00BF4B96">
        <w:rPr>
          <w:szCs w:val="22"/>
        </w:rPr>
        <w:t>PCB 114</w:t>
      </w:r>
      <w:r w:rsidRPr="00BF4B96">
        <w:rPr>
          <w:szCs w:val="22"/>
        </w:rPr>
        <w:t>的能力要强于多氯联苯污染严重的美国哈德逊河和格拉斯河</w:t>
      </w:r>
      <w:r w:rsidRPr="00BF4B96">
        <w:rPr>
          <w:rFonts w:hint="eastAsia"/>
          <w:szCs w:val="22"/>
        </w:rPr>
        <w:t>底泥</w:t>
      </w:r>
      <w:r w:rsidRPr="00BF4B96">
        <w:rPr>
          <w:szCs w:val="22"/>
        </w:rPr>
        <w:t>。在反应进行</w:t>
      </w:r>
      <w:r w:rsidRPr="00BF4B96">
        <w:rPr>
          <w:szCs w:val="22"/>
        </w:rPr>
        <w:t>15</w:t>
      </w:r>
      <w:r w:rsidRPr="00BF4B96">
        <w:rPr>
          <w:szCs w:val="22"/>
        </w:rPr>
        <w:t>周后，</w:t>
      </w:r>
      <w:r w:rsidRPr="00BF4B96">
        <w:rPr>
          <w:szCs w:val="22"/>
        </w:rPr>
        <w:lastRenderedPageBreak/>
        <w:t>太湖</w:t>
      </w:r>
      <w:r w:rsidRPr="00BF4B96">
        <w:rPr>
          <w:rFonts w:hint="eastAsia"/>
          <w:szCs w:val="22"/>
        </w:rPr>
        <w:t>底泥</w:t>
      </w:r>
      <w:r w:rsidRPr="00BF4B96">
        <w:rPr>
          <w:szCs w:val="22"/>
        </w:rPr>
        <w:t>中的</w:t>
      </w:r>
      <w:r w:rsidRPr="00BF4B96">
        <w:rPr>
          <w:szCs w:val="22"/>
        </w:rPr>
        <w:t>TEQs</w:t>
      </w:r>
      <w:r w:rsidRPr="00BF4B96">
        <w:rPr>
          <w:szCs w:val="22"/>
        </w:rPr>
        <w:t>降低了约</w:t>
      </w:r>
      <w:r w:rsidRPr="00BF4B96">
        <w:rPr>
          <w:szCs w:val="22"/>
        </w:rPr>
        <w:t>80%</w:t>
      </w:r>
      <w:r w:rsidRPr="00BF4B96">
        <w:rPr>
          <w:szCs w:val="22"/>
        </w:rPr>
        <w:t>。这一发现有利于对太湖底泥中多氯联苯脱氯解毒作用的综合评价。在贫碳且本底重金属含量高的太湖</w:t>
      </w:r>
      <w:r w:rsidRPr="00BF4B96">
        <w:rPr>
          <w:rFonts w:hint="eastAsia"/>
          <w:szCs w:val="22"/>
        </w:rPr>
        <w:t>底泥</w:t>
      </w:r>
      <w:r w:rsidRPr="00BF4B96">
        <w:rPr>
          <w:szCs w:val="22"/>
        </w:rPr>
        <w:t>中</w:t>
      </w:r>
      <w:r w:rsidRPr="002723F0">
        <w:rPr>
          <w:noProof/>
          <w:szCs w:val="22"/>
          <w:vertAlign w:val="superscript"/>
        </w:rPr>
        <w:t>[75]</w:t>
      </w:r>
      <w:r w:rsidRPr="00BF4B96">
        <w:rPr>
          <w:szCs w:val="22"/>
        </w:rPr>
        <w:t>，具有更快去除类二噁英多氯联苯，减小生态毒性的能力。</w:t>
      </w:r>
    </w:p>
    <w:p w14:paraId="0A978940" w14:textId="77777777" w:rsidR="00296D36" w:rsidRPr="00E9551A" w:rsidRDefault="00296D36" w:rsidP="00A95F90">
      <w:pPr>
        <w:snapToGrid w:val="0"/>
        <w:spacing w:before="120" w:after="50" w:line="300" w:lineRule="auto"/>
        <w:jc w:val="center"/>
        <w:textAlignment w:val="baseline"/>
        <w:rPr>
          <w:color w:val="000000"/>
          <w:sz w:val="21"/>
          <w:szCs w:val="22"/>
        </w:rPr>
      </w:pPr>
      <w:r w:rsidRPr="00E9551A">
        <w:rPr>
          <w:color w:val="000000"/>
          <w:sz w:val="21"/>
          <w:szCs w:val="22"/>
        </w:rPr>
        <w:t>表</w:t>
      </w:r>
      <w:r w:rsidRPr="00E9551A">
        <w:rPr>
          <w:rFonts w:hint="eastAsia"/>
          <w:color w:val="000000"/>
          <w:sz w:val="21"/>
          <w:szCs w:val="22"/>
        </w:rPr>
        <w:t>3-3</w:t>
      </w:r>
      <w:r w:rsidRPr="00E9551A">
        <w:rPr>
          <w:color w:val="000000"/>
          <w:sz w:val="21"/>
          <w:szCs w:val="22"/>
        </w:rPr>
        <w:t xml:space="preserve"> </w:t>
      </w:r>
      <w:r w:rsidRPr="00E9551A">
        <w:rPr>
          <w:color w:val="000000"/>
          <w:sz w:val="21"/>
          <w:szCs w:val="22"/>
        </w:rPr>
        <w:t>哈德逊河、格拉斯河和太湖</w:t>
      </w:r>
      <w:r w:rsidRPr="00E9551A">
        <w:rPr>
          <w:color w:val="000000"/>
          <w:sz w:val="21"/>
          <w:szCs w:val="22"/>
        </w:rPr>
        <w:t>TEQs</w:t>
      </w:r>
      <w:r w:rsidRPr="00E9551A">
        <w:rPr>
          <w:color w:val="000000"/>
          <w:sz w:val="21"/>
          <w:szCs w:val="22"/>
        </w:rPr>
        <w:t>比较</w:t>
      </w:r>
    </w:p>
    <w:tbl>
      <w:tblPr>
        <w:tblW w:w="5000" w:type="pct"/>
        <w:tblLook w:val="04A0" w:firstRow="1" w:lastRow="0" w:firstColumn="1" w:lastColumn="0" w:noHBand="0" w:noVBand="1"/>
      </w:tblPr>
      <w:tblGrid>
        <w:gridCol w:w="1395"/>
        <w:gridCol w:w="2441"/>
        <w:gridCol w:w="2149"/>
        <w:gridCol w:w="2531"/>
      </w:tblGrid>
      <w:tr w:rsidR="00296D36" w:rsidRPr="0090511F" w14:paraId="62FD34B3" w14:textId="77777777" w:rsidTr="00A95F90">
        <w:trPr>
          <w:cantSplit/>
        </w:trPr>
        <w:tc>
          <w:tcPr>
            <w:tcW w:w="819" w:type="pct"/>
            <w:tcBorders>
              <w:top w:val="single" w:sz="8" w:space="0" w:color="auto"/>
              <w:bottom w:val="single" w:sz="4" w:space="0" w:color="auto"/>
            </w:tcBorders>
          </w:tcPr>
          <w:p w14:paraId="727902D6" w14:textId="77777777" w:rsidR="00296D36" w:rsidRPr="00E9551A" w:rsidRDefault="00296D36" w:rsidP="00A95F90">
            <w:pPr>
              <w:pStyle w:val="a5"/>
              <w:spacing w:after="50"/>
              <w:jc w:val="center"/>
              <w:rPr>
                <w:bCs/>
                <w:szCs w:val="21"/>
              </w:rPr>
            </w:pPr>
            <w:r w:rsidRPr="00E9551A">
              <w:rPr>
                <w:bCs/>
                <w:szCs w:val="21"/>
              </w:rPr>
              <w:t>沉积物</w:t>
            </w:r>
          </w:p>
        </w:tc>
        <w:tc>
          <w:tcPr>
            <w:tcW w:w="1433" w:type="pct"/>
            <w:tcBorders>
              <w:top w:val="single" w:sz="8" w:space="0" w:color="auto"/>
              <w:bottom w:val="single" w:sz="4" w:space="0" w:color="auto"/>
            </w:tcBorders>
          </w:tcPr>
          <w:p w14:paraId="276EBA7D" w14:textId="77777777" w:rsidR="00296D36" w:rsidRPr="00E9551A" w:rsidRDefault="00296D36" w:rsidP="00A95F90">
            <w:pPr>
              <w:pStyle w:val="a5"/>
              <w:spacing w:after="50"/>
              <w:jc w:val="center"/>
              <w:rPr>
                <w:bCs/>
                <w:szCs w:val="21"/>
              </w:rPr>
            </w:pPr>
            <w:r w:rsidRPr="00E9551A">
              <w:rPr>
                <w:bCs/>
                <w:szCs w:val="21"/>
              </w:rPr>
              <w:t>PCB 105</w:t>
            </w:r>
          </w:p>
          <w:p w14:paraId="5DF512DE" w14:textId="77777777" w:rsidR="00296D36" w:rsidRPr="00E9551A" w:rsidRDefault="00296D36" w:rsidP="00A95F90">
            <w:pPr>
              <w:pStyle w:val="a5"/>
              <w:spacing w:after="50"/>
              <w:jc w:val="center"/>
              <w:rPr>
                <w:bCs/>
                <w:szCs w:val="21"/>
              </w:rPr>
            </w:pPr>
            <w:r w:rsidRPr="00E9551A">
              <w:rPr>
                <w:bCs/>
                <w:szCs w:val="21"/>
              </w:rPr>
              <w:t>(mg/kg)</w:t>
            </w:r>
          </w:p>
        </w:tc>
        <w:tc>
          <w:tcPr>
            <w:tcW w:w="1262" w:type="pct"/>
            <w:tcBorders>
              <w:top w:val="single" w:sz="8" w:space="0" w:color="auto"/>
              <w:bottom w:val="single" w:sz="4" w:space="0" w:color="auto"/>
            </w:tcBorders>
          </w:tcPr>
          <w:p w14:paraId="1DE1B71A" w14:textId="77777777" w:rsidR="00296D36" w:rsidRPr="00E9551A" w:rsidRDefault="00296D36" w:rsidP="00A95F90">
            <w:pPr>
              <w:pStyle w:val="a5"/>
              <w:spacing w:after="50"/>
              <w:jc w:val="center"/>
              <w:rPr>
                <w:bCs/>
                <w:szCs w:val="21"/>
              </w:rPr>
            </w:pPr>
            <w:r w:rsidRPr="00E9551A">
              <w:rPr>
                <w:bCs/>
                <w:szCs w:val="21"/>
              </w:rPr>
              <w:t>PCB 114</w:t>
            </w:r>
          </w:p>
          <w:p w14:paraId="773A1BDC" w14:textId="77777777" w:rsidR="00296D36" w:rsidRPr="00E9551A" w:rsidRDefault="00296D36" w:rsidP="00A95F90">
            <w:pPr>
              <w:pStyle w:val="a5"/>
              <w:spacing w:after="50"/>
              <w:jc w:val="center"/>
              <w:rPr>
                <w:bCs/>
                <w:szCs w:val="21"/>
              </w:rPr>
            </w:pPr>
            <w:r w:rsidRPr="00E9551A">
              <w:rPr>
                <w:bCs/>
                <w:szCs w:val="21"/>
              </w:rPr>
              <w:t>(mg/kg)</w:t>
            </w:r>
          </w:p>
        </w:tc>
        <w:tc>
          <w:tcPr>
            <w:tcW w:w="1486" w:type="pct"/>
            <w:tcBorders>
              <w:top w:val="single" w:sz="8" w:space="0" w:color="auto"/>
              <w:bottom w:val="single" w:sz="4" w:space="0" w:color="auto"/>
            </w:tcBorders>
          </w:tcPr>
          <w:p w14:paraId="0B4BC8B4" w14:textId="77777777" w:rsidR="00296D36" w:rsidRPr="00E9551A" w:rsidRDefault="00296D36" w:rsidP="00A95F90">
            <w:pPr>
              <w:pStyle w:val="a5"/>
              <w:spacing w:after="50"/>
              <w:jc w:val="center"/>
              <w:rPr>
                <w:bCs/>
                <w:szCs w:val="21"/>
              </w:rPr>
            </w:pPr>
            <w:r w:rsidRPr="00E9551A">
              <w:rPr>
                <w:bCs/>
                <w:szCs w:val="21"/>
              </w:rPr>
              <w:t>TEQs</w:t>
            </w:r>
          </w:p>
          <w:p w14:paraId="755F4594" w14:textId="77777777" w:rsidR="00296D36" w:rsidRPr="00E9551A" w:rsidRDefault="00296D36" w:rsidP="00A95F90">
            <w:pPr>
              <w:pStyle w:val="a5"/>
              <w:spacing w:after="50"/>
              <w:jc w:val="center"/>
              <w:rPr>
                <w:bCs/>
                <w:szCs w:val="21"/>
              </w:rPr>
            </w:pPr>
            <w:r w:rsidRPr="00E9551A">
              <w:rPr>
                <w:bCs/>
                <w:szCs w:val="21"/>
              </w:rPr>
              <w:t>(pg/g 2,3,7,8-TCDD)</w:t>
            </w:r>
          </w:p>
        </w:tc>
      </w:tr>
      <w:tr w:rsidR="00296D36" w:rsidRPr="0090511F" w14:paraId="0F254128" w14:textId="77777777" w:rsidTr="00A95F90">
        <w:trPr>
          <w:cantSplit/>
        </w:trPr>
        <w:tc>
          <w:tcPr>
            <w:tcW w:w="819" w:type="pct"/>
            <w:tcBorders>
              <w:top w:val="single" w:sz="4" w:space="0" w:color="auto"/>
            </w:tcBorders>
          </w:tcPr>
          <w:p w14:paraId="26DBB3A3" w14:textId="77777777" w:rsidR="00296D36" w:rsidRPr="00E9551A" w:rsidRDefault="00296D36" w:rsidP="00A95F90">
            <w:pPr>
              <w:pStyle w:val="a5"/>
              <w:spacing w:after="50"/>
              <w:jc w:val="center"/>
              <w:rPr>
                <w:bCs/>
                <w:szCs w:val="21"/>
              </w:rPr>
            </w:pPr>
            <w:r w:rsidRPr="00E9551A">
              <w:rPr>
                <w:bCs/>
                <w:szCs w:val="21"/>
              </w:rPr>
              <w:t>哈德逊河</w:t>
            </w:r>
          </w:p>
        </w:tc>
        <w:tc>
          <w:tcPr>
            <w:tcW w:w="1433" w:type="pct"/>
            <w:tcBorders>
              <w:top w:val="single" w:sz="4" w:space="0" w:color="auto"/>
            </w:tcBorders>
          </w:tcPr>
          <w:p w14:paraId="55872A50" w14:textId="77777777" w:rsidR="00296D36" w:rsidRPr="00E9551A" w:rsidRDefault="00296D36" w:rsidP="00A95F90">
            <w:pPr>
              <w:pStyle w:val="a5"/>
              <w:spacing w:after="50"/>
              <w:jc w:val="center"/>
              <w:rPr>
                <w:bCs/>
                <w:szCs w:val="21"/>
              </w:rPr>
            </w:pPr>
            <w:r w:rsidRPr="00E9551A">
              <w:rPr>
                <w:bCs/>
                <w:szCs w:val="21"/>
              </w:rPr>
              <w:t>4.47</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0.55</w:t>
            </w:r>
          </w:p>
        </w:tc>
        <w:tc>
          <w:tcPr>
            <w:tcW w:w="1262" w:type="pct"/>
            <w:tcBorders>
              <w:top w:val="single" w:sz="4" w:space="0" w:color="auto"/>
            </w:tcBorders>
          </w:tcPr>
          <w:p w14:paraId="3D6F1E72" w14:textId="77777777" w:rsidR="00296D36" w:rsidRPr="00E9551A" w:rsidRDefault="00296D36" w:rsidP="00A95F90">
            <w:pPr>
              <w:pStyle w:val="a5"/>
              <w:spacing w:after="50"/>
              <w:jc w:val="center"/>
              <w:rPr>
                <w:bCs/>
                <w:szCs w:val="21"/>
              </w:rPr>
            </w:pPr>
            <w:r w:rsidRPr="00E9551A">
              <w:rPr>
                <w:bCs/>
                <w:szCs w:val="21"/>
              </w:rPr>
              <w:t>0.35</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0.08</w:t>
            </w:r>
          </w:p>
        </w:tc>
        <w:tc>
          <w:tcPr>
            <w:tcW w:w="1486" w:type="pct"/>
            <w:tcBorders>
              <w:top w:val="single" w:sz="4" w:space="0" w:color="auto"/>
            </w:tcBorders>
          </w:tcPr>
          <w:p w14:paraId="6AEFDE04" w14:textId="77777777" w:rsidR="00296D36" w:rsidRPr="00E9551A" w:rsidRDefault="00296D36" w:rsidP="00A95F90">
            <w:pPr>
              <w:pStyle w:val="a5"/>
              <w:spacing w:after="50"/>
              <w:jc w:val="center"/>
              <w:rPr>
                <w:bCs/>
                <w:szCs w:val="21"/>
              </w:rPr>
            </w:pPr>
            <w:r w:rsidRPr="00E9551A">
              <w:rPr>
                <w:bCs/>
                <w:szCs w:val="21"/>
              </w:rPr>
              <w:t>144.6</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18.1 (51.8%)*</w:t>
            </w:r>
          </w:p>
        </w:tc>
      </w:tr>
      <w:tr w:rsidR="00296D36" w:rsidRPr="0090511F" w14:paraId="58655508" w14:textId="77777777" w:rsidTr="00A95F90">
        <w:trPr>
          <w:cantSplit/>
        </w:trPr>
        <w:tc>
          <w:tcPr>
            <w:tcW w:w="819" w:type="pct"/>
          </w:tcPr>
          <w:p w14:paraId="23415F32" w14:textId="77777777" w:rsidR="00296D36" w:rsidRPr="00E9551A" w:rsidRDefault="00296D36" w:rsidP="00A95F90">
            <w:pPr>
              <w:pStyle w:val="a5"/>
              <w:spacing w:after="50"/>
              <w:jc w:val="center"/>
              <w:rPr>
                <w:bCs/>
                <w:szCs w:val="21"/>
              </w:rPr>
            </w:pPr>
            <w:r w:rsidRPr="00E9551A">
              <w:rPr>
                <w:bCs/>
                <w:szCs w:val="21"/>
              </w:rPr>
              <w:t>格拉斯河</w:t>
            </w:r>
          </w:p>
        </w:tc>
        <w:tc>
          <w:tcPr>
            <w:tcW w:w="1433" w:type="pct"/>
          </w:tcPr>
          <w:p w14:paraId="1DEDB577" w14:textId="77777777" w:rsidR="00296D36" w:rsidRPr="00E9551A" w:rsidRDefault="00296D36" w:rsidP="00A95F90">
            <w:pPr>
              <w:pStyle w:val="a5"/>
              <w:spacing w:after="50"/>
              <w:jc w:val="center"/>
              <w:rPr>
                <w:bCs/>
                <w:szCs w:val="21"/>
              </w:rPr>
            </w:pPr>
            <w:r w:rsidRPr="00E9551A">
              <w:rPr>
                <w:bCs/>
                <w:szCs w:val="21"/>
              </w:rPr>
              <w:t>5.59</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0.17</w:t>
            </w:r>
          </w:p>
        </w:tc>
        <w:tc>
          <w:tcPr>
            <w:tcW w:w="1262" w:type="pct"/>
          </w:tcPr>
          <w:p w14:paraId="435767D4" w14:textId="77777777" w:rsidR="00296D36" w:rsidRPr="00E9551A" w:rsidRDefault="00296D36" w:rsidP="00A95F90">
            <w:pPr>
              <w:pStyle w:val="a5"/>
              <w:spacing w:after="50"/>
              <w:jc w:val="center"/>
              <w:rPr>
                <w:bCs/>
                <w:szCs w:val="21"/>
              </w:rPr>
            </w:pPr>
            <w:r w:rsidRPr="00E9551A">
              <w:rPr>
                <w:bCs/>
                <w:szCs w:val="21"/>
              </w:rPr>
              <w:t>0.40</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0.01</w:t>
            </w:r>
          </w:p>
        </w:tc>
        <w:tc>
          <w:tcPr>
            <w:tcW w:w="1486" w:type="pct"/>
          </w:tcPr>
          <w:p w14:paraId="0B370271" w14:textId="77777777" w:rsidR="00296D36" w:rsidRPr="00E9551A" w:rsidRDefault="00296D36" w:rsidP="00A95F90">
            <w:pPr>
              <w:pStyle w:val="a5"/>
              <w:spacing w:after="50"/>
              <w:jc w:val="center"/>
              <w:rPr>
                <w:bCs/>
                <w:szCs w:val="21"/>
              </w:rPr>
            </w:pPr>
            <w:r w:rsidRPr="00E9551A">
              <w:rPr>
                <w:bCs/>
                <w:szCs w:val="21"/>
              </w:rPr>
              <w:t>179.6</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5.2 (40.1%)</w:t>
            </w:r>
          </w:p>
        </w:tc>
      </w:tr>
      <w:tr w:rsidR="00296D36" w:rsidRPr="0090511F" w14:paraId="05F59F58" w14:textId="77777777" w:rsidTr="00A95F90">
        <w:trPr>
          <w:cantSplit/>
        </w:trPr>
        <w:tc>
          <w:tcPr>
            <w:tcW w:w="819" w:type="pct"/>
            <w:tcBorders>
              <w:bottom w:val="single" w:sz="8" w:space="0" w:color="auto"/>
            </w:tcBorders>
          </w:tcPr>
          <w:p w14:paraId="427C05A6" w14:textId="77777777" w:rsidR="00296D36" w:rsidRPr="00E9551A" w:rsidRDefault="00296D36" w:rsidP="00A95F90">
            <w:pPr>
              <w:pStyle w:val="a5"/>
              <w:spacing w:after="50"/>
              <w:jc w:val="center"/>
              <w:rPr>
                <w:bCs/>
                <w:szCs w:val="21"/>
              </w:rPr>
            </w:pPr>
            <w:r w:rsidRPr="00E9551A">
              <w:rPr>
                <w:bCs/>
                <w:szCs w:val="21"/>
              </w:rPr>
              <w:t>太湖</w:t>
            </w:r>
          </w:p>
        </w:tc>
        <w:tc>
          <w:tcPr>
            <w:tcW w:w="1433" w:type="pct"/>
            <w:tcBorders>
              <w:bottom w:val="single" w:sz="8" w:space="0" w:color="auto"/>
            </w:tcBorders>
          </w:tcPr>
          <w:p w14:paraId="2AF180CE" w14:textId="77777777" w:rsidR="00296D36" w:rsidRPr="00E9551A" w:rsidRDefault="00296D36" w:rsidP="00A95F90">
            <w:pPr>
              <w:pStyle w:val="a5"/>
              <w:spacing w:after="50"/>
              <w:jc w:val="center"/>
              <w:rPr>
                <w:bCs/>
                <w:szCs w:val="21"/>
              </w:rPr>
            </w:pPr>
            <w:r w:rsidRPr="00E9551A">
              <w:rPr>
                <w:bCs/>
                <w:szCs w:val="21"/>
              </w:rPr>
              <w:t>1.72</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0.44</w:t>
            </w:r>
          </w:p>
        </w:tc>
        <w:tc>
          <w:tcPr>
            <w:tcW w:w="1262" w:type="pct"/>
            <w:tcBorders>
              <w:bottom w:val="single" w:sz="8" w:space="0" w:color="auto"/>
            </w:tcBorders>
          </w:tcPr>
          <w:p w14:paraId="0DE72DF7" w14:textId="77777777" w:rsidR="00296D36" w:rsidRPr="00E9551A" w:rsidRDefault="00296D36" w:rsidP="00A95F90">
            <w:pPr>
              <w:pStyle w:val="a5"/>
              <w:spacing w:after="50"/>
              <w:jc w:val="center"/>
              <w:rPr>
                <w:bCs/>
                <w:szCs w:val="21"/>
              </w:rPr>
            </w:pPr>
            <w:r w:rsidRPr="00E9551A">
              <w:rPr>
                <w:bCs/>
                <w:szCs w:val="21"/>
              </w:rPr>
              <w:t>0.11</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0.02</w:t>
            </w:r>
          </w:p>
        </w:tc>
        <w:tc>
          <w:tcPr>
            <w:tcW w:w="1486" w:type="pct"/>
            <w:tcBorders>
              <w:bottom w:val="single" w:sz="8" w:space="0" w:color="auto"/>
            </w:tcBorders>
          </w:tcPr>
          <w:p w14:paraId="78DB0903" w14:textId="77777777" w:rsidR="00296D36" w:rsidRPr="00E9551A" w:rsidRDefault="00296D36" w:rsidP="00A95F90">
            <w:pPr>
              <w:pStyle w:val="a5"/>
              <w:spacing w:after="50"/>
              <w:jc w:val="center"/>
              <w:rPr>
                <w:bCs/>
                <w:szCs w:val="21"/>
              </w:rPr>
            </w:pPr>
            <w:r w:rsidRPr="00E9551A">
              <w:rPr>
                <w:bCs/>
                <w:szCs w:val="21"/>
              </w:rPr>
              <w:t>55.1</w:t>
            </w:r>
            <w:r w:rsidRPr="00E9551A">
              <w:rPr>
                <w:rFonts w:hint="eastAsia"/>
                <w:bCs/>
                <w:szCs w:val="21"/>
              </w:rPr>
              <w:t xml:space="preserve"> </w:t>
            </w:r>
            <w:r w:rsidRPr="00E9551A">
              <w:rPr>
                <w:bCs/>
                <w:szCs w:val="21"/>
              </w:rPr>
              <w:t>±</w:t>
            </w:r>
            <w:r w:rsidRPr="00E9551A">
              <w:rPr>
                <w:rFonts w:hint="eastAsia"/>
                <w:bCs/>
                <w:szCs w:val="21"/>
              </w:rPr>
              <w:t xml:space="preserve"> </w:t>
            </w:r>
            <w:r w:rsidRPr="00E9551A">
              <w:rPr>
                <w:bCs/>
                <w:szCs w:val="21"/>
              </w:rPr>
              <w:t>13.8 (81.6%)</w:t>
            </w:r>
          </w:p>
        </w:tc>
      </w:tr>
    </w:tbl>
    <w:p w14:paraId="3AEEB222" w14:textId="77777777" w:rsidR="00296D36" w:rsidRPr="00E9551A" w:rsidRDefault="00296D36" w:rsidP="003A4A6B">
      <w:pPr>
        <w:pStyle w:val="a7"/>
        <w:adjustRightInd w:val="0"/>
        <w:snapToGrid w:val="0"/>
        <w:spacing w:beforeLines="50" w:before="156"/>
        <w:ind w:firstLineChars="0" w:firstLine="0"/>
        <w:rPr>
          <w:rFonts w:asciiTheme="minorEastAsia" w:eastAsiaTheme="minorEastAsia" w:hAnsiTheme="minorEastAsia"/>
          <w:sz w:val="20"/>
        </w:rPr>
      </w:pPr>
      <w:r w:rsidRPr="00E9551A">
        <w:rPr>
          <w:rFonts w:asciiTheme="minorEastAsia" w:eastAsiaTheme="minorEastAsia" w:hAnsiTheme="minorEastAsia"/>
          <w:sz w:val="20"/>
          <w:vertAlign w:val="superscript"/>
        </w:rPr>
        <w:t>*</w:t>
      </w:r>
      <w:r w:rsidRPr="00E9551A">
        <w:rPr>
          <w:rFonts w:asciiTheme="minorEastAsia" w:eastAsiaTheme="minorEastAsia" w:hAnsiTheme="minorEastAsia"/>
          <w:sz w:val="20"/>
        </w:rPr>
        <w:t>：括号内百分数代表相对于所添加母体多氯联苯的毒性当量所降低的百分比</w:t>
      </w:r>
    </w:p>
    <w:p w14:paraId="7234A0E9" w14:textId="77777777" w:rsidR="00296D36" w:rsidRDefault="00296D36" w:rsidP="003A4A6B">
      <w:pPr>
        <w:pStyle w:val="11"/>
        <w:snapToGrid w:val="0"/>
        <w:spacing w:beforeLines="100" w:before="312" w:line="300" w:lineRule="auto"/>
      </w:pPr>
      <w:bookmarkStart w:id="167" w:name="_Toc346463107"/>
      <w:r>
        <w:rPr>
          <w:rFonts w:hint="eastAsia"/>
        </w:rPr>
        <w:t xml:space="preserve">3.6 </w:t>
      </w:r>
      <w:r>
        <w:rPr>
          <w:rFonts w:hint="eastAsia"/>
        </w:rPr>
        <w:t>本章小结</w:t>
      </w:r>
      <w:bookmarkEnd w:id="167"/>
    </w:p>
    <w:p w14:paraId="680DED53" w14:textId="77777777" w:rsidR="00296D36" w:rsidRPr="00E40C7E" w:rsidRDefault="00296D36" w:rsidP="00A95F90">
      <w:pPr>
        <w:adjustRightInd w:val="0"/>
        <w:snapToGrid w:val="0"/>
        <w:spacing w:line="300" w:lineRule="auto"/>
        <w:ind w:firstLine="480"/>
      </w:pPr>
      <w:r w:rsidRPr="00E40C7E">
        <w:rPr>
          <w:rFonts w:hint="eastAsia"/>
        </w:rPr>
        <w:t>（</w:t>
      </w:r>
      <w:r w:rsidRPr="00E40C7E">
        <w:rPr>
          <w:rFonts w:hint="eastAsia"/>
        </w:rPr>
        <w:t>1</w:t>
      </w:r>
      <w:r w:rsidRPr="00E40C7E">
        <w:rPr>
          <w:rFonts w:hint="eastAsia"/>
        </w:rPr>
        <w:t>）</w:t>
      </w:r>
      <w:r w:rsidRPr="00E40C7E">
        <w:rPr>
          <w:szCs w:val="22"/>
        </w:rPr>
        <w:t>用</w:t>
      </w:r>
      <w:r w:rsidRPr="00E40C7E">
        <w:rPr>
          <w:rFonts w:hint="eastAsia"/>
          <w:szCs w:val="22"/>
        </w:rPr>
        <w:t>太湖底泥微环境</w:t>
      </w:r>
      <w:r w:rsidRPr="00E40C7E">
        <w:rPr>
          <w:szCs w:val="22"/>
        </w:rPr>
        <w:t>第</w:t>
      </w:r>
      <w:r w:rsidRPr="00E40C7E">
        <w:rPr>
          <w:szCs w:val="22"/>
        </w:rPr>
        <w:t>0</w:t>
      </w:r>
      <w:r w:rsidRPr="00E40C7E">
        <w:rPr>
          <w:szCs w:val="22"/>
        </w:rPr>
        <w:t>周的采样结果反算</w:t>
      </w:r>
      <w:r w:rsidRPr="00E40C7E">
        <w:rPr>
          <w:rFonts w:hint="eastAsia"/>
          <w:szCs w:val="22"/>
        </w:rPr>
        <w:t>各母体</w:t>
      </w:r>
      <w:r w:rsidRPr="00E40C7E">
        <w:rPr>
          <w:szCs w:val="22"/>
        </w:rPr>
        <w:t>PCB</w:t>
      </w:r>
      <w:r w:rsidRPr="00E40C7E">
        <w:rPr>
          <w:rFonts w:hint="eastAsia"/>
          <w:szCs w:val="22"/>
        </w:rPr>
        <w:t>s</w:t>
      </w:r>
      <w:r w:rsidRPr="00E40C7E">
        <w:rPr>
          <w:szCs w:val="22"/>
        </w:rPr>
        <w:t>含量</w:t>
      </w:r>
      <w:r w:rsidRPr="00E40C7E">
        <w:rPr>
          <w:rFonts w:hint="eastAsia"/>
          <w:szCs w:val="22"/>
        </w:rPr>
        <w:t>，实测结果略低于理论值，可能是由于溶剂挥发所致，除</w:t>
      </w:r>
      <w:r>
        <w:rPr>
          <w:rFonts w:hint="eastAsia"/>
          <w:szCs w:val="22"/>
        </w:rPr>
        <w:t>PCB 114</w:t>
      </w:r>
      <w:r w:rsidRPr="00E40C7E">
        <w:rPr>
          <w:rFonts w:hint="eastAsia"/>
          <w:szCs w:val="22"/>
        </w:rPr>
        <w:t>的检测误差约为</w:t>
      </w:r>
      <w:r w:rsidRPr="00E40C7E">
        <w:rPr>
          <w:rFonts w:hint="eastAsia"/>
          <w:szCs w:val="22"/>
        </w:rPr>
        <w:t>7%</w:t>
      </w:r>
      <w:r w:rsidRPr="00E40C7E">
        <w:rPr>
          <w:rFonts w:hint="eastAsia"/>
          <w:szCs w:val="22"/>
        </w:rPr>
        <w:t>外，其余各单体的误差均在</w:t>
      </w:r>
      <w:r w:rsidRPr="00E40C7E">
        <w:rPr>
          <w:rFonts w:hint="eastAsia"/>
          <w:szCs w:val="22"/>
        </w:rPr>
        <w:t>4%</w:t>
      </w:r>
      <w:r w:rsidRPr="00E40C7E">
        <w:rPr>
          <w:rFonts w:hint="eastAsia"/>
          <w:szCs w:val="22"/>
        </w:rPr>
        <w:t>以内，</w:t>
      </w:r>
      <w:r w:rsidRPr="00E40C7E">
        <w:rPr>
          <w:rFonts w:hint="eastAsia"/>
          <w:szCs w:val="22"/>
        </w:rPr>
        <w:t>PCBs</w:t>
      </w:r>
      <w:r w:rsidRPr="00E40C7E">
        <w:rPr>
          <w:rFonts w:hint="eastAsia"/>
          <w:szCs w:val="22"/>
        </w:rPr>
        <w:t>提取、纯化、测试方法可靠。</w:t>
      </w:r>
    </w:p>
    <w:p w14:paraId="79566B88" w14:textId="77777777" w:rsidR="00296D36" w:rsidRPr="00E40C7E" w:rsidRDefault="00296D36" w:rsidP="00A95F90">
      <w:pPr>
        <w:adjustRightInd w:val="0"/>
        <w:snapToGrid w:val="0"/>
        <w:spacing w:line="300" w:lineRule="auto"/>
        <w:ind w:firstLine="480"/>
      </w:pPr>
      <w:r w:rsidRPr="00E40C7E">
        <w:rPr>
          <w:rFonts w:hint="eastAsia"/>
        </w:rPr>
        <w:t>（</w:t>
      </w:r>
      <w:r w:rsidRPr="00E40C7E">
        <w:rPr>
          <w:rFonts w:hint="eastAsia"/>
        </w:rPr>
        <w:t>2</w:t>
      </w:r>
      <w:r w:rsidRPr="00E40C7E">
        <w:rPr>
          <w:rFonts w:hint="eastAsia"/>
        </w:rPr>
        <w:t>）</w:t>
      </w:r>
      <w:r w:rsidRPr="00EC1663">
        <w:rPr>
          <w:rFonts w:hint="eastAsia"/>
          <w:snapToGrid w:val="0"/>
          <w:spacing w:val="-2"/>
          <w:kern w:val="0"/>
        </w:rPr>
        <w:t>PCBs</w:t>
      </w:r>
      <w:r w:rsidRPr="00EC1663">
        <w:rPr>
          <w:rFonts w:hint="eastAsia"/>
          <w:snapToGrid w:val="0"/>
          <w:spacing w:val="-2"/>
          <w:kern w:val="0"/>
        </w:rPr>
        <w:t>母体浓度变化可直观地反映多氯联苯的脱氯速率，各实验组</w:t>
      </w:r>
      <w:r w:rsidRPr="00EC1663">
        <w:rPr>
          <w:rFonts w:hint="eastAsia"/>
          <w:snapToGrid w:val="0"/>
          <w:spacing w:val="-2"/>
          <w:kern w:val="0"/>
        </w:rPr>
        <w:t>PCBs</w:t>
      </w:r>
      <w:r w:rsidRPr="00EC1663">
        <w:rPr>
          <w:rFonts w:hint="eastAsia"/>
          <w:snapToGrid w:val="0"/>
          <w:spacing w:val="-2"/>
          <w:kern w:val="0"/>
        </w:rPr>
        <w:t>母体降解均存在滞后期。</w:t>
      </w:r>
      <w:r w:rsidRPr="00EC1663">
        <w:rPr>
          <w:rFonts w:hint="eastAsia"/>
          <w:snapToGrid w:val="0"/>
          <w:spacing w:val="-2"/>
          <w:kern w:val="0"/>
        </w:rPr>
        <w:t>T-1</w:t>
      </w:r>
      <w:r w:rsidRPr="00EC1663">
        <w:rPr>
          <w:rFonts w:hint="eastAsia"/>
          <w:snapToGrid w:val="0"/>
          <w:spacing w:val="-2"/>
          <w:kern w:val="0"/>
        </w:rPr>
        <w:t>实验组</w:t>
      </w:r>
      <w:r w:rsidRPr="00EC1663">
        <w:rPr>
          <w:rFonts w:hint="eastAsia"/>
          <w:snapToGrid w:val="0"/>
          <w:spacing w:val="-2"/>
          <w:kern w:val="0"/>
        </w:rPr>
        <w:t>PCBs</w:t>
      </w:r>
      <w:r w:rsidRPr="00EC1663">
        <w:rPr>
          <w:rFonts w:hint="eastAsia"/>
          <w:snapToGrid w:val="0"/>
          <w:spacing w:val="-2"/>
          <w:kern w:val="0"/>
        </w:rPr>
        <w:t>母体在</w:t>
      </w:r>
      <w:r w:rsidRPr="00EC1663">
        <w:rPr>
          <w:rFonts w:hint="eastAsia"/>
          <w:snapToGrid w:val="0"/>
          <w:spacing w:val="-2"/>
          <w:kern w:val="0"/>
        </w:rPr>
        <w:t>3</w:t>
      </w:r>
      <w:r w:rsidRPr="00EC1663">
        <w:rPr>
          <w:rFonts w:hint="eastAsia"/>
          <w:snapToGrid w:val="0"/>
          <w:spacing w:val="-2"/>
          <w:kern w:val="0"/>
        </w:rPr>
        <w:t>周之后开始快速降解，</w:t>
      </w:r>
      <w:r w:rsidRPr="00EC1663">
        <w:rPr>
          <w:rFonts w:hint="eastAsia"/>
          <w:snapToGrid w:val="0"/>
          <w:spacing w:val="-2"/>
          <w:kern w:val="0"/>
        </w:rPr>
        <w:t>3</w:t>
      </w:r>
      <w:r w:rsidRPr="00EC1663">
        <w:rPr>
          <w:snapToGrid w:val="0"/>
          <w:spacing w:val="-2"/>
          <w:kern w:val="0"/>
        </w:rPr>
        <w:t>–</w:t>
      </w:r>
      <w:r w:rsidRPr="00EC1663">
        <w:rPr>
          <w:rFonts w:hint="eastAsia"/>
          <w:snapToGrid w:val="0"/>
          <w:spacing w:val="-2"/>
          <w:kern w:val="0"/>
        </w:rPr>
        <w:t>18</w:t>
      </w:r>
      <w:r w:rsidRPr="00EC1663">
        <w:rPr>
          <w:rFonts w:hint="eastAsia"/>
          <w:snapToGrid w:val="0"/>
          <w:spacing w:val="-2"/>
          <w:kern w:val="0"/>
        </w:rPr>
        <w:t>周降解速率达</w:t>
      </w:r>
      <w:r w:rsidRPr="00EC1663">
        <w:rPr>
          <w:rFonts w:hint="eastAsia"/>
          <w:snapToGrid w:val="0"/>
          <w:spacing w:val="-2"/>
          <w:kern w:val="0"/>
        </w:rPr>
        <w:t xml:space="preserve">1.724 </w:t>
      </w:r>
      <w:r w:rsidRPr="00EC1663">
        <w:rPr>
          <w:snapToGrid w:val="0"/>
          <w:spacing w:val="-2"/>
          <w:kern w:val="0"/>
        </w:rPr>
        <w:t>±</w:t>
      </w:r>
      <w:r w:rsidRPr="00EC1663">
        <w:rPr>
          <w:rFonts w:hint="eastAsia"/>
          <w:snapToGrid w:val="0"/>
          <w:spacing w:val="-2"/>
          <w:kern w:val="0"/>
        </w:rPr>
        <w:t xml:space="preserve"> </w:t>
      </w:r>
      <w:r w:rsidRPr="00EC1663">
        <w:rPr>
          <w:snapToGrid w:val="0"/>
          <w:spacing w:val="-2"/>
          <w:kern w:val="0"/>
        </w:rPr>
        <w:t>0.113</w:t>
      </w:r>
      <w:r w:rsidRPr="00EC1663">
        <w:rPr>
          <w:rFonts w:hint="eastAsia"/>
          <w:snapToGrid w:val="0"/>
          <w:spacing w:val="-2"/>
          <w:kern w:val="0"/>
        </w:rPr>
        <w:t xml:space="preserve"> mg/kg</w:t>
      </w:r>
      <w:r w:rsidRPr="00EC1663">
        <w:rPr>
          <w:rFonts w:eastAsia="楷体"/>
          <w:snapToGrid w:val="0"/>
          <w:spacing w:val="-2"/>
          <w:kern w:val="0"/>
        </w:rPr>
        <w:t>·</w:t>
      </w:r>
      <w:r w:rsidRPr="00EC1663">
        <w:rPr>
          <w:rFonts w:hint="eastAsia"/>
          <w:snapToGrid w:val="0"/>
          <w:spacing w:val="-2"/>
          <w:kern w:val="0"/>
        </w:rPr>
        <w:t>week</w:t>
      </w:r>
      <w:r w:rsidRPr="00EC1663">
        <w:rPr>
          <w:rFonts w:hint="eastAsia"/>
          <w:snapToGrid w:val="0"/>
          <w:spacing w:val="-2"/>
          <w:kern w:val="0"/>
          <w:vertAlign w:val="superscript"/>
        </w:rPr>
        <w:t>-1</w:t>
      </w:r>
      <w:r w:rsidRPr="00EC1663">
        <w:rPr>
          <w:rFonts w:hint="eastAsia"/>
          <w:snapToGrid w:val="0"/>
          <w:spacing w:val="-2"/>
          <w:kern w:val="0"/>
        </w:rPr>
        <w:t>；在第</w:t>
      </w:r>
      <w:r w:rsidRPr="00EC1663">
        <w:rPr>
          <w:rFonts w:hint="eastAsia"/>
          <w:snapToGrid w:val="0"/>
          <w:spacing w:val="-2"/>
          <w:kern w:val="0"/>
        </w:rPr>
        <w:t>18</w:t>
      </w:r>
      <w:r w:rsidRPr="00EC1663">
        <w:rPr>
          <w:snapToGrid w:val="0"/>
          <w:spacing w:val="-2"/>
          <w:kern w:val="0"/>
        </w:rPr>
        <w:t>–</w:t>
      </w:r>
      <w:r w:rsidRPr="00EC1663">
        <w:rPr>
          <w:rFonts w:hint="eastAsia"/>
          <w:snapToGrid w:val="0"/>
          <w:spacing w:val="-2"/>
          <w:kern w:val="0"/>
        </w:rPr>
        <w:t>30</w:t>
      </w:r>
      <w:r w:rsidRPr="00EC1663">
        <w:rPr>
          <w:rFonts w:hint="eastAsia"/>
          <w:snapToGrid w:val="0"/>
          <w:spacing w:val="-2"/>
          <w:kern w:val="0"/>
        </w:rPr>
        <w:t>周，母体降解速率减慢，约为</w:t>
      </w:r>
      <w:r w:rsidRPr="00EC1663">
        <w:rPr>
          <w:rFonts w:hint="eastAsia"/>
          <w:snapToGrid w:val="0"/>
          <w:spacing w:val="-2"/>
          <w:kern w:val="0"/>
        </w:rPr>
        <w:t xml:space="preserve">0.198 </w:t>
      </w:r>
      <w:r w:rsidRPr="00EC1663">
        <w:rPr>
          <w:snapToGrid w:val="0"/>
          <w:spacing w:val="-2"/>
          <w:kern w:val="0"/>
        </w:rPr>
        <w:t>±</w:t>
      </w:r>
      <w:r w:rsidRPr="00EC1663">
        <w:rPr>
          <w:rFonts w:hint="eastAsia"/>
          <w:snapToGrid w:val="0"/>
          <w:spacing w:val="-2"/>
          <w:kern w:val="0"/>
        </w:rPr>
        <w:t xml:space="preserve"> </w:t>
      </w:r>
      <w:r w:rsidRPr="00EC1663">
        <w:rPr>
          <w:snapToGrid w:val="0"/>
          <w:spacing w:val="-2"/>
          <w:kern w:val="0"/>
        </w:rPr>
        <w:t>0.05</w:t>
      </w:r>
      <w:r w:rsidRPr="00EC1663">
        <w:rPr>
          <w:rFonts w:hint="eastAsia"/>
          <w:snapToGrid w:val="0"/>
          <w:spacing w:val="-2"/>
          <w:kern w:val="0"/>
        </w:rPr>
        <w:t>1 mg/kg</w:t>
      </w:r>
      <w:r w:rsidRPr="00EC1663">
        <w:rPr>
          <w:rFonts w:eastAsia="楷体"/>
          <w:snapToGrid w:val="0"/>
          <w:spacing w:val="-2"/>
          <w:kern w:val="0"/>
        </w:rPr>
        <w:t>·</w:t>
      </w:r>
      <w:r w:rsidRPr="00EC1663">
        <w:rPr>
          <w:rFonts w:hint="eastAsia"/>
          <w:snapToGrid w:val="0"/>
          <w:spacing w:val="-2"/>
          <w:kern w:val="0"/>
        </w:rPr>
        <w:t>week</w:t>
      </w:r>
      <w:r w:rsidRPr="00EC1663">
        <w:rPr>
          <w:rFonts w:hint="eastAsia"/>
          <w:snapToGrid w:val="0"/>
          <w:spacing w:val="-2"/>
          <w:kern w:val="0"/>
          <w:vertAlign w:val="superscript"/>
        </w:rPr>
        <w:t>-1</w:t>
      </w:r>
      <w:r w:rsidRPr="00EC1663">
        <w:rPr>
          <w:rFonts w:hint="eastAsia"/>
          <w:snapToGrid w:val="0"/>
          <w:spacing w:val="-2"/>
          <w:kern w:val="0"/>
        </w:rPr>
        <w:t>，出现类平台期；</w:t>
      </w:r>
      <w:r w:rsidRPr="00EC1663">
        <w:rPr>
          <w:rFonts w:hint="eastAsia"/>
          <w:snapToGrid w:val="0"/>
          <w:spacing w:val="-2"/>
          <w:kern w:val="0"/>
        </w:rPr>
        <w:t>30</w:t>
      </w:r>
      <w:r w:rsidRPr="00EC1663">
        <w:rPr>
          <w:rFonts w:hint="eastAsia"/>
          <w:snapToGrid w:val="0"/>
          <w:spacing w:val="-2"/>
          <w:kern w:val="0"/>
        </w:rPr>
        <w:t>周后，体系对</w:t>
      </w:r>
      <w:r w:rsidRPr="00EC1663">
        <w:rPr>
          <w:rFonts w:hint="eastAsia"/>
          <w:snapToGrid w:val="0"/>
          <w:spacing w:val="-2"/>
          <w:kern w:val="0"/>
        </w:rPr>
        <w:t>PCB 64</w:t>
      </w:r>
      <w:r w:rsidRPr="00EC1663">
        <w:rPr>
          <w:rFonts w:hint="eastAsia"/>
          <w:snapToGrid w:val="0"/>
          <w:spacing w:val="-2"/>
          <w:kern w:val="0"/>
        </w:rPr>
        <w:t>、</w:t>
      </w:r>
      <w:r w:rsidRPr="00EC1663">
        <w:rPr>
          <w:rFonts w:hint="eastAsia"/>
          <w:snapToGrid w:val="0"/>
          <w:spacing w:val="-2"/>
          <w:kern w:val="0"/>
        </w:rPr>
        <w:t>PCB</w:t>
      </w:r>
      <w:r w:rsidRPr="00E40C7E">
        <w:rPr>
          <w:rFonts w:hint="eastAsia"/>
          <w:szCs w:val="22"/>
        </w:rPr>
        <w:t xml:space="preserve"> </w:t>
      </w:r>
      <w:r w:rsidRPr="00E40C7E">
        <w:rPr>
          <w:rFonts w:hint="eastAsia"/>
        </w:rPr>
        <w:t>149</w:t>
      </w:r>
      <w:r w:rsidRPr="00E40C7E">
        <w:rPr>
          <w:rFonts w:hint="eastAsia"/>
        </w:rPr>
        <w:t>、</w:t>
      </w:r>
      <w:r w:rsidRPr="00EC1663">
        <w:rPr>
          <w:rFonts w:hint="eastAsia"/>
          <w:snapToGrid w:val="0"/>
          <w:spacing w:val="-2"/>
          <w:kern w:val="0"/>
        </w:rPr>
        <w:t>PCB 153</w:t>
      </w:r>
      <w:r w:rsidRPr="00EC1663">
        <w:rPr>
          <w:rFonts w:hint="eastAsia"/>
          <w:snapToGrid w:val="0"/>
          <w:spacing w:val="-2"/>
          <w:kern w:val="0"/>
        </w:rPr>
        <w:t>的降解速率加快，脱氯速率回升至</w:t>
      </w:r>
      <w:r w:rsidRPr="00EC1663">
        <w:rPr>
          <w:rFonts w:hint="eastAsia"/>
          <w:snapToGrid w:val="0"/>
          <w:spacing w:val="-2"/>
          <w:kern w:val="0"/>
        </w:rPr>
        <w:t xml:space="preserve">0.385 </w:t>
      </w:r>
      <w:r w:rsidRPr="00EC1663">
        <w:rPr>
          <w:snapToGrid w:val="0"/>
          <w:spacing w:val="-2"/>
          <w:kern w:val="0"/>
        </w:rPr>
        <w:t>±</w:t>
      </w:r>
      <w:r w:rsidRPr="00EC1663">
        <w:rPr>
          <w:rFonts w:hint="eastAsia"/>
          <w:snapToGrid w:val="0"/>
          <w:spacing w:val="-2"/>
          <w:kern w:val="0"/>
        </w:rPr>
        <w:t xml:space="preserve"> </w:t>
      </w:r>
      <w:r w:rsidRPr="00EC1663">
        <w:rPr>
          <w:snapToGrid w:val="0"/>
          <w:spacing w:val="-2"/>
          <w:kern w:val="0"/>
        </w:rPr>
        <w:t>0.081</w:t>
      </w:r>
      <w:r w:rsidRPr="00EC1663">
        <w:rPr>
          <w:rFonts w:hint="eastAsia"/>
          <w:snapToGrid w:val="0"/>
          <w:spacing w:val="-2"/>
          <w:kern w:val="0"/>
        </w:rPr>
        <w:t xml:space="preserve"> mg/kg</w:t>
      </w:r>
      <w:r w:rsidRPr="00EC1663">
        <w:rPr>
          <w:rFonts w:eastAsia="楷体"/>
          <w:snapToGrid w:val="0"/>
          <w:spacing w:val="-2"/>
          <w:kern w:val="0"/>
        </w:rPr>
        <w:t>·</w:t>
      </w:r>
      <w:r w:rsidRPr="00EC1663">
        <w:rPr>
          <w:rFonts w:hint="eastAsia"/>
          <w:snapToGrid w:val="0"/>
          <w:spacing w:val="-2"/>
          <w:kern w:val="0"/>
        </w:rPr>
        <w:t>week</w:t>
      </w:r>
      <w:r w:rsidRPr="00EC1663">
        <w:rPr>
          <w:rFonts w:hint="eastAsia"/>
          <w:snapToGrid w:val="0"/>
          <w:spacing w:val="-2"/>
          <w:kern w:val="0"/>
          <w:vertAlign w:val="superscript"/>
        </w:rPr>
        <w:t>-1</w:t>
      </w:r>
      <w:r w:rsidRPr="00EC1663">
        <w:rPr>
          <w:rFonts w:hint="eastAsia"/>
          <w:snapToGrid w:val="0"/>
          <w:spacing w:val="-2"/>
          <w:kern w:val="0"/>
        </w:rPr>
        <w:t>。</w:t>
      </w:r>
      <w:r w:rsidRPr="00EC1663">
        <w:rPr>
          <w:rFonts w:hint="eastAsia"/>
          <w:snapToGrid w:val="0"/>
          <w:spacing w:val="-2"/>
          <w:kern w:val="0"/>
        </w:rPr>
        <w:t>T-S</w:t>
      </w:r>
      <w:r w:rsidRPr="00EC1663">
        <w:rPr>
          <w:rFonts w:hint="eastAsia"/>
          <w:snapToGrid w:val="0"/>
          <w:spacing w:val="-2"/>
          <w:kern w:val="0"/>
        </w:rPr>
        <w:t>、</w:t>
      </w:r>
      <w:r w:rsidRPr="00EC1663">
        <w:rPr>
          <w:rFonts w:hint="eastAsia"/>
          <w:snapToGrid w:val="0"/>
          <w:spacing w:val="-2"/>
          <w:kern w:val="0"/>
        </w:rPr>
        <w:t>T-Fe</w:t>
      </w:r>
      <w:r w:rsidRPr="00EC1663">
        <w:rPr>
          <w:rFonts w:hint="eastAsia"/>
          <w:snapToGrid w:val="0"/>
          <w:spacing w:val="-2"/>
          <w:kern w:val="0"/>
        </w:rPr>
        <w:t>实验组</w:t>
      </w:r>
      <w:r w:rsidRPr="00EC1663">
        <w:rPr>
          <w:rFonts w:hint="eastAsia"/>
          <w:snapToGrid w:val="0"/>
          <w:spacing w:val="-2"/>
          <w:kern w:val="0"/>
        </w:rPr>
        <w:t>PCBs</w:t>
      </w:r>
      <w:r w:rsidRPr="00EC1663">
        <w:rPr>
          <w:rFonts w:hint="eastAsia"/>
          <w:snapToGrid w:val="0"/>
          <w:spacing w:val="-2"/>
          <w:kern w:val="0"/>
        </w:rPr>
        <w:t>母体降解第</w:t>
      </w:r>
      <w:r w:rsidRPr="00EC1663">
        <w:rPr>
          <w:rFonts w:hint="eastAsia"/>
          <w:snapToGrid w:val="0"/>
          <w:spacing w:val="-2"/>
          <w:kern w:val="0"/>
        </w:rPr>
        <w:t>9</w:t>
      </w:r>
      <w:r w:rsidRPr="00EC1663">
        <w:rPr>
          <w:rFonts w:hint="eastAsia"/>
          <w:snapToGrid w:val="0"/>
          <w:spacing w:val="-2"/>
          <w:kern w:val="0"/>
        </w:rPr>
        <w:t>周开始，</w:t>
      </w:r>
      <w:r w:rsidRPr="00EC1663">
        <w:rPr>
          <w:rFonts w:hint="eastAsia"/>
          <w:snapToGrid w:val="0"/>
          <w:spacing w:val="-2"/>
          <w:kern w:val="0"/>
        </w:rPr>
        <w:t>9</w:t>
      </w:r>
      <w:r w:rsidRPr="00EC1663">
        <w:rPr>
          <w:snapToGrid w:val="0"/>
          <w:spacing w:val="-2"/>
          <w:kern w:val="0"/>
        </w:rPr>
        <w:t>–</w:t>
      </w:r>
      <w:r w:rsidRPr="00EC1663">
        <w:rPr>
          <w:rFonts w:hint="eastAsia"/>
          <w:snapToGrid w:val="0"/>
          <w:spacing w:val="-2"/>
          <w:kern w:val="0"/>
        </w:rPr>
        <w:t>36</w:t>
      </w:r>
      <w:r w:rsidRPr="00EC1663">
        <w:rPr>
          <w:rFonts w:hint="eastAsia"/>
          <w:snapToGrid w:val="0"/>
          <w:spacing w:val="-2"/>
          <w:kern w:val="0"/>
        </w:rPr>
        <w:t>周母体降解速率分别为约为</w:t>
      </w:r>
      <w:r w:rsidRPr="00EC1663">
        <w:rPr>
          <w:snapToGrid w:val="0"/>
          <w:spacing w:val="-2"/>
          <w:kern w:val="0"/>
        </w:rPr>
        <w:t>0.08</w:t>
      </w:r>
      <w:r w:rsidRPr="00EC1663">
        <w:rPr>
          <w:rFonts w:hint="eastAsia"/>
          <w:snapToGrid w:val="0"/>
          <w:spacing w:val="-2"/>
          <w:kern w:val="0"/>
        </w:rPr>
        <w:t>2</w:t>
      </w:r>
      <w:r w:rsidRPr="00EC1663">
        <w:rPr>
          <w:snapToGrid w:val="0"/>
          <w:spacing w:val="-2"/>
          <w:kern w:val="0"/>
        </w:rPr>
        <w:t xml:space="preserve"> ±</w:t>
      </w:r>
      <w:r w:rsidRPr="00EC1663">
        <w:rPr>
          <w:rFonts w:hint="eastAsia"/>
          <w:snapToGrid w:val="0"/>
          <w:spacing w:val="-2"/>
          <w:kern w:val="0"/>
        </w:rPr>
        <w:t xml:space="preserve"> </w:t>
      </w:r>
      <w:r w:rsidRPr="00EC1663">
        <w:rPr>
          <w:snapToGrid w:val="0"/>
          <w:spacing w:val="-2"/>
          <w:kern w:val="0"/>
        </w:rPr>
        <w:t>0.00</w:t>
      </w:r>
      <w:r w:rsidRPr="00EC1663">
        <w:rPr>
          <w:rFonts w:hint="eastAsia"/>
          <w:snapToGrid w:val="0"/>
          <w:spacing w:val="-2"/>
          <w:kern w:val="0"/>
        </w:rPr>
        <w:t>9</w:t>
      </w:r>
      <w:r w:rsidRPr="00EC1663">
        <w:rPr>
          <w:rFonts w:hint="eastAsia"/>
          <w:snapToGrid w:val="0"/>
          <w:spacing w:val="-2"/>
          <w:kern w:val="0"/>
        </w:rPr>
        <w:t>、</w:t>
      </w:r>
      <w:r w:rsidRPr="00E40C7E">
        <w:t>0.50</w:t>
      </w:r>
      <w:r w:rsidRPr="00E40C7E">
        <w:rPr>
          <w:rFonts w:hint="eastAsia"/>
        </w:rPr>
        <w:t xml:space="preserve">1 </w:t>
      </w:r>
      <w:r w:rsidRPr="00E40C7E">
        <w:t>±</w:t>
      </w:r>
      <w:r w:rsidRPr="00E40C7E">
        <w:rPr>
          <w:rFonts w:hint="eastAsia"/>
        </w:rPr>
        <w:t xml:space="preserve"> </w:t>
      </w:r>
      <w:r w:rsidRPr="00E40C7E">
        <w:t>0.05</w:t>
      </w:r>
      <w:r w:rsidRPr="00E40C7E">
        <w:rPr>
          <w:rFonts w:hint="eastAsia"/>
        </w:rPr>
        <w:t>4 mg/</w:t>
      </w:r>
      <w:r w:rsidRPr="00E40C7E">
        <w:rPr>
          <w:rFonts w:hint="eastAsia"/>
          <w:bCs/>
          <w:szCs w:val="21"/>
        </w:rPr>
        <w:t>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r w:rsidRPr="00E40C7E">
        <w:rPr>
          <w:rFonts w:hint="eastAsia"/>
        </w:rPr>
        <w:t>36</w:t>
      </w:r>
      <w:r w:rsidRPr="00E40C7E">
        <w:rPr>
          <w:rFonts w:hint="eastAsia"/>
        </w:rPr>
        <w:t>周后母体脱氯</w:t>
      </w:r>
      <w:r w:rsidRPr="00E40C7E">
        <w:t>速率</w:t>
      </w:r>
      <w:r w:rsidRPr="00E40C7E">
        <w:rPr>
          <w:rFonts w:hint="eastAsia"/>
        </w:rPr>
        <w:t>加快，进入快速降解期，降解速率分别是前一阶段的</w:t>
      </w:r>
      <w:r w:rsidRPr="00E40C7E">
        <w:rPr>
          <w:rFonts w:hint="eastAsia"/>
        </w:rPr>
        <w:t>5</w:t>
      </w:r>
      <w:r w:rsidRPr="00E40C7E">
        <w:rPr>
          <w:rFonts w:hint="eastAsia"/>
        </w:rPr>
        <w:t>倍以上及</w:t>
      </w:r>
      <w:r w:rsidRPr="00E40C7E">
        <w:rPr>
          <w:rFonts w:hint="eastAsia"/>
        </w:rPr>
        <w:t>1.66</w:t>
      </w:r>
      <w:r w:rsidRPr="00E40C7E">
        <w:rPr>
          <w:rFonts w:hint="eastAsia"/>
        </w:rPr>
        <w:t>倍。在</w:t>
      </w:r>
      <w:r w:rsidRPr="00E40C7E">
        <w:rPr>
          <w:rFonts w:hint="eastAsia"/>
        </w:rPr>
        <w:t>66</w:t>
      </w:r>
      <w:r w:rsidRPr="00E40C7E">
        <w:rPr>
          <w:rFonts w:hint="eastAsia"/>
        </w:rPr>
        <w:t>周试验周期内均未达到降解平台期，仍具有脱氯潜能。</w:t>
      </w:r>
    </w:p>
    <w:p w14:paraId="03682D35" w14:textId="77777777" w:rsidR="00296D36" w:rsidRPr="00E40C7E" w:rsidRDefault="00296D36" w:rsidP="00A95F90">
      <w:pPr>
        <w:snapToGrid w:val="0"/>
        <w:spacing w:line="300" w:lineRule="auto"/>
        <w:ind w:firstLine="482"/>
      </w:pPr>
      <w:r w:rsidRPr="00E40C7E">
        <w:rPr>
          <w:rFonts w:hint="eastAsia"/>
        </w:rPr>
        <w:t>（</w:t>
      </w:r>
      <w:r w:rsidRPr="00E40C7E">
        <w:rPr>
          <w:rFonts w:hint="eastAsia"/>
        </w:rPr>
        <w:t>3</w:t>
      </w:r>
      <w:r w:rsidRPr="00E40C7E">
        <w:rPr>
          <w:rFonts w:hint="eastAsia"/>
        </w:rPr>
        <w:t>）各</w:t>
      </w:r>
      <w:r w:rsidRPr="00E40C7E">
        <w:rPr>
          <w:rFonts w:hint="eastAsia"/>
        </w:rPr>
        <w:t>PCB</w:t>
      </w:r>
      <w:r w:rsidRPr="00E40C7E">
        <w:rPr>
          <w:rFonts w:hint="eastAsia"/>
        </w:rPr>
        <w:t>母体均在实验组中降解速率由快到慢排序依次为</w:t>
      </w:r>
      <w:r w:rsidRPr="00E40C7E">
        <w:rPr>
          <w:rFonts w:hint="eastAsia"/>
        </w:rPr>
        <w:t>T-1</w:t>
      </w:r>
      <w:r w:rsidRPr="00E40C7E">
        <w:rPr>
          <w:rFonts w:hint="eastAsia"/>
        </w:rPr>
        <w:t>组＞</w:t>
      </w:r>
      <w:r w:rsidRPr="00E40C7E">
        <w:rPr>
          <w:rFonts w:hint="eastAsia"/>
        </w:rPr>
        <w:t>T-Fe</w:t>
      </w:r>
      <w:r w:rsidRPr="00E40C7E">
        <w:rPr>
          <w:rFonts w:hint="eastAsia"/>
        </w:rPr>
        <w:t>组＞</w:t>
      </w:r>
      <w:r w:rsidRPr="00E40C7E">
        <w:rPr>
          <w:rFonts w:hint="eastAsia"/>
        </w:rPr>
        <w:t>T-S</w:t>
      </w:r>
      <w:r w:rsidRPr="00E40C7E">
        <w:rPr>
          <w:rFonts w:hint="eastAsia"/>
        </w:rPr>
        <w:t>组。竞争性电子受体</w:t>
      </w:r>
      <w:r w:rsidRPr="00E40C7E">
        <w:t>的添加</w:t>
      </w:r>
      <w:r w:rsidRPr="00E40C7E">
        <w:rPr>
          <w:rFonts w:hint="eastAsia"/>
        </w:rPr>
        <w:t>会</w:t>
      </w:r>
      <w:r w:rsidRPr="00E40C7E">
        <w:t>抑制母体多氯联苯的脱氯，且</w:t>
      </w:r>
      <w:r w:rsidRPr="00E40C7E">
        <w:rPr>
          <w:rFonts w:hint="eastAsia"/>
        </w:rPr>
        <w:t>硫酸根的</w:t>
      </w:r>
      <w:r w:rsidRPr="00E40C7E">
        <w:t>抑制作用</w:t>
      </w:r>
      <w:r w:rsidRPr="00E40C7E">
        <w:rPr>
          <w:rFonts w:hint="eastAsia"/>
        </w:rPr>
        <w:t>比三价铁强。</w:t>
      </w:r>
      <w:r w:rsidRPr="00E40C7E">
        <w:t>脱氯微生物对脱氯底物具有选择性</w:t>
      </w:r>
      <w:r w:rsidRPr="00E40C7E">
        <w:rPr>
          <w:rFonts w:hint="eastAsia"/>
        </w:rPr>
        <w:t>，其中，</w:t>
      </w:r>
      <w:r w:rsidRPr="00E40C7E">
        <w:rPr>
          <w:rFonts w:hint="eastAsia"/>
        </w:rPr>
        <w:t>PCB 5</w:t>
      </w:r>
      <w:r w:rsidRPr="00E40C7E">
        <w:rPr>
          <w:rFonts w:hint="eastAsia"/>
        </w:rPr>
        <w:t>、</w:t>
      </w:r>
      <w:r w:rsidRPr="00E40C7E">
        <w:rPr>
          <w:rFonts w:hint="eastAsia"/>
        </w:rPr>
        <w:t>PCB12</w:t>
      </w:r>
      <w:r w:rsidRPr="00E40C7E">
        <w:rPr>
          <w:rFonts w:hint="eastAsia"/>
        </w:rPr>
        <w:t>、</w:t>
      </w:r>
      <w:r w:rsidRPr="00E40C7E">
        <w:rPr>
          <w:rFonts w:hint="eastAsia"/>
        </w:rPr>
        <w:t>PCB105</w:t>
      </w:r>
      <w:r w:rsidRPr="00E40C7E">
        <w:rPr>
          <w:rFonts w:hint="eastAsia"/>
        </w:rPr>
        <w:t>、</w:t>
      </w:r>
      <w:r w:rsidRPr="00E40C7E">
        <w:rPr>
          <w:rFonts w:hint="eastAsia"/>
        </w:rPr>
        <w:t>PCB114</w:t>
      </w:r>
      <w:r w:rsidRPr="00E40C7E">
        <w:rPr>
          <w:rFonts w:hint="eastAsia"/>
        </w:rPr>
        <w:t>在各实验组中反应速率快、降解充分，是体系中优先脱氯的</w:t>
      </w:r>
      <w:r w:rsidRPr="00E40C7E">
        <w:rPr>
          <w:rFonts w:hint="eastAsia"/>
        </w:rPr>
        <w:t>PCB</w:t>
      </w:r>
      <w:r w:rsidRPr="00E40C7E">
        <w:rPr>
          <w:rFonts w:hint="eastAsia"/>
        </w:rPr>
        <w:t>单体。</w:t>
      </w:r>
      <w:r w:rsidRPr="00E40C7E">
        <w:rPr>
          <w:rFonts w:hint="eastAsia"/>
        </w:rPr>
        <w:t>PCB153</w:t>
      </w:r>
      <w:r w:rsidRPr="00E40C7E">
        <w:rPr>
          <w:rFonts w:hint="eastAsia"/>
        </w:rPr>
        <w:t>、</w:t>
      </w:r>
      <w:r w:rsidRPr="00E40C7E">
        <w:rPr>
          <w:rFonts w:hint="eastAsia"/>
        </w:rPr>
        <w:t>PCB170</w:t>
      </w:r>
      <w:r w:rsidRPr="00E40C7E">
        <w:rPr>
          <w:rFonts w:hint="eastAsia"/>
        </w:rPr>
        <w:t>的脱氯表现相似，反应滞后期较上述</w:t>
      </w:r>
      <w:r w:rsidRPr="00E40C7E">
        <w:rPr>
          <w:rFonts w:hint="eastAsia"/>
        </w:rPr>
        <w:t>4</w:t>
      </w:r>
      <w:r w:rsidRPr="00E40C7E">
        <w:rPr>
          <w:rFonts w:hint="eastAsia"/>
        </w:rPr>
        <w:t>种</w:t>
      </w:r>
      <w:r w:rsidRPr="00E40C7E">
        <w:rPr>
          <w:rFonts w:hint="eastAsia"/>
        </w:rPr>
        <w:t>PCB</w:t>
      </w:r>
      <w:r w:rsidRPr="00E40C7E">
        <w:rPr>
          <w:rFonts w:hint="eastAsia"/>
        </w:rPr>
        <w:t>单体长，第</w:t>
      </w:r>
      <w:r w:rsidRPr="00E40C7E">
        <w:rPr>
          <w:rFonts w:hint="eastAsia"/>
        </w:rPr>
        <w:t xml:space="preserve"> 66</w:t>
      </w:r>
      <w:r w:rsidRPr="00E40C7E">
        <w:rPr>
          <w:rFonts w:hint="eastAsia"/>
        </w:rPr>
        <w:t>周时，在</w:t>
      </w:r>
      <w:r w:rsidRPr="00E40C7E">
        <w:rPr>
          <w:rFonts w:hint="eastAsia"/>
        </w:rPr>
        <w:t>T-1</w:t>
      </w:r>
      <w:r w:rsidRPr="00E40C7E">
        <w:rPr>
          <w:rFonts w:hint="eastAsia"/>
        </w:rPr>
        <w:t>组和</w:t>
      </w:r>
      <w:r w:rsidRPr="00E40C7E">
        <w:rPr>
          <w:rFonts w:hint="eastAsia"/>
        </w:rPr>
        <w:t>T-Fe</w:t>
      </w:r>
      <w:r w:rsidRPr="00E40C7E">
        <w:rPr>
          <w:rFonts w:hint="eastAsia"/>
        </w:rPr>
        <w:t>组中接近完全脱氯。</w:t>
      </w:r>
      <w:r w:rsidRPr="00E40C7E">
        <w:rPr>
          <w:rFonts w:hint="eastAsia"/>
        </w:rPr>
        <w:t>PCB 64</w:t>
      </w:r>
      <w:r w:rsidRPr="00E40C7E">
        <w:rPr>
          <w:rFonts w:hint="eastAsia"/>
        </w:rPr>
        <w:t>、</w:t>
      </w:r>
      <w:r w:rsidRPr="00E40C7E">
        <w:rPr>
          <w:rFonts w:hint="eastAsia"/>
        </w:rPr>
        <w:t>PCB 149</w:t>
      </w:r>
      <w:r w:rsidRPr="00E40C7E">
        <w:rPr>
          <w:rFonts w:hint="eastAsia"/>
        </w:rPr>
        <w:t>在</w:t>
      </w:r>
      <w:r w:rsidRPr="00E40C7E">
        <w:rPr>
          <w:rFonts w:hint="eastAsia"/>
        </w:rPr>
        <w:t>T-S</w:t>
      </w:r>
      <w:r w:rsidRPr="00E40C7E">
        <w:rPr>
          <w:rFonts w:hint="eastAsia"/>
        </w:rPr>
        <w:t>实验条件下几乎不反应；在</w:t>
      </w:r>
      <w:r w:rsidRPr="00E40C7E">
        <w:rPr>
          <w:rFonts w:hint="eastAsia"/>
        </w:rPr>
        <w:t>T-Fe</w:t>
      </w:r>
      <w:r w:rsidRPr="00E40C7E">
        <w:rPr>
          <w:rFonts w:hint="eastAsia"/>
        </w:rPr>
        <w:t>中到</w:t>
      </w:r>
      <w:r w:rsidRPr="00E40C7E">
        <w:rPr>
          <w:rFonts w:hint="eastAsia"/>
        </w:rPr>
        <w:t>36</w:t>
      </w:r>
      <w:r w:rsidRPr="00E40C7E">
        <w:rPr>
          <w:rFonts w:hint="eastAsia"/>
        </w:rPr>
        <w:t>周脱氯反应才开始明显进行；在</w:t>
      </w:r>
      <w:r w:rsidRPr="00E40C7E">
        <w:rPr>
          <w:rFonts w:hint="eastAsia"/>
        </w:rPr>
        <w:t>T-1</w:t>
      </w:r>
      <w:r w:rsidRPr="00E40C7E">
        <w:rPr>
          <w:rFonts w:hint="eastAsia"/>
        </w:rPr>
        <w:t>实验组降解的</w:t>
      </w:r>
      <w:r w:rsidRPr="00E40C7E">
        <w:rPr>
          <w:rFonts w:hint="eastAsia"/>
        </w:rPr>
        <w:t>24</w:t>
      </w:r>
      <w:r w:rsidRPr="00E40C7E">
        <w:rPr>
          <w:rFonts w:hint="eastAsia"/>
        </w:rPr>
        <w:t>周</w:t>
      </w:r>
      <w:r>
        <w:t>–</w:t>
      </w:r>
      <w:r w:rsidRPr="00E40C7E">
        <w:rPr>
          <w:rFonts w:hint="eastAsia"/>
        </w:rPr>
        <w:t>30</w:t>
      </w:r>
      <w:r w:rsidRPr="00E40C7E">
        <w:rPr>
          <w:rFonts w:hint="eastAsia"/>
        </w:rPr>
        <w:t>周都经历了类平台期。</w:t>
      </w:r>
      <w:r w:rsidR="00580C3E">
        <w:rPr>
          <w:rFonts w:hint="eastAsia"/>
        </w:rPr>
        <w:t>PCB 71</w:t>
      </w:r>
      <w:r w:rsidRPr="00E40C7E">
        <w:rPr>
          <w:rFonts w:hint="eastAsia"/>
        </w:rPr>
        <w:t>降解速率非常慢，到</w:t>
      </w:r>
      <w:r w:rsidRPr="00E40C7E">
        <w:rPr>
          <w:rFonts w:hint="eastAsia"/>
        </w:rPr>
        <w:t>66</w:t>
      </w:r>
      <w:r w:rsidRPr="00E40C7E">
        <w:rPr>
          <w:rFonts w:hint="eastAsia"/>
        </w:rPr>
        <w:t>周时，在</w:t>
      </w:r>
      <w:r w:rsidRPr="00E40C7E">
        <w:rPr>
          <w:rFonts w:hint="eastAsia"/>
        </w:rPr>
        <w:t>T-1</w:t>
      </w:r>
      <w:r w:rsidRPr="00E40C7E">
        <w:rPr>
          <w:rFonts w:hint="eastAsia"/>
        </w:rPr>
        <w:t>组中降解了约</w:t>
      </w:r>
      <w:r w:rsidRPr="00E40C7E">
        <w:rPr>
          <w:rFonts w:hint="eastAsia"/>
        </w:rPr>
        <w:t>20%</w:t>
      </w:r>
      <w:r w:rsidRPr="00E40C7E">
        <w:rPr>
          <w:rFonts w:hint="eastAsia"/>
        </w:rPr>
        <w:t>；在</w:t>
      </w:r>
      <w:r w:rsidRPr="00E40C7E">
        <w:t>三价铁还原</w:t>
      </w:r>
      <w:r w:rsidRPr="00E40C7E">
        <w:rPr>
          <w:rFonts w:hint="eastAsia"/>
        </w:rPr>
        <w:t>环境下只降解了不足</w:t>
      </w:r>
      <w:r w:rsidRPr="00E40C7E">
        <w:rPr>
          <w:rFonts w:hint="eastAsia"/>
        </w:rPr>
        <w:t>7%</w:t>
      </w:r>
      <w:r w:rsidRPr="00E40C7E">
        <w:rPr>
          <w:rFonts w:hint="eastAsia"/>
        </w:rPr>
        <w:t>，且大部分发生在第</w:t>
      </w:r>
      <w:r w:rsidRPr="00E40C7E">
        <w:rPr>
          <w:rFonts w:hint="eastAsia"/>
        </w:rPr>
        <w:t>51</w:t>
      </w:r>
      <w:r w:rsidRPr="00E40C7E">
        <w:rPr>
          <w:rFonts w:hint="eastAsia"/>
        </w:rPr>
        <w:t>周</w:t>
      </w:r>
      <w:r>
        <w:t>–</w:t>
      </w:r>
      <w:r w:rsidRPr="00E40C7E">
        <w:rPr>
          <w:rFonts w:hint="eastAsia"/>
        </w:rPr>
        <w:t>66</w:t>
      </w:r>
      <w:r w:rsidRPr="00E40C7E">
        <w:rPr>
          <w:rFonts w:hint="eastAsia"/>
        </w:rPr>
        <w:t>周；在</w:t>
      </w:r>
      <w:r w:rsidRPr="00E40C7E">
        <w:rPr>
          <w:rFonts w:hint="eastAsia"/>
        </w:rPr>
        <w:t>T-S</w:t>
      </w:r>
      <w:r w:rsidRPr="00E40C7E">
        <w:rPr>
          <w:rFonts w:hint="eastAsia"/>
        </w:rPr>
        <w:t>中未发生反应。</w:t>
      </w:r>
      <w:r w:rsidRPr="00E40C7E">
        <w:rPr>
          <w:rFonts w:eastAsia="楷体"/>
          <w:szCs w:val="22"/>
        </w:rPr>
        <w:t xml:space="preserve">PCB </w:t>
      </w:r>
      <w:r w:rsidRPr="00E40C7E">
        <w:t>64</w:t>
      </w:r>
      <w:r w:rsidRPr="00E40C7E">
        <w:t>、</w:t>
      </w:r>
      <w:r w:rsidRPr="00E40C7E">
        <w:t>PCB 71</w:t>
      </w:r>
      <w:r w:rsidRPr="00E40C7E">
        <w:t>和</w:t>
      </w:r>
      <w:r w:rsidRPr="00E40C7E">
        <w:t>PCB 149</w:t>
      </w:r>
      <w:r w:rsidRPr="00E40C7E">
        <w:t>均为在一个苯环上同时出现两个邻位取代氯的结构（</w:t>
      </w:r>
      <w:r w:rsidRPr="00E40C7E">
        <w:t>26-</w:t>
      </w:r>
      <w:r w:rsidRPr="00E40C7E">
        <w:t>）</w:t>
      </w:r>
      <w:r w:rsidRPr="00E40C7E">
        <w:rPr>
          <w:rFonts w:hint="eastAsia"/>
        </w:rPr>
        <w:t>，推测</w:t>
      </w:r>
      <w:r w:rsidRPr="00E40C7E">
        <w:t>太湖本土微生物中很可能缺乏针对该结构多氯联苯的脱氯菌株</w:t>
      </w:r>
      <w:r w:rsidRPr="00E40C7E">
        <w:t>/</w:t>
      </w:r>
      <w:r w:rsidRPr="00E40C7E">
        <w:t>脱氯酶</w:t>
      </w:r>
      <w:r w:rsidRPr="00E40C7E">
        <w:rPr>
          <w:rFonts w:hint="eastAsia"/>
        </w:rPr>
        <w:t>导致其脱氯速率慢。</w:t>
      </w:r>
    </w:p>
    <w:p w14:paraId="4E9AF3D7" w14:textId="77777777" w:rsidR="00296D36" w:rsidRPr="00E40C7E" w:rsidRDefault="00296D36" w:rsidP="00A95F90">
      <w:pPr>
        <w:snapToGrid w:val="0"/>
        <w:spacing w:line="300" w:lineRule="auto"/>
        <w:ind w:firstLine="482"/>
        <w:jc w:val="left"/>
        <w:rPr>
          <w:szCs w:val="22"/>
        </w:rPr>
      </w:pPr>
      <w:r w:rsidRPr="00A0201D">
        <w:rPr>
          <w:rFonts w:hint="eastAsia"/>
          <w:snapToGrid w:val="0"/>
          <w:spacing w:val="-4"/>
          <w:kern w:val="0"/>
        </w:rPr>
        <w:lastRenderedPageBreak/>
        <w:t>（</w:t>
      </w:r>
      <w:r w:rsidRPr="00A0201D">
        <w:rPr>
          <w:rFonts w:hint="eastAsia"/>
          <w:snapToGrid w:val="0"/>
          <w:spacing w:val="-4"/>
          <w:kern w:val="0"/>
        </w:rPr>
        <w:t>4</w:t>
      </w:r>
      <w:r w:rsidRPr="00A0201D">
        <w:rPr>
          <w:rFonts w:hint="eastAsia"/>
          <w:snapToGrid w:val="0"/>
          <w:spacing w:val="-4"/>
          <w:kern w:val="0"/>
        </w:rPr>
        <w:t>）</w:t>
      </w:r>
      <w:r w:rsidRPr="00A0201D">
        <w:rPr>
          <w:rFonts w:hint="eastAsia"/>
          <w:snapToGrid w:val="0"/>
          <w:spacing w:val="-4"/>
          <w:kern w:val="0"/>
        </w:rPr>
        <w:t>CPB</w:t>
      </w:r>
      <w:r w:rsidRPr="00A0201D">
        <w:rPr>
          <w:rFonts w:hint="eastAsia"/>
          <w:snapToGrid w:val="0"/>
          <w:spacing w:val="-4"/>
          <w:kern w:val="0"/>
        </w:rPr>
        <w:t>可表征</w:t>
      </w:r>
      <w:r w:rsidRPr="00A0201D">
        <w:rPr>
          <w:rFonts w:hint="eastAsia"/>
          <w:snapToGrid w:val="0"/>
          <w:spacing w:val="-4"/>
          <w:kern w:val="0"/>
        </w:rPr>
        <w:t>PCBs</w:t>
      </w:r>
      <w:r w:rsidRPr="00A0201D">
        <w:rPr>
          <w:rFonts w:hint="eastAsia"/>
          <w:snapToGrid w:val="0"/>
          <w:spacing w:val="-4"/>
          <w:kern w:val="0"/>
        </w:rPr>
        <w:t>的脱氯程度，脱氯程度从大到小排序为</w:t>
      </w:r>
      <w:r w:rsidRPr="00E40C7E">
        <w:rPr>
          <w:rFonts w:hint="eastAsia"/>
          <w:szCs w:val="22"/>
        </w:rPr>
        <w:t>T-1&gt;T-Fe&gt;T-S</w:t>
      </w:r>
      <w:r w:rsidRPr="00E40C7E">
        <w:rPr>
          <w:rFonts w:hint="eastAsia"/>
          <w:szCs w:val="22"/>
        </w:rPr>
        <w:t>。到第</w:t>
      </w:r>
      <w:r w:rsidRPr="00E40C7E">
        <w:rPr>
          <w:rFonts w:hint="eastAsia"/>
          <w:szCs w:val="22"/>
        </w:rPr>
        <w:t>66</w:t>
      </w:r>
      <w:r w:rsidRPr="00E40C7E">
        <w:rPr>
          <w:rFonts w:hint="eastAsia"/>
          <w:szCs w:val="22"/>
        </w:rPr>
        <w:t>周，各实验组</w:t>
      </w:r>
      <w:r w:rsidRPr="00E40C7E">
        <w:rPr>
          <w:rFonts w:hint="eastAsia"/>
          <w:szCs w:val="22"/>
        </w:rPr>
        <w:t>CPB</w:t>
      </w:r>
      <w:r w:rsidRPr="00E40C7E">
        <w:rPr>
          <w:rFonts w:hint="eastAsia"/>
          <w:szCs w:val="22"/>
        </w:rPr>
        <w:t>仍有良好的下降趋势，均未到达平台期，降解反应可以继续进行。</w:t>
      </w:r>
    </w:p>
    <w:p w14:paraId="298951AE" w14:textId="77777777" w:rsidR="00296D36" w:rsidRPr="00E40C7E" w:rsidRDefault="00296D36" w:rsidP="00A95F90">
      <w:pPr>
        <w:snapToGrid w:val="0"/>
        <w:spacing w:line="300" w:lineRule="auto"/>
        <w:ind w:firstLine="482"/>
      </w:pPr>
      <w:r w:rsidRPr="00E40C7E">
        <w:rPr>
          <w:rFonts w:hint="eastAsia"/>
        </w:rPr>
        <w:t>（</w:t>
      </w:r>
      <w:r w:rsidRPr="00E40C7E">
        <w:rPr>
          <w:rFonts w:hint="eastAsia"/>
        </w:rPr>
        <w:t>5</w:t>
      </w:r>
      <w:r w:rsidRPr="00E40C7E">
        <w:rPr>
          <w:rFonts w:hint="eastAsia"/>
        </w:rPr>
        <w:t>）</w:t>
      </w:r>
      <w:r w:rsidRPr="00E40C7E">
        <w:rPr>
          <w:rFonts w:hint="eastAsia"/>
        </w:rPr>
        <w:t>T-1</w:t>
      </w:r>
      <w:r w:rsidRPr="00E40C7E">
        <w:rPr>
          <w:rFonts w:hint="eastAsia"/>
        </w:rPr>
        <w:t>、</w:t>
      </w:r>
      <w:r w:rsidRPr="00E40C7E">
        <w:rPr>
          <w:rFonts w:hint="eastAsia"/>
        </w:rPr>
        <w:t>T-S</w:t>
      </w:r>
      <w:r w:rsidRPr="00E40C7E">
        <w:rPr>
          <w:rFonts w:hint="eastAsia"/>
        </w:rPr>
        <w:t>、</w:t>
      </w:r>
      <w:r w:rsidRPr="00E40C7E">
        <w:rPr>
          <w:rFonts w:hint="eastAsia"/>
        </w:rPr>
        <w:t>T-Fe</w:t>
      </w:r>
      <w:r w:rsidRPr="00E40C7E">
        <w:rPr>
          <w:rFonts w:hint="eastAsia"/>
        </w:rPr>
        <w:t>实验组分别在第</w:t>
      </w:r>
      <w:r w:rsidRPr="00E40C7E">
        <w:rPr>
          <w:rFonts w:hint="eastAsia"/>
        </w:rPr>
        <w:t>6</w:t>
      </w:r>
      <w:r w:rsidRPr="00E40C7E">
        <w:rPr>
          <w:rFonts w:hint="eastAsia"/>
        </w:rPr>
        <w:t>周、</w:t>
      </w:r>
      <w:r w:rsidRPr="00E40C7E">
        <w:rPr>
          <w:rFonts w:hint="eastAsia"/>
        </w:rPr>
        <w:t>9</w:t>
      </w:r>
      <w:r w:rsidRPr="00E40C7E">
        <w:rPr>
          <w:rFonts w:hint="eastAsia"/>
        </w:rPr>
        <w:t>周、</w:t>
      </w:r>
      <w:r w:rsidRPr="00E40C7E">
        <w:rPr>
          <w:rFonts w:hint="eastAsia"/>
        </w:rPr>
        <w:t>9</w:t>
      </w:r>
      <w:r w:rsidRPr="00E40C7E">
        <w:rPr>
          <w:rFonts w:hint="eastAsia"/>
        </w:rPr>
        <w:t>周首次检出脱氯产物。由于</w:t>
      </w:r>
      <w:r w:rsidRPr="00E40C7E">
        <w:rPr>
          <w:rFonts w:hint="eastAsia"/>
        </w:rPr>
        <w:t>T-1</w:t>
      </w:r>
      <w:r w:rsidRPr="00E40C7E">
        <w:rPr>
          <w:rFonts w:hint="eastAsia"/>
        </w:rPr>
        <w:t>组在</w:t>
      </w:r>
      <w:r w:rsidRPr="00E40C7E">
        <w:rPr>
          <w:rFonts w:hint="eastAsia"/>
        </w:rPr>
        <w:t>3</w:t>
      </w:r>
      <w:r>
        <w:t>–</w:t>
      </w:r>
      <w:r w:rsidRPr="00E40C7E">
        <w:rPr>
          <w:rFonts w:hint="eastAsia"/>
        </w:rPr>
        <w:t>6</w:t>
      </w:r>
      <w:r w:rsidRPr="00E40C7E">
        <w:rPr>
          <w:rFonts w:hint="eastAsia"/>
        </w:rPr>
        <w:t>周母体浓度下降多，认定反应起始时间为</w:t>
      </w:r>
      <w:r w:rsidRPr="00E40C7E">
        <w:rPr>
          <w:rFonts w:hint="eastAsia"/>
        </w:rPr>
        <w:t>3</w:t>
      </w:r>
      <w:r>
        <w:t>–</w:t>
      </w:r>
      <w:r w:rsidRPr="00E40C7E">
        <w:rPr>
          <w:rFonts w:hint="eastAsia"/>
        </w:rPr>
        <w:t>6</w:t>
      </w:r>
      <w:r w:rsidRPr="00E40C7E">
        <w:rPr>
          <w:rFonts w:hint="eastAsia"/>
        </w:rPr>
        <w:t>周，而</w:t>
      </w:r>
      <w:r w:rsidRPr="00E40C7E">
        <w:rPr>
          <w:rFonts w:hint="eastAsia"/>
        </w:rPr>
        <w:t>T-S</w:t>
      </w:r>
      <w:r w:rsidRPr="00E40C7E">
        <w:rPr>
          <w:rFonts w:hint="eastAsia"/>
        </w:rPr>
        <w:t>、</w:t>
      </w:r>
      <w:r w:rsidRPr="00E40C7E">
        <w:rPr>
          <w:rFonts w:hint="eastAsia"/>
        </w:rPr>
        <w:t>T-Fe</w:t>
      </w:r>
      <w:r w:rsidRPr="00E40C7E">
        <w:rPr>
          <w:rFonts w:hint="eastAsia"/>
        </w:rPr>
        <w:t>组</w:t>
      </w:r>
      <w:r w:rsidRPr="00E40C7E">
        <w:rPr>
          <w:rFonts w:hint="eastAsia"/>
        </w:rPr>
        <w:t>6</w:t>
      </w:r>
      <w:r>
        <w:t>–</w:t>
      </w:r>
      <w:r w:rsidRPr="00E40C7E">
        <w:rPr>
          <w:rFonts w:hint="eastAsia"/>
        </w:rPr>
        <w:t>9</w:t>
      </w:r>
      <w:r w:rsidRPr="00E40C7E">
        <w:rPr>
          <w:rFonts w:hint="eastAsia"/>
        </w:rPr>
        <w:t>周母体浓度降低少，认定反应起始时间为第</w:t>
      </w:r>
      <w:r w:rsidRPr="00E40C7E">
        <w:rPr>
          <w:rFonts w:hint="eastAsia"/>
        </w:rPr>
        <w:t>9</w:t>
      </w:r>
      <w:r w:rsidRPr="00E40C7E">
        <w:rPr>
          <w:rFonts w:hint="eastAsia"/>
        </w:rPr>
        <w:t>周。</w:t>
      </w:r>
    </w:p>
    <w:p w14:paraId="140F3A22" w14:textId="77777777" w:rsidR="00296D36" w:rsidRPr="00E40C7E" w:rsidRDefault="00296D36" w:rsidP="00A95F90">
      <w:pPr>
        <w:snapToGrid w:val="0"/>
        <w:spacing w:line="300" w:lineRule="auto"/>
        <w:ind w:firstLine="482"/>
      </w:pPr>
      <w:r w:rsidRPr="00E40C7E">
        <w:rPr>
          <w:rFonts w:hint="eastAsia"/>
        </w:rPr>
        <w:t>（</w:t>
      </w:r>
      <w:r w:rsidRPr="00E40C7E">
        <w:rPr>
          <w:rFonts w:hint="eastAsia"/>
        </w:rPr>
        <w:t>6</w:t>
      </w:r>
      <w:r w:rsidRPr="00E40C7E">
        <w:rPr>
          <w:rFonts w:hint="eastAsia"/>
        </w:rPr>
        <w:t>）第</w:t>
      </w:r>
      <w:r w:rsidRPr="00E40C7E">
        <w:rPr>
          <w:rFonts w:hint="eastAsia"/>
        </w:rPr>
        <w:t>66</w:t>
      </w:r>
      <w:r w:rsidRPr="00E40C7E">
        <w:rPr>
          <w:rFonts w:hint="eastAsia"/>
        </w:rPr>
        <w:t>周时，脱氯反应程度较大的</w:t>
      </w:r>
      <w:r w:rsidRPr="00E40C7E">
        <w:rPr>
          <w:rFonts w:hint="eastAsia"/>
        </w:rPr>
        <w:t>T-1</w:t>
      </w:r>
      <w:r w:rsidRPr="00E40C7E">
        <w:rPr>
          <w:rFonts w:hint="eastAsia"/>
        </w:rPr>
        <w:t>、</w:t>
      </w:r>
      <w:r w:rsidRPr="00E40C7E">
        <w:rPr>
          <w:rFonts w:hint="eastAsia"/>
        </w:rPr>
        <w:t>T-Fe</w:t>
      </w:r>
      <w:r w:rsidRPr="00E40C7E">
        <w:rPr>
          <w:rFonts w:hint="eastAsia"/>
        </w:rPr>
        <w:t>实验组产物多为苯环上剩余的氯原子无侧位氯取代的</w:t>
      </w:r>
      <w:r w:rsidRPr="00E40C7E">
        <w:rPr>
          <w:rFonts w:hint="eastAsia"/>
        </w:rPr>
        <w:t>PCBs</w:t>
      </w:r>
      <w:r w:rsidRPr="00E40C7E">
        <w:rPr>
          <w:rFonts w:hint="eastAsia"/>
        </w:rPr>
        <w:t>，组成非常相似。</w:t>
      </w:r>
      <w:r w:rsidRPr="00E40C7E">
        <w:rPr>
          <w:rFonts w:hint="eastAsia"/>
          <w:szCs w:val="22"/>
        </w:rPr>
        <w:t>在产甲烷条件下和三价铁还原条件下以间位和对位脱氯为主，脱氯路径偏好基本一致，在硫酸盐还原条件下脱氯路径减少，以对位脱氯为主。</w:t>
      </w:r>
      <w:r w:rsidRPr="00E40C7E">
        <w:rPr>
          <w:rFonts w:hint="eastAsia"/>
          <w:szCs w:val="22"/>
        </w:rPr>
        <w:t>T-1</w:t>
      </w:r>
      <w:r w:rsidRPr="00E40C7E">
        <w:rPr>
          <w:rFonts w:hint="eastAsia"/>
          <w:szCs w:val="22"/>
        </w:rPr>
        <w:t>实验组中出现了大量</w:t>
      </w:r>
      <w:r w:rsidRPr="00E40C7E">
        <w:rPr>
          <w:rFonts w:hint="eastAsia"/>
          <w:szCs w:val="22"/>
        </w:rPr>
        <w:t>PCB 25</w:t>
      </w:r>
      <w:r w:rsidRPr="00E40C7E">
        <w:rPr>
          <w:rFonts w:hint="eastAsia"/>
          <w:szCs w:val="22"/>
        </w:rPr>
        <w:t>（</w:t>
      </w:r>
      <w:r w:rsidRPr="00E40C7E">
        <w:rPr>
          <w:rFonts w:hint="eastAsia"/>
          <w:szCs w:val="22"/>
        </w:rPr>
        <w:t>24-3-CB</w:t>
      </w:r>
      <w:r w:rsidRPr="00E40C7E">
        <w:rPr>
          <w:rFonts w:hint="eastAsia"/>
          <w:szCs w:val="22"/>
        </w:rPr>
        <w:t>）的邻位脱氯产物</w:t>
      </w:r>
      <w:r w:rsidRPr="00E40C7E">
        <w:rPr>
          <w:rFonts w:hint="eastAsia"/>
          <w:szCs w:val="22"/>
        </w:rPr>
        <w:t>PCB 13</w:t>
      </w:r>
      <w:r w:rsidRPr="00E40C7E">
        <w:rPr>
          <w:rFonts w:hint="eastAsia"/>
          <w:szCs w:val="22"/>
        </w:rPr>
        <w:t>（</w:t>
      </w:r>
      <w:r w:rsidRPr="00E40C7E">
        <w:rPr>
          <w:rFonts w:hint="eastAsia"/>
          <w:szCs w:val="22"/>
        </w:rPr>
        <w:t>3-4-CB</w:t>
      </w:r>
      <w:r w:rsidRPr="00E40C7E">
        <w:rPr>
          <w:rFonts w:hint="eastAsia"/>
          <w:szCs w:val="22"/>
        </w:rPr>
        <w:t>），说明在太湖底泥</w:t>
      </w:r>
      <w:r w:rsidR="00AA4D40">
        <w:rPr>
          <w:rFonts w:hint="eastAsia"/>
          <w:szCs w:val="22"/>
        </w:rPr>
        <w:t>微环境中存在</w:t>
      </w:r>
      <w:r w:rsidRPr="00E40C7E">
        <w:rPr>
          <w:rFonts w:hint="eastAsia"/>
          <w:szCs w:val="22"/>
        </w:rPr>
        <w:t>稀有的邻位脱氯路径，为多氯联苯的全降解（降解为联苯）提供了理论依据。</w:t>
      </w:r>
    </w:p>
    <w:p w14:paraId="2735ED7D" w14:textId="77777777" w:rsidR="00296D36" w:rsidRPr="00E40C7E" w:rsidRDefault="00296D36" w:rsidP="00A95F90">
      <w:pPr>
        <w:snapToGrid w:val="0"/>
        <w:spacing w:line="300" w:lineRule="auto"/>
        <w:ind w:firstLineChars="200" w:firstLine="480"/>
        <w:rPr>
          <w:bCs/>
          <w:szCs w:val="21"/>
        </w:rPr>
      </w:pPr>
      <w:r w:rsidRPr="00E40C7E">
        <w:rPr>
          <w:rFonts w:hint="eastAsia"/>
        </w:rPr>
        <w:t>（</w:t>
      </w:r>
      <w:r w:rsidRPr="00E40C7E">
        <w:rPr>
          <w:rFonts w:hint="eastAsia"/>
        </w:rPr>
        <w:t>7</w:t>
      </w:r>
      <w:r w:rsidRPr="00E40C7E">
        <w:rPr>
          <w:rFonts w:hint="eastAsia"/>
        </w:rPr>
        <w:t>）体系</w:t>
      </w:r>
      <w:r w:rsidRPr="00E40C7E">
        <w:rPr>
          <w:rFonts w:hint="eastAsia"/>
        </w:rPr>
        <w:t>PCBs</w:t>
      </w:r>
      <w:r w:rsidRPr="00E40C7E">
        <w:rPr>
          <w:rFonts w:hint="eastAsia"/>
        </w:rPr>
        <w:t>总浓度变化与</w:t>
      </w:r>
      <w:r w:rsidRPr="00E40C7E">
        <w:rPr>
          <w:rFonts w:hint="eastAsia"/>
        </w:rPr>
        <w:t>PCBs</w:t>
      </w:r>
      <w:r w:rsidRPr="00E40C7E">
        <w:rPr>
          <w:rFonts w:hint="eastAsia"/>
        </w:rPr>
        <w:t>母体变化类似，但</w:t>
      </w:r>
      <w:r w:rsidRPr="00E40C7E">
        <w:rPr>
          <w:rFonts w:hint="eastAsia"/>
          <w:bCs/>
          <w:szCs w:val="21"/>
        </w:rPr>
        <w:t>由于总浓度变化包含外加母体</w:t>
      </w:r>
      <w:r w:rsidRPr="00E40C7E">
        <w:rPr>
          <w:rFonts w:hint="eastAsia"/>
          <w:bCs/>
          <w:szCs w:val="21"/>
        </w:rPr>
        <w:t>PCBs</w:t>
      </w:r>
      <w:r w:rsidRPr="00E40C7E">
        <w:rPr>
          <w:rFonts w:hint="eastAsia"/>
          <w:bCs/>
          <w:szCs w:val="21"/>
        </w:rPr>
        <w:t>以及其各个子代</w:t>
      </w:r>
      <w:r w:rsidRPr="00E40C7E">
        <w:rPr>
          <w:rFonts w:hint="eastAsia"/>
          <w:bCs/>
          <w:szCs w:val="21"/>
        </w:rPr>
        <w:t>PCBs</w:t>
      </w:r>
      <w:r w:rsidRPr="00E40C7E">
        <w:rPr>
          <w:rFonts w:hint="eastAsia"/>
          <w:bCs/>
          <w:szCs w:val="21"/>
        </w:rPr>
        <w:t>的脱氯，考虑了体系中存在的其他相对优先降解的单体</w:t>
      </w:r>
      <w:r w:rsidRPr="00E40C7E">
        <w:rPr>
          <w:rFonts w:hint="eastAsia"/>
          <w:bCs/>
          <w:szCs w:val="21"/>
        </w:rPr>
        <w:t>PCBs</w:t>
      </w:r>
      <w:r w:rsidRPr="00E40C7E">
        <w:rPr>
          <w:rFonts w:hint="eastAsia"/>
          <w:bCs/>
          <w:szCs w:val="21"/>
        </w:rPr>
        <w:t>，体系各个阶段脱氯速率相对均匀。</w:t>
      </w:r>
    </w:p>
    <w:p w14:paraId="5AE4A4A8" w14:textId="77777777" w:rsidR="00296D36" w:rsidRPr="00E40C7E" w:rsidRDefault="00296D36" w:rsidP="00A95F90">
      <w:pPr>
        <w:snapToGrid w:val="0"/>
        <w:spacing w:line="300" w:lineRule="auto"/>
        <w:ind w:firstLineChars="200" w:firstLine="480"/>
        <w:rPr>
          <w:szCs w:val="22"/>
        </w:rPr>
        <w:sectPr w:rsidR="00296D36" w:rsidRPr="00E40C7E" w:rsidSect="00A95F90">
          <w:headerReference w:type="default" r:id="rId71"/>
          <w:footerReference w:type="default" r:id="rId72"/>
          <w:pgSz w:w="11900" w:h="16840"/>
          <w:pgMar w:top="1440" w:right="1800" w:bottom="1440" w:left="1800" w:header="851" w:footer="992" w:gutter="0"/>
          <w:cols w:space="425"/>
          <w:docGrid w:type="lines" w:linePitch="312"/>
        </w:sectPr>
      </w:pPr>
      <w:r w:rsidRPr="00E40C7E">
        <w:rPr>
          <w:rFonts w:hint="eastAsia"/>
        </w:rPr>
        <w:t>（</w:t>
      </w:r>
      <w:r w:rsidRPr="00E40C7E">
        <w:rPr>
          <w:rFonts w:hint="eastAsia"/>
        </w:rPr>
        <w:t>8</w:t>
      </w:r>
      <w:r w:rsidRPr="00E40C7E">
        <w:rPr>
          <w:rFonts w:hint="eastAsia"/>
        </w:rPr>
        <w:t>）</w:t>
      </w:r>
      <w:r w:rsidRPr="00E40C7E">
        <w:rPr>
          <w:rFonts w:hint="eastAsia"/>
          <w:szCs w:val="22"/>
        </w:rPr>
        <w:t>由于实验中母体</w:t>
      </w:r>
      <w:r w:rsidRPr="00E40C7E">
        <w:rPr>
          <w:rFonts w:hint="eastAsia"/>
          <w:szCs w:val="22"/>
        </w:rPr>
        <w:t>PCBs</w:t>
      </w:r>
      <w:r w:rsidRPr="00E40C7E">
        <w:rPr>
          <w:rFonts w:hint="eastAsia"/>
          <w:szCs w:val="22"/>
        </w:rPr>
        <w:t>脱氯并未产生新的类二噁英</w:t>
      </w:r>
      <w:r w:rsidRPr="00E40C7E">
        <w:rPr>
          <w:rFonts w:hint="eastAsia"/>
          <w:szCs w:val="22"/>
        </w:rPr>
        <w:t>PCBs</w:t>
      </w:r>
      <w:r w:rsidRPr="00E40C7E">
        <w:rPr>
          <w:rFonts w:hint="eastAsia"/>
          <w:szCs w:val="22"/>
        </w:rPr>
        <w:t>，体系中类二噁英毒性当量由</w:t>
      </w:r>
      <w:r w:rsidRPr="00E40C7E">
        <w:rPr>
          <w:rFonts w:hint="eastAsia"/>
          <w:szCs w:val="22"/>
        </w:rPr>
        <w:t>PCB 105</w:t>
      </w:r>
      <w:r w:rsidRPr="00E40C7E">
        <w:rPr>
          <w:rFonts w:hint="eastAsia"/>
          <w:szCs w:val="22"/>
        </w:rPr>
        <w:t>及</w:t>
      </w:r>
      <w:r w:rsidRPr="00E40C7E">
        <w:rPr>
          <w:rFonts w:hint="eastAsia"/>
          <w:szCs w:val="22"/>
        </w:rPr>
        <w:t>PCB 114</w:t>
      </w:r>
      <w:r w:rsidRPr="00E40C7E">
        <w:rPr>
          <w:rFonts w:hint="eastAsia"/>
          <w:szCs w:val="22"/>
        </w:rPr>
        <w:t>的降解情况决定。</w:t>
      </w:r>
      <w:r w:rsidRPr="00E40C7E">
        <w:rPr>
          <w:rFonts w:hint="eastAsia"/>
        </w:rPr>
        <w:t>在产甲烷条件下，体系的类二噁英毒性从反应初始（第</w:t>
      </w:r>
      <w:r w:rsidRPr="00E40C7E">
        <w:rPr>
          <w:rFonts w:hint="eastAsia"/>
        </w:rPr>
        <w:t>3</w:t>
      </w:r>
      <w:r>
        <w:t>–</w:t>
      </w:r>
      <w:r w:rsidRPr="00E40C7E">
        <w:rPr>
          <w:rFonts w:hint="eastAsia"/>
        </w:rPr>
        <w:t>6</w:t>
      </w:r>
      <w:r w:rsidRPr="00E40C7E">
        <w:rPr>
          <w:rFonts w:hint="eastAsia"/>
        </w:rPr>
        <w:t>周）就迅速下降，到第</w:t>
      </w:r>
      <w:r w:rsidRPr="00E40C7E">
        <w:rPr>
          <w:rFonts w:hint="eastAsia"/>
        </w:rPr>
        <w:t>18</w:t>
      </w:r>
      <w:r w:rsidRPr="00E40C7E">
        <w:rPr>
          <w:rFonts w:hint="eastAsia"/>
        </w:rPr>
        <w:t>周，类二噁英毒性当量从原有的</w:t>
      </w:r>
      <w:r w:rsidRPr="00E40C7E">
        <w:rPr>
          <w:rFonts w:hint="eastAsia"/>
        </w:rPr>
        <w:t xml:space="preserve">0.297 </w:t>
      </w:r>
      <w:r w:rsidRPr="00E40C7E">
        <w:rPr>
          <w:bCs/>
          <w:szCs w:val="21"/>
        </w:rPr>
        <w:t>±</w:t>
      </w:r>
      <w:r w:rsidRPr="00E40C7E">
        <w:rPr>
          <w:rFonts w:hint="eastAsia"/>
          <w:bCs/>
          <w:szCs w:val="21"/>
        </w:rPr>
        <w:t xml:space="preserve"> 0.002</w:t>
      </w:r>
      <w:r w:rsidRPr="00E40C7E">
        <w:rPr>
          <w:rFonts w:hint="eastAsia"/>
        </w:rPr>
        <w:t>降至</w:t>
      </w:r>
      <w:r w:rsidRPr="00E40C7E">
        <w:rPr>
          <w:rFonts w:hint="eastAsia"/>
        </w:rPr>
        <w:t xml:space="preserve">0.027 </w:t>
      </w:r>
      <w:r w:rsidRPr="00E40C7E">
        <w:rPr>
          <w:bCs/>
          <w:szCs w:val="21"/>
        </w:rPr>
        <w:t>±</w:t>
      </w:r>
      <w:r w:rsidRPr="00E40C7E">
        <w:rPr>
          <w:rFonts w:hint="eastAsia"/>
          <w:bCs/>
          <w:szCs w:val="21"/>
        </w:rPr>
        <w:t xml:space="preserve"> 0.011</w:t>
      </w:r>
      <w:r w:rsidRPr="00E40C7E">
        <w:rPr>
          <w:rFonts w:hint="eastAsia"/>
          <w:bCs/>
          <w:szCs w:val="21"/>
        </w:rPr>
        <w:t>，已解除绝大部分毒性；到第</w:t>
      </w:r>
      <w:r w:rsidRPr="00E40C7E">
        <w:rPr>
          <w:rFonts w:hint="eastAsia"/>
          <w:bCs/>
          <w:szCs w:val="21"/>
        </w:rPr>
        <w:t>66</w:t>
      </w:r>
      <w:r w:rsidRPr="00E40C7E">
        <w:rPr>
          <w:rFonts w:hint="eastAsia"/>
          <w:bCs/>
          <w:szCs w:val="21"/>
        </w:rPr>
        <w:t>周，降至</w:t>
      </w:r>
      <w:r w:rsidRPr="00E40C7E">
        <w:rPr>
          <w:rFonts w:hint="eastAsia"/>
        </w:rPr>
        <w:t xml:space="preserve">0.003 </w:t>
      </w:r>
      <w:r w:rsidRPr="00E40C7E">
        <w:rPr>
          <w:bCs/>
          <w:szCs w:val="21"/>
        </w:rPr>
        <w:t>±</w:t>
      </w:r>
      <w:r w:rsidRPr="00E40C7E">
        <w:rPr>
          <w:rFonts w:hint="eastAsia"/>
          <w:bCs/>
          <w:szCs w:val="21"/>
        </w:rPr>
        <w:t xml:space="preserve"> 0.000</w:t>
      </w:r>
      <w:r w:rsidRPr="00E40C7E">
        <w:rPr>
          <w:rFonts w:hint="eastAsia"/>
          <w:bCs/>
          <w:szCs w:val="21"/>
        </w:rPr>
        <w:t>。</w:t>
      </w:r>
      <w:r w:rsidRPr="00095347">
        <w:rPr>
          <w:rFonts w:hint="eastAsia"/>
          <w:snapToGrid w:val="0"/>
          <w:spacing w:val="-2"/>
          <w:kern w:val="0"/>
        </w:rPr>
        <w:t>硫酸盐还原条件下，体系类二噁英毒性当量在第</w:t>
      </w:r>
      <w:r w:rsidRPr="00095347">
        <w:rPr>
          <w:rFonts w:hint="eastAsia"/>
          <w:snapToGrid w:val="0"/>
          <w:spacing w:val="-2"/>
          <w:kern w:val="0"/>
        </w:rPr>
        <w:t>9</w:t>
      </w:r>
      <w:r w:rsidRPr="00095347">
        <w:rPr>
          <w:snapToGrid w:val="0"/>
          <w:spacing w:val="-2"/>
          <w:kern w:val="0"/>
        </w:rPr>
        <w:t>–</w:t>
      </w:r>
      <w:r w:rsidRPr="00095347">
        <w:rPr>
          <w:rFonts w:hint="eastAsia"/>
          <w:snapToGrid w:val="0"/>
          <w:spacing w:val="-2"/>
          <w:kern w:val="0"/>
        </w:rPr>
        <w:t>36</w:t>
      </w:r>
      <w:r w:rsidRPr="00095347">
        <w:rPr>
          <w:rFonts w:hint="eastAsia"/>
          <w:snapToGrid w:val="0"/>
          <w:spacing w:val="-2"/>
          <w:kern w:val="0"/>
        </w:rPr>
        <w:t>周只降低了</w:t>
      </w:r>
      <w:r w:rsidRPr="00095347">
        <w:rPr>
          <w:rFonts w:hint="eastAsia"/>
          <w:snapToGrid w:val="0"/>
          <w:spacing w:val="-2"/>
          <w:kern w:val="0"/>
        </w:rPr>
        <w:t xml:space="preserve">8.73% </w:t>
      </w:r>
      <w:r w:rsidRPr="00095347">
        <w:rPr>
          <w:snapToGrid w:val="0"/>
          <w:spacing w:val="-2"/>
          <w:kern w:val="0"/>
        </w:rPr>
        <w:t>±</w:t>
      </w:r>
      <w:r w:rsidRPr="00095347">
        <w:rPr>
          <w:rFonts w:hint="eastAsia"/>
          <w:snapToGrid w:val="0"/>
          <w:spacing w:val="-2"/>
          <w:kern w:val="0"/>
        </w:rPr>
        <w:t xml:space="preserve"> 1.78%</w:t>
      </w:r>
      <w:r w:rsidRPr="00095347">
        <w:rPr>
          <w:rFonts w:hint="eastAsia"/>
          <w:snapToGrid w:val="0"/>
          <w:spacing w:val="-2"/>
          <w:kern w:val="0"/>
        </w:rPr>
        <w:t>，在</w:t>
      </w:r>
      <w:r w:rsidRPr="00095347">
        <w:rPr>
          <w:rFonts w:hint="eastAsia"/>
          <w:snapToGrid w:val="0"/>
          <w:spacing w:val="-2"/>
          <w:kern w:val="0"/>
        </w:rPr>
        <w:t>36</w:t>
      </w:r>
      <w:r w:rsidRPr="00095347">
        <w:rPr>
          <w:snapToGrid w:val="0"/>
          <w:spacing w:val="-2"/>
          <w:kern w:val="0"/>
        </w:rPr>
        <w:t>–</w:t>
      </w:r>
      <w:r w:rsidRPr="00095347">
        <w:rPr>
          <w:rFonts w:hint="eastAsia"/>
          <w:snapToGrid w:val="0"/>
          <w:spacing w:val="-2"/>
          <w:kern w:val="0"/>
        </w:rPr>
        <w:t>66</w:t>
      </w:r>
      <w:r w:rsidRPr="00095347">
        <w:rPr>
          <w:rFonts w:hint="eastAsia"/>
          <w:snapToGrid w:val="0"/>
          <w:spacing w:val="-2"/>
          <w:kern w:val="0"/>
        </w:rPr>
        <w:t>周下降明显，第</w:t>
      </w:r>
      <w:r w:rsidRPr="00095347">
        <w:rPr>
          <w:rFonts w:hint="eastAsia"/>
          <w:snapToGrid w:val="0"/>
          <w:spacing w:val="-2"/>
          <w:kern w:val="0"/>
        </w:rPr>
        <w:t>66</w:t>
      </w:r>
      <w:r w:rsidRPr="00095347">
        <w:rPr>
          <w:rFonts w:hint="eastAsia"/>
          <w:snapToGrid w:val="0"/>
          <w:spacing w:val="-2"/>
          <w:kern w:val="0"/>
        </w:rPr>
        <w:t>周毒性当量为</w:t>
      </w:r>
      <w:r w:rsidRPr="00095347">
        <w:rPr>
          <w:rFonts w:hint="eastAsia"/>
          <w:snapToGrid w:val="0"/>
          <w:spacing w:val="-2"/>
          <w:kern w:val="0"/>
        </w:rPr>
        <w:t xml:space="preserve">0.006 </w:t>
      </w:r>
      <w:r w:rsidRPr="00095347">
        <w:rPr>
          <w:snapToGrid w:val="0"/>
          <w:spacing w:val="-2"/>
          <w:kern w:val="0"/>
        </w:rPr>
        <w:t>±</w:t>
      </w:r>
      <w:r w:rsidRPr="00095347">
        <w:rPr>
          <w:rFonts w:hint="eastAsia"/>
          <w:snapToGrid w:val="0"/>
          <w:spacing w:val="-2"/>
          <w:kern w:val="0"/>
        </w:rPr>
        <w:t xml:space="preserve"> 0.023</w:t>
      </w:r>
      <w:r w:rsidRPr="00095347">
        <w:rPr>
          <w:rFonts w:hint="eastAsia"/>
          <w:snapToGrid w:val="0"/>
          <w:spacing w:val="-2"/>
          <w:kern w:val="0"/>
        </w:rPr>
        <w:t>。在三价铁还原条件下，从第</w:t>
      </w:r>
      <w:r w:rsidRPr="00095347">
        <w:rPr>
          <w:rFonts w:hint="eastAsia"/>
          <w:snapToGrid w:val="0"/>
          <w:spacing w:val="-2"/>
          <w:kern w:val="0"/>
        </w:rPr>
        <w:t>9</w:t>
      </w:r>
      <w:r w:rsidRPr="00095347">
        <w:rPr>
          <w:rFonts w:hint="eastAsia"/>
          <w:snapToGrid w:val="0"/>
          <w:spacing w:val="-2"/>
          <w:kern w:val="0"/>
        </w:rPr>
        <w:t>周（反应开始）到</w:t>
      </w:r>
      <w:r w:rsidRPr="00095347">
        <w:rPr>
          <w:rFonts w:hint="eastAsia"/>
          <w:snapToGrid w:val="0"/>
          <w:spacing w:val="-2"/>
          <w:kern w:val="0"/>
        </w:rPr>
        <w:t>36</w:t>
      </w:r>
      <w:r w:rsidRPr="00095347">
        <w:rPr>
          <w:rFonts w:hint="eastAsia"/>
          <w:snapToGrid w:val="0"/>
          <w:spacing w:val="-2"/>
          <w:kern w:val="0"/>
        </w:rPr>
        <w:t>周，毒性当量降低速率为</w:t>
      </w:r>
      <w:r w:rsidRPr="00095347">
        <w:rPr>
          <w:rFonts w:eastAsia="Times New Roman"/>
          <w:snapToGrid w:val="0"/>
          <w:spacing w:val="-2"/>
          <w:kern w:val="0"/>
        </w:rPr>
        <w:t>0.0098</w:t>
      </w:r>
      <w:r w:rsidRPr="00095347">
        <w:rPr>
          <w:rFonts w:eastAsia="Times New Roman" w:hint="eastAsia"/>
          <w:snapToGrid w:val="0"/>
          <w:spacing w:val="-2"/>
          <w:kern w:val="0"/>
        </w:rPr>
        <w:t xml:space="preserve"> </w:t>
      </w:r>
      <w:r w:rsidRPr="00095347">
        <w:rPr>
          <w:snapToGrid w:val="0"/>
          <w:spacing w:val="-2"/>
          <w:kern w:val="0"/>
        </w:rPr>
        <w:t>±</w:t>
      </w:r>
      <w:r w:rsidRPr="00095347">
        <w:rPr>
          <w:rFonts w:hint="eastAsia"/>
          <w:snapToGrid w:val="0"/>
          <w:spacing w:val="-2"/>
          <w:kern w:val="0"/>
        </w:rPr>
        <w:t xml:space="preserve"> </w:t>
      </w:r>
      <w:r w:rsidRPr="00095347">
        <w:rPr>
          <w:snapToGrid w:val="0"/>
          <w:spacing w:val="-2"/>
          <w:kern w:val="0"/>
        </w:rPr>
        <w:t>0.0011</w:t>
      </w:r>
      <w:r w:rsidRPr="00095347">
        <w:rPr>
          <w:rFonts w:hint="eastAsia"/>
          <w:snapToGrid w:val="0"/>
          <w:spacing w:val="-2"/>
          <w:kern w:val="0"/>
        </w:rPr>
        <w:t xml:space="preserve"> </w:t>
      </w:r>
      <w:r w:rsidRPr="00095347">
        <w:rPr>
          <w:rFonts w:eastAsia="Times New Roman" w:hint="eastAsia"/>
          <w:snapToGrid w:val="0"/>
          <w:spacing w:val="-2"/>
          <w:kern w:val="0"/>
        </w:rPr>
        <w:t>ng/g</w:t>
      </w:r>
      <w:r w:rsidRPr="00095347">
        <w:rPr>
          <w:rFonts w:eastAsia="楷体"/>
          <w:snapToGrid w:val="0"/>
          <w:spacing w:val="-2"/>
          <w:kern w:val="0"/>
        </w:rPr>
        <w:t>·</w:t>
      </w:r>
      <w:r w:rsidRPr="00095347">
        <w:rPr>
          <w:rFonts w:hint="eastAsia"/>
          <w:snapToGrid w:val="0"/>
          <w:spacing w:val="-2"/>
          <w:kern w:val="0"/>
        </w:rPr>
        <w:t>week</w:t>
      </w:r>
      <w:r w:rsidRPr="00095347">
        <w:rPr>
          <w:rFonts w:hint="eastAsia"/>
          <w:snapToGrid w:val="0"/>
          <w:spacing w:val="-2"/>
          <w:kern w:val="0"/>
          <w:vertAlign w:val="superscript"/>
        </w:rPr>
        <w:t>-1</w:t>
      </w:r>
      <w:r>
        <w:rPr>
          <w:rFonts w:hint="eastAsia"/>
          <w:snapToGrid w:val="0"/>
          <w:spacing w:val="-2"/>
          <w:kern w:val="0"/>
        </w:rPr>
        <w:t>，毒性当量从</w:t>
      </w:r>
      <w:r w:rsidRPr="00095347">
        <w:rPr>
          <w:rFonts w:hint="eastAsia"/>
          <w:snapToGrid w:val="0"/>
          <w:spacing w:val="-2"/>
          <w:kern w:val="0"/>
        </w:rPr>
        <w:t xml:space="preserve">0.297 </w:t>
      </w:r>
      <w:r w:rsidRPr="00095347">
        <w:rPr>
          <w:snapToGrid w:val="0"/>
          <w:spacing w:val="-2"/>
          <w:kern w:val="0"/>
        </w:rPr>
        <w:t>±</w:t>
      </w:r>
      <w:r w:rsidRPr="00095347">
        <w:rPr>
          <w:rFonts w:hint="eastAsia"/>
          <w:snapToGrid w:val="0"/>
          <w:spacing w:val="-2"/>
          <w:kern w:val="0"/>
        </w:rPr>
        <w:t xml:space="preserve"> 0.002</w:t>
      </w:r>
      <w:r w:rsidRPr="00095347">
        <w:rPr>
          <w:rFonts w:hint="eastAsia"/>
          <w:snapToGrid w:val="0"/>
          <w:spacing w:val="-2"/>
          <w:kern w:val="0"/>
        </w:rPr>
        <w:t>降至</w:t>
      </w:r>
      <w:r w:rsidRPr="00E40C7E">
        <w:rPr>
          <w:rFonts w:hint="eastAsia"/>
        </w:rPr>
        <w:t xml:space="preserve">0.050 </w:t>
      </w:r>
      <w:r w:rsidRPr="00E40C7E">
        <w:rPr>
          <w:bCs/>
          <w:szCs w:val="21"/>
        </w:rPr>
        <w:t>±</w:t>
      </w:r>
      <w:r w:rsidRPr="00E40C7E">
        <w:rPr>
          <w:rFonts w:hint="eastAsia"/>
          <w:bCs/>
          <w:szCs w:val="21"/>
        </w:rPr>
        <w:t xml:space="preserve"> 0.025</w:t>
      </w:r>
      <w:r w:rsidRPr="00E40C7E">
        <w:rPr>
          <w:rFonts w:hint="eastAsia"/>
          <w:bCs/>
          <w:szCs w:val="21"/>
        </w:rPr>
        <w:t>，第</w:t>
      </w:r>
      <w:r w:rsidRPr="00E40C7E">
        <w:rPr>
          <w:rFonts w:hint="eastAsia"/>
          <w:bCs/>
          <w:szCs w:val="21"/>
        </w:rPr>
        <w:t>51</w:t>
      </w:r>
      <w:r w:rsidRPr="00E40C7E">
        <w:rPr>
          <w:rFonts w:hint="eastAsia"/>
          <w:bCs/>
          <w:szCs w:val="21"/>
        </w:rPr>
        <w:t>周、</w:t>
      </w:r>
      <w:r w:rsidRPr="00E40C7E">
        <w:rPr>
          <w:rFonts w:hint="eastAsia"/>
          <w:bCs/>
          <w:szCs w:val="21"/>
        </w:rPr>
        <w:t>66</w:t>
      </w:r>
      <w:r w:rsidRPr="00E40C7E">
        <w:rPr>
          <w:rFonts w:hint="eastAsia"/>
          <w:bCs/>
          <w:szCs w:val="21"/>
        </w:rPr>
        <w:t>周分别为</w:t>
      </w:r>
      <w:r w:rsidRPr="00E40C7E">
        <w:rPr>
          <w:rFonts w:hint="eastAsia"/>
        </w:rPr>
        <w:t xml:space="preserve">0.006 </w:t>
      </w:r>
      <w:r w:rsidRPr="00E40C7E">
        <w:rPr>
          <w:bCs/>
          <w:szCs w:val="21"/>
        </w:rPr>
        <w:t>±</w:t>
      </w:r>
      <w:r w:rsidRPr="00E40C7E">
        <w:rPr>
          <w:rFonts w:hint="eastAsia"/>
          <w:bCs/>
          <w:szCs w:val="21"/>
        </w:rPr>
        <w:t xml:space="preserve"> 0.000</w:t>
      </w:r>
      <w:r w:rsidRPr="00E40C7E">
        <w:rPr>
          <w:rFonts w:hint="eastAsia"/>
          <w:bCs/>
          <w:szCs w:val="21"/>
        </w:rPr>
        <w:t>、</w:t>
      </w:r>
      <w:r w:rsidRPr="00E40C7E">
        <w:rPr>
          <w:rFonts w:hint="eastAsia"/>
          <w:bCs/>
          <w:szCs w:val="21"/>
        </w:rPr>
        <w:t xml:space="preserve">0.004 </w:t>
      </w:r>
      <w:r w:rsidRPr="00E40C7E">
        <w:rPr>
          <w:bCs/>
          <w:szCs w:val="21"/>
        </w:rPr>
        <w:t>±</w:t>
      </w:r>
      <w:r w:rsidRPr="00E40C7E">
        <w:rPr>
          <w:rFonts w:hint="eastAsia"/>
          <w:bCs/>
          <w:szCs w:val="21"/>
        </w:rPr>
        <w:t xml:space="preserve"> 0.001</w:t>
      </w:r>
      <w:r w:rsidRPr="00E40C7E">
        <w:rPr>
          <w:rFonts w:hint="eastAsia"/>
          <w:bCs/>
          <w:szCs w:val="21"/>
        </w:rPr>
        <w:t>。</w:t>
      </w:r>
      <w:r w:rsidRPr="00E40C7E">
        <w:rPr>
          <w:rFonts w:hint="eastAsia"/>
          <w:szCs w:val="22"/>
        </w:rPr>
        <w:t>截至第</w:t>
      </w:r>
      <w:r w:rsidRPr="00E40C7E">
        <w:rPr>
          <w:rFonts w:hint="eastAsia"/>
          <w:szCs w:val="22"/>
        </w:rPr>
        <w:t>66</w:t>
      </w:r>
      <w:r w:rsidRPr="00E40C7E">
        <w:rPr>
          <w:rFonts w:hint="eastAsia"/>
          <w:szCs w:val="22"/>
        </w:rPr>
        <w:t>周，</w:t>
      </w:r>
      <w:r w:rsidRPr="00E40C7E">
        <w:rPr>
          <w:rFonts w:hint="eastAsia"/>
          <w:szCs w:val="22"/>
        </w:rPr>
        <w:t>T-1</w:t>
      </w:r>
      <w:r w:rsidRPr="00E40C7E">
        <w:rPr>
          <w:rFonts w:hint="eastAsia"/>
          <w:szCs w:val="22"/>
        </w:rPr>
        <w:t>、</w:t>
      </w:r>
      <w:r w:rsidRPr="00E40C7E">
        <w:rPr>
          <w:rFonts w:hint="eastAsia"/>
          <w:szCs w:val="22"/>
        </w:rPr>
        <w:t>T-S</w:t>
      </w:r>
      <w:r w:rsidRPr="00E40C7E">
        <w:rPr>
          <w:rFonts w:hint="eastAsia"/>
          <w:szCs w:val="22"/>
        </w:rPr>
        <w:t>、</w:t>
      </w:r>
      <w:r w:rsidRPr="00E40C7E">
        <w:rPr>
          <w:rFonts w:hint="eastAsia"/>
          <w:szCs w:val="22"/>
        </w:rPr>
        <w:t>T-Fe</w:t>
      </w:r>
      <w:r w:rsidRPr="00E40C7E">
        <w:rPr>
          <w:rFonts w:hint="eastAsia"/>
          <w:szCs w:val="22"/>
        </w:rPr>
        <w:t>实验组类二噁英毒性分别平均降低了</w:t>
      </w:r>
      <w:r w:rsidRPr="00E40C7E">
        <w:rPr>
          <w:rFonts w:hint="eastAsia"/>
          <w:szCs w:val="22"/>
        </w:rPr>
        <w:t>98.9%</w:t>
      </w:r>
      <w:r w:rsidRPr="00E40C7E">
        <w:rPr>
          <w:rFonts w:hint="eastAsia"/>
          <w:szCs w:val="22"/>
        </w:rPr>
        <w:t>、</w:t>
      </w:r>
      <w:r w:rsidRPr="00E40C7E">
        <w:rPr>
          <w:rFonts w:hint="eastAsia"/>
          <w:szCs w:val="22"/>
        </w:rPr>
        <w:t>79.8%</w:t>
      </w:r>
      <w:r w:rsidRPr="00E40C7E">
        <w:rPr>
          <w:rFonts w:hint="eastAsia"/>
          <w:szCs w:val="22"/>
        </w:rPr>
        <w:t>、</w:t>
      </w:r>
      <w:r w:rsidRPr="00E40C7E">
        <w:rPr>
          <w:rFonts w:hint="eastAsia"/>
          <w:szCs w:val="22"/>
        </w:rPr>
        <w:t>98.8%</w:t>
      </w:r>
      <w:r w:rsidRPr="00E40C7E">
        <w:rPr>
          <w:rFonts w:hint="eastAsia"/>
          <w:szCs w:val="22"/>
        </w:rPr>
        <w:t>。太湖底泥微环境在三种实验条件下均表现出优先降解类二噁英</w:t>
      </w:r>
      <w:r w:rsidRPr="00E40C7E">
        <w:rPr>
          <w:rFonts w:hint="eastAsia"/>
          <w:szCs w:val="22"/>
        </w:rPr>
        <w:t>PCB 105</w:t>
      </w:r>
      <w:r w:rsidRPr="00E40C7E">
        <w:rPr>
          <w:rFonts w:hint="eastAsia"/>
          <w:szCs w:val="22"/>
        </w:rPr>
        <w:t>、</w:t>
      </w:r>
      <w:r w:rsidRPr="00E40C7E">
        <w:rPr>
          <w:rFonts w:hint="eastAsia"/>
          <w:szCs w:val="22"/>
        </w:rPr>
        <w:t>PCB 114</w:t>
      </w:r>
      <w:r w:rsidRPr="00E40C7E">
        <w:rPr>
          <w:rFonts w:hint="eastAsia"/>
          <w:szCs w:val="22"/>
        </w:rPr>
        <w:t>的特点，相比</w:t>
      </w:r>
      <w:r w:rsidRPr="00E40C7E">
        <w:rPr>
          <w:szCs w:val="22"/>
        </w:rPr>
        <w:t>美国哈德逊河、格拉斯河</w:t>
      </w:r>
      <w:r w:rsidRPr="00E40C7E">
        <w:rPr>
          <w:rFonts w:hint="eastAsia"/>
          <w:szCs w:val="22"/>
        </w:rPr>
        <w:t>，</w:t>
      </w:r>
      <w:r w:rsidRPr="00E40C7E">
        <w:rPr>
          <w:szCs w:val="22"/>
        </w:rPr>
        <w:t>太湖</w:t>
      </w:r>
      <w:r w:rsidRPr="00E40C7E">
        <w:rPr>
          <w:rFonts w:hint="eastAsia"/>
          <w:szCs w:val="22"/>
        </w:rPr>
        <w:t>底泥</w:t>
      </w:r>
      <w:r w:rsidRPr="00E40C7E">
        <w:rPr>
          <w:szCs w:val="22"/>
        </w:rPr>
        <w:t>具有更快去除类二噁英多氯联苯</w:t>
      </w:r>
      <w:r w:rsidRPr="00E40C7E">
        <w:rPr>
          <w:rFonts w:hint="eastAsia"/>
          <w:szCs w:val="22"/>
        </w:rPr>
        <w:t>、</w:t>
      </w:r>
      <w:r w:rsidRPr="00E40C7E">
        <w:rPr>
          <w:szCs w:val="22"/>
        </w:rPr>
        <w:t>减小生态毒性的能力。</w:t>
      </w:r>
    </w:p>
    <w:p w14:paraId="108DAF7B" w14:textId="77777777" w:rsidR="00296D36" w:rsidRDefault="00296D36" w:rsidP="00A95F90">
      <w:pPr>
        <w:pStyle w:val="ad"/>
        <w:snapToGrid w:val="0"/>
        <w:spacing w:line="288" w:lineRule="auto"/>
      </w:pPr>
      <w:bookmarkStart w:id="168" w:name="_Toc346463108"/>
      <w:r>
        <w:rPr>
          <w:rFonts w:hint="eastAsia"/>
        </w:rPr>
        <w:lastRenderedPageBreak/>
        <w:t>第四章</w:t>
      </w:r>
      <w:r>
        <w:rPr>
          <w:rFonts w:hint="eastAsia"/>
        </w:rPr>
        <w:t xml:space="preserve"> </w:t>
      </w:r>
      <w:r>
        <w:rPr>
          <w:rFonts w:hint="eastAsia"/>
        </w:rPr>
        <w:t>高通量测序结果分析</w:t>
      </w:r>
      <w:bookmarkEnd w:id="168"/>
    </w:p>
    <w:p w14:paraId="2691AB1F" w14:textId="77777777" w:rsidR="00296D36" w:rsidRDefault="00296D36" w:rsidP="003A4A6B">
      <w:pPr>
        <w:pStyle w:val="11"/>
        <w:snapToGrid w:val="0"/>
        <w:spacing w:beforeLines="100" w:before="312" w:line="300" w:lineRule="auto"/>
      </w:pPr>
      <w:bookmarkStart w:id="169" w:name="_Toc346463109"/>
      <w:r>
        <w:rPr>
          <w:rFonts w:hint="eastAsia"/>
        </w:rPr>
        <w:t xml:space="preserve">4.1 </w:t>
      </w:r>
      <w:r>
        <w:rPr>
          <w:rFonts w:hint="eastAsia"/>
        </w:rPr>
        <w:t>测序统计及细菌多样性评估</w:t>
      </w:r>
      <w:bookmarkEnd w:id="169"/>
    </w:p>
    <w:p w14:paraId="3D5E88E6" w14:textId="77777777" w:rsidR="00296D36" w:rsidRPr="00AC37B3" w:rsidRDefault="00296D36" w:rsidP="00A95F90">
      <w:pPr>
        <w:adjustRightInd w:val="0"/>
        <w:snapToGrid w:val="0"/>
        <w:spacing w:line="300" w:lineRule="auto"/>
        <w:ind w:firstLine="480"/>
        <w:rPr>
          <w:szCs w:val="22"/>
        </w:rPr>
      </w:pPr>
      <w:r>
        <w:rPr>
          <w:rFonts w:hint="eastAsia"/>
          <w:szCs w:val="22"/>
        </w:rPr>
        <w:t>分别对实验未开始时（第</w:t>
      </w:r>
      <w:r>
        <w:rPr>
          <w:rFonts w:hint="eastAsia"/>
          <w:szCs w:val="22"/>
        </w:rPr>
        <w:t>0</w:t>
      </w:r>
      <w:r>
        <w:rPr>
          <w:rFonts w:hint="eastAsia"/>
          <w:szCs w:val="22"/>
        </w:rPr>
        <w:t>周）、实验初始时（第</w:t>
      </w:r>
      <w:r>
        <w:rPr>
          <w:rFonts w:hint="eastAsia"/>
          <w:szCs w:val="22"/>
        </w:rPr>
        <w:t>6</w:t>
      </w:r>
      <w:r>
        <w:rPr>
          <w:rFonts w:hint="eastAsia"/>
          <w:szCs w:val="22"/>
        </w:rPr>
        <w:t>周）、实验中期（第</w:t>
      </w:r>
      <w:r>
        <w:rPr>
          <w:rFonts w:hint="eastAsia"/>
          <w:szCs w:val="22"/>
        </w:rPr>
        <w:t>24</w:t>
      </w:r>
      <w:r>
        <w:rPr>
          <w:rFonts w:hint="eastAsia"/>
          <w:szCs w:val="22"/>
        </w:rPr>
        <w:t>周）以及实验末期（第</w:t>
      </w:r>
      <w:r>
        <w:rPr>
          <w:rFonts w:hint="eastAsia"/>
          <w:szCs w:val="22"/>
        </w:rPr>
        <w:t>66</w:t>
      </w:r>
      <w:r w:rsidR="00A32A07">
        <w:rPr>
          <w:rFonts w:hint="eastAsia"/>
          <w:szCs w:val="22"/>
        </w:rPr>
        <w:t>周）</w:t>
      </w:r>
      <w:r>
        <w:rPr>
          <w:rFonts w:hint="eastAsia"/>
          <w:szCs w:val="22"/>
        </w:rPr>
        <w:t>样品的</w:t>
      </w:r>
      <w:r>
        <w:rPr>
          <w:rFonts w:hint="eastAsia"/>
          <w:szCs w:val="22"/>
        </w:rPr>
        <w:t>16S rRNA</w:t>
      </w:r>
      <w:r>
        <w:rPr>
          <w:rFonts w:hint="eastAsia"/>
          <w:szCs w:val="22"/>
        </w:rPr>
        <w:t>基因</w:t>
      </w:r>
      <w:r>
        <w:rPr>
          <w:rFonts w:hint="eastAsia"/>
          <w:szCs w:val="22"/>
        </w:rPr>
        <w:t>V3</w:t>
      </w:r>
      <w:r>
        <w:rPr>
          <w:szCs w:val="22"/>
        </w:rPr>
        <w:t>–</w:t>
      </w:r>
      <w:r>
        <w:rPr>
          <w:rFonts w:hint="eastAsia"/>
          <w:szCs w:val="22"/>
        </w:rPr>
        <w:t>V4</w:t>
      </w:r>
      <w:r>
        <w:rPr>
          <w:rFonts w:hint="eastAsia"/>
          <w:szCs w:val="22"/>
        </w:rPr>
        <w:t>可变区进行测序，探究不同</w:t>
      </w:r>
      <w:r>
        <w:rPr>
          <w:rFonts w:hint="eastAsia"/>
          <w:szCs w:val="22"/>
        </w:rPr>
        <w:t>PCBs</w:t>
      </w:r>
      <w:r>
        <w:rPr>
          <w:rFonts w:hint="eastAsia"/>
          <w:szCs w:val="22"/>
        </w:rPr>
        <w:t>降解阶段的微</w:t>
      </w:r>
      <w:r w:rsidR="00A32A07">
        <w:rPr>
          <w:rFonts w:hint="eastAsia"/>
          <w:szCs w:val="22"/>
        </w:rPr>
        <w:t>生物群落</w:t>
      </w:r>
      <w:r>
        <w:rPr>
          <w:rFonts w:hint="eastAsia"/>
          <w:szCs w:val="22"/>
        </w:rPr>
        <w:t>组成及变化情况。使用</w:t>
      </w:r>
      <w:r w:rsidRPr="00AC37B3">
        <w:rPr>
          <w:szCs w:val="22"/>
        </w:rPr>
        <w:t>Illumina Miseq</w:t>
      </w:r>
      <w:r w:rsidRPr="00AC37B3">
        <w:rPr>
          <w:rFonts w:hint="eastAsia"/>
          <w:szCs w:val="22"/>
        </w:rPr>
        <w:t>-</w:t>
      </w:r>
      <w:r w:rsidRPr="00AC37B3">
        <w:rPr>
          <w:szCs w:val="22"/>
        </w:rPr>
        <w:t>PE</w:t>
      </w:r>
      <w:r w:rsidRPr="00AC37B3">
        <w:rPr>
          <w:rFonts w:hint="eastAsia"/>
          <w:szCs w:val="22"/>
        </w:rPr>
        <w:t>2</w:t>
      </w:r>
      <w:r w:rsidRPr="00AC37B3">
        <w:rPr>
          <w:szCs w:val="22"/>
        </w:rPr>
        <w:t>5</w:t>
      </w:r>
      <w:r w:rsidRPr="00AC37B3">
        <w:rPr>
          <w:rFonts w:hint="eastAsia"/>
          <w:szCs w:val="22"/>
        </w:rPr>
        <w:t>0</w:t>
      </w:r>
      <w:r>
        <w:rPr>
          <w:rFonts w:hint="eastAsia"/>
          <w:szCs w:val="22"/>
        </w:rPr>
        <w:t>平台</w:t>
      </w:r>
      <w:r w:rsidRPr="00AC37B3">
        <w:rPr>
          <w:szCs w:val="22"/>
        </w:rPr>
        <w:t>对</w:t>
      </w:r>
      <w:r w:rsidRPr="009B0973">
        <w:rPr>
          <w:rFonts w:hint="eastAsia"/>
          <w:color w:val="000000"/>
          <w:szCs w:val="22"/>
        </w:rPr>
        <w:t>10</w:t>
      </w:r>
      <w:r w:rsidRPr="00AC37B3">
        <w:rPr>
          <w:szCs w:val="22"/>
        </w:rPr>
        <w:t>个样品底泥细菌进行测序分析，共得到</w:t>
      </w:r>
      <w:r w:rsidRPr="00610693">
        <w:rPr>
          <w:szCs w:val="22"/>
        </w:rPr>
        <w:t>14</w:t>
      </w:r>
      <w:r w:rsidRPr="00610693">
        <w:rPr>
          <w:rFonts w:hint="eastAsia"/>
          <w:szCs w:val="22"/>
        </w:rPr>
        <w:t>9984</w:t>
      </w:r>
      <w:r w:rsidRPr="00AC37B3">
        <w:rPr>
          <w:szCs w:val="22"/>
        </w:rPr>
        <w:t>条序列，平均每个样品含有</w:t>
      </w:r>
      <w:r>
        <w:rPr>
          <w:rFonts w:hint="eastAsia"/>
          <w:szCs w:val="22"/>
        </w:rPr>
        <w:t>1499</w:t>
      </w:r>
      <w:r w:rsidRPr="002C7BC3">
        <w:rPr>
          <w:rFonts w:hint="eastAsia"/>
          <w:szCs w:val="22"/>
        </w:rPr>
        <w:t>8</w:t>
      </w:r>
      <w:r w:rsidRPr="002C7BC3">
        <w:rPr>
          <w:szCs w:val="22"/>
        </w:rPr>
        <w:t>条序列（</w:t>
      </w:r>
      <w:r w:rsidRPr="002C7BC3">
        <w:rPr>
          <w:rFonts w:hint="eastAsia"/>
          <w:szCs w:val="22"/>
        </w:rPr>
        <w:t>8000</w:t>
      </w:r>
      <w:r>
        <w:rPr>
          <w:szCs w:val="22"/>
        </w:rPr>
        <w:t>–</w:t>
      </w:r>
      <w:r w:rsidRPr="002C7BC3">
        <w:rPr>
          <w:rFonts w:hint="eastAsia"/>
          <w:szCs w:val="22"/>
        </w:rPr>
        <w:t>25273</w:t>
      </w:r>
      <w:r w:rsidRPr="002C7BC3">
        <w:rPr>
          <w:szCs w:val="22"/>
        </w:rPr>
        <w:t>条）</w:t>
      </w:r>
      <w:r>
        <w:rPr>
          <w:rFonts w:hint="eastAsia"/>
          <w:szCs w:val="22"/>
        </w:rPr>
        <w:t>。</w:t>
      </w:r>
      <w:r w:rsidRPr="00AC37B3">
        <w:rPr>
          <w:szCs w:val="22"/>
        </w:rPr>
        <w:t>为分析底泥微生物群落</w:t>
      </w:r>
      <w:r w:rsidRPr="00AC37B3">
        <w:rPr>
          <w:rFonts w:hint="eastAsia"/>
          <w:szCs w:val="22"/>
        </w:rPr>
        <w:t>结构，将相似度达到</w:t>
      </w:r>
      <w:r w:rsidRPr="00AC37B3">
        <w:rPr>
          <w:rFonts w:hint="eastAsia"/>
          <w:szCs w:val="22"/>
        </w:rPr>
        <w:t>97%</w:t>
      </w:r>
      <w:r w:rsidRPr="00AC37B3">
        <w:rPr>
          <w:rFonts w:hint="eastAsia"/>
          <w:szCs w:val="22"/>
        </w:rPr>
        <w:t>的</w:t>
      </w:r>
      <w:r>
        <w:rPr>
          <w:rFonts w:hint="eastAsia"/>
          <w:szCs w:val="22"/>
        </w:rPr>
        <w:t>序列</w:t>
      </w:r>
      <w:r w:rsidRPr="00AC37B3">
        <w:rPr>
          <w:rFonts w:hint="eastAsia"/>
          <w:szCs w:val="22"/>
        </w:rPr>
        <w:t>归为</w:t>
      </w:r>
      <w:r w:rsidRPr="00AC37B3">
        <w:rPr>
          <w:rFonts w:hint="eastAsia"/>
          <w:szCs w:val="22"/>
        </w:rPr>
        <w:t>1</w:t>
      </w:r>
      <w:r w:rsidRPr="00AC37B3">
        <w:rPr>
          <w:rFonts w:hint="eastAsia"/>
          <w:szCs w:val="22"/>
        </w:rPr>
        <w:t>个</w:t>
      </w:r>
      <w:r w:rsidRPr="00AC37B3">
        <w:rPr>
          <w:szCs w:val="22"/>
        </w:rPr>
        <w:t>OT</w:t>
      </w:r>
      <w:r w:rsidR="0004714B" w:rsidRPr="00AC37B3">
        <w:rPr>
          <w:szCs w:val="22"/>
        </w:rPr>
        <w:t>U</w:t>
      </w:r>
      <w:r w:rsidRPr="00AC37B3">
        <w:rPr>
          <w:rFonts w:hint="eastAsia"/>
          <w:szCs w:val="22"/>
        </w:rPr>
        <w:t>，</w:t>
      </w:r>
      <w:r>
        <w:rPr>
          <w:rFonts w:hint="eastAsia"/>
          <w:szCs w:val="22"/>
        </w:rPr>
        <w:t>样品及</w:t>
      </w:r>
      <w:r>
        <w:rPr>
          <w:rFonts w:hint="eastAsia"/>
          <w:szCs w:val="22"/>
        </w:rPr>
        <w:t>OTUs</w:t>
      </w:r>
      <w:r>
        <w:rPr>
          <w:rFonts w:hint="eastAsia"/>
          <w:szCs w:val="22"/>
        </w:rPr>
        <w:t>统计</w:t>
      </w:r>
      <w:r w:rsidRPr="00AC37B3">
        <w:rPr>
          <w:rFonts w:hint="eastAsia"/>
          <w:szCs w:val="22"/>
        </w:rPr>
        <w:t>见下表。</w:t>
      </w:r>
    </w:p>
    <w:p w14:paraId="6EB6A1B7" w14:textId="77777777" w:rsidR="00296D36" w:rsidRPr="00AC37B3" w:rsidRDefault="00296D36" w:rsidP="003A4A6B">
      <w:pPr>
        <w:pStyle w:val="a5"/>
        <w:spacing w:beforeLines="50" w:before="156" w:line="300" w:lineRule="auto"/>
        <w:jc w:val="center"/>
      </w:pPr>
      <w:r w:rsidRPr="00FB363E">
        <w:rPr>
          <w:rFonts w:hint="eastAsia"/>
        </w:rPr>
        <w:t>表</w:t>
      </w:r>
      <w:r>
        <w:rPr>
          <w:rFonts w:hint="eastAsia"/>
        </w:rPr>
        <w:t xml:space="preserve">4-1 </w:t>
      </w:r>
      <w:r>
        <w:rPr>
          <w:rFonts w:hint="eastAsia"/>
        </w:rPr>
        <w:t>序列数及</w:t>
      </w:r>
      <w:r>
        <w:rPr>
          <w:rFonts w:hint="eastAsia"/>
        </w:rPr>
        <w:t>OTUs</w:t>
      </w:r>
      <w:r>
        <w:rPr>
          <w:rFonts w:hint="eastAsia"/>
        </w:rPr>
        <w:t>统计</w:t>
      </w:r>
    </w:p>
    <w:tbl>
      <w:tblPr>
        <w:tblW w:w="5000" w:type="pct"/>
        <w:jc w:val="center"/>
        <w:tblCellMar>
          <w:left w:w="0" w:type="dxa"/>
          <w:right w:w="0" w:type="dxa"/>
        </w:tblCellMar>
        <w:tblLook w:val="04A0" w:firstRow="1" w:lastRow="0" w:firstColumn="1" w:lastColumn="0" w:noHBand="0" w:noVBand="1"/>
      </w:tblPr>
      <w:tblGrid>
        <w:gridCol w:w="2777"/>
        <w:gridCol w:w="2777"/>
        <w:gridCol w:w="2776"/>
      </w:tblGrid>
      <w:tr w:rsidR="00296D36" w:rsidRPr="0033527D" w14:paraId="0D3F2835" w14:textId="77777777" w:rsidTr="00A95F90">
        <w:trPr>
          <w:cantSplit/>
          <w:jc w:val="center"/>
        </w:trPr>
        <w:tc>
          <w:tcPr>
            <w:tcW w:w="1667" w:type="pct"/>
            <w:tcBorders>
              <w:top w:val="single" w:sz="8"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6F66D23A" w14:textId="77777777" w:rsidR="00296D36" w:rsidRPr="0033527D" w:rsidRDefault="00296D36" w:rsidP="00A95F90">
            <w:pPr>
              <w:pStyle w:val="a5"/>
              <w:ind w:leftChars="354" w:left="850"/>
            </w:pPr>
            <w:r w:rsidRPr="0033527D">
              <w:rPr>
                <w:rFonts w:hint="eastAsia"/>
              </w:rPr>
              <w:t>样品名称</w:t>
            </w:r>
          </w:p>
        </w:tc>
        <w:tc>
          <w:tcPr>
            <w:tcW w:w="1667" w:type="pct"/>
            <w:tcBorders>
              <w:top w:val="single" w:sz="8"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569BF8E0" w14:textId="77777777" w:rsidR="00296D36" w:rsidRPr="0033527D" w:rsidRDefault="00296D36" w:rsidP="00A95F90">
            <w:pPr>
              <w:pStyle w:val="a5"/>
              <w:ind w:leftChars="378" w:left="907"/>
            </w:pPr>
            <w:r>
              <w:rPr>
                <w:rFonts w:hint="eastAsia"/>
              </w:rPr>
              <w:t>序列数</w:t>
            </w:r>
          </w:p>
        </w:tc>
        <w:tc>
          <w:tcPr>
            <w:tcW w:w="1667" w:type="pct"/>
            <w:tcBorders>
              <w:top w:val="single" w:sz="8"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38A78251" w14:textId="77777777" w:rsidR="00296D36" w:rsidRPr="0033527D" w:rsidRDefault="00296D36" w:rsidP="00A95F90">
            <w:pPr>
              <w:pStyle w:val="a5"/>
              <w:ind w:leftChars="462" w:left="1109" w:rightChars="99" w:right="238"/>
            </w:pPr>
            <w:r w:rsidRPr="0033527D">
              <w:rPr>
                <w:rFonts w:hint="eastAsia"/>
              </w:rPr>
              <w:t>OTUs</w:t>
            </w:r>
          </w:p>
        </w:tc>
      </w:tr>
      <w:tr w:rsidR="00296D36" w:rsidRPr="0033527D" w14:paraId="1663B00C" w14:textId="77777777" w:rsidTr="00A95F90">
        <w:trPr>
          <w:cantSplit/>
          <w:jc w:val="center"/>
        </w:trPr>
        <w:tc>
          <w:tcPr>
            <w:tcW w:w="1667" w:type="pct"/>
            <w:tcBorders>
              <w:top w:val="single" w:sz="4" w:space="0" w:color="auto"/>
              <w:left w:val="nil"/>
              <w:bottom w:val="nil"/>
              <w:right w:val="nil"/>
            </w:tcBorders>
            <w:shd w:val="clear" w:color="auto" w:fill="auto"/>
            <w:noWrap/>
            <w:tcMar>
              <w:top w:w="15" w:type="dxa"/>
              <w:left w:w="15" w:type="dxa"/>
              <w:bottom w:w="0" w:type="dxa"/>
              <w:right w:w="15" w:type="dxa"/>
            </w:tcMar>
            <w:vAlign w:val="center"/>
            <w:hideMark/>
          </w:tcPr>
          <w:p w14:paraId="4AF6375E" w14:textId="77777777" w:rsidR="00296D36" w:rsidRPr="0033527D" w:rsidRDefault="00296D36" w:rsidP="00A95F90">
            <w:pPr>
              <w:pStyle w:val="a5"/>
              <w:ind w:leftChars="354" w:left="850"/>
            </w:pPr>
            <w:r w:rsidRPr="0033527D">
              <w:rPr>
                <w:rFonts w:hint="eastAsia"/>
              </w:rPr>
              <w:t>T-1</w:t>
            </w:r>
            <w:r>
              <w:rPr>
                <w:rFonts w:hint="eastAsia"/>
              </w:rPr>
              <w:t xml:space="preserve"> </w:t>
            </w:r>
            <w:r w:rsidRPr="0033527D">
              <w:rPr>
                <w:rFonts w:hint="eastAsia"/>
              </w:rPr>
              <w:t>（</w:t>
            </w:r>
            <w:r w:rsidRPr="0033527D">
              <w:rPr>
                <w:rFonts w:hint="eastAsia"/>
              </w:rPr>
              <w:t>0w</w:t>
            </w:r>
            <w:r w:rsidRPr="0033527D">
              <w:rPr>
                <w:rFonts w:hint="eastAsia"/>
              </w:rPr>
              <w:t>）</w:t>
            </w:r>
          </w:p>
        </w:tc>
        <w:tc>
          <w:tcPr>
            <w:tcW w:w="1667" w:type="pct"/>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62B7013D" w14:textId="77777777" w:rsidR="00296D36" w:rsidRPr="0033527D" w:rsidRDefault="00296D36" w:rsidP="00A95F90">
            <w:pPr>
              <w:pStyle w:val="a5"/>
              <w:ind w:leftChars="437" w:left="1049"/>
            </w:pPr>
            <w:r>
              <w:rPr>
                <w:rFonts w:hint="eastAsia"/>
              </w:rPr>
              <w:t>9150</w:t>
            </w:r>
          </w:p>
        </w:tc>
        <w:tc>
          <w:tcPr>
            <w:tcW w:w="1667" w:type="pct"/>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21B7772D" w14:textId="77777777" w:rsidR="00296D36" w:rsidRPr="0033527D" w:rsidRDefault="00296D36" w:rsidP="00A95F90">
            <w:pPr>
              <w:pStyle w:val="a5"/>
              <w:ind w:leftChars="462" w:left="1109" w:rightChars="99" w:right="238"/>
            </w:pPr>
            <w:r>
              <w:rPr>
                <w:rFonts w:hint="eastAsia"/>
              </w:rPr>
              <w:t>1283</w:t>
            </w:r>
          </w:p>
        </w:tc>
      </w:tr>
      <w:tr w:rsidR="00296D36" w:rsidRPr="0033527D" w14:paraId="6B2178D3" w14:textId="77777777" w:rsidTr="00A95F90">
        <w:trPr>
          <w:cantSplit/>
          <w:jc w:val="center"/>
        </w:trPr>
        <w:tc>
          <w:tcPr>
            <w:tcW w:w="1667" w:type="pct"/>
            <w:tcBorders>
              <w:top w:val="nil"/>
              <w:left w:val="nil"/>
              <w:bottom w:val="nil"/>
              <w:right w:val="nil"/>
            </w:tcBorders>
            <w:shd w:val="clear" w:color="auto" w:fill="auto"/>
            <w:noWrap/>
            <w:tcMar>
              <w:top w:w="15" w:type="dxa"/>
              <w:left w:w="15" w:type="dxa"/>
              <w:bottom w:w="0" w:type="dxa"/>
              <w:right w:w="15" w:type="dxa"/>
            </w:tcMar>
            <w:vAlign w:val="center"/>
            <w:hideMark/>
          </w:tcPr>
          <w:p w14:paraId="096586C4" w14:textId="77777777" w:rsidR="00296D36" w:rsidRPr="0033527D" w:rsidRDefault="00296D36" w:rsidP="00A95F90">
            <w:pPr>
              <w:pStyle w:val="a5"/>
              <w:ind w:leftChars="354" w:left="850"/>
            </w:pPr>
            <w:r w:rsidRPr="0033527D">
              <w:rPr>
                <w:rFonts w:hint="eastAsia"/>
              </w:rPr>
              <w:t>T-1</w:t>
            </w:r>
            <w:r>
              <w:rPr>
                <w:rFonts w:hint="eastAsia"/>
              </w:rPr>
              <w:t xml:space="preserve"> </w:t>
            </w:r>
            <w:r w:rsidRPr="0033527D">
              <w:rPr>
                <w:rFonts w:hint="eastAsia"/>
              </w:rPr>
              <w:t>（</w:t>
            </w:r>
            <w:r w:rsidRPr="0033527D">
              <w:rPr>
                <w:rFonts w:hint="eastAsia"/>
              </w:rPr>
              <w:t>6w</w:t>
            </w:r>
            <w:r w:rsidRPr="0033527D">
              <w:rPr>
                <w:rFonts w:hint="eastAsia"/>
              </w:rPr>
              <w:t>）</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16EFCED8" w14:textId="77777777" w:rsidR="00296D36" w:rsidRPr="0033527D" w:rsidRDefault="00296D36" w:rsidP="00A95F90">
            <w:pPr>
              <w:pStyle w:val="a5"/>
              <w:ind w:leftChars="437" w:left="1049"/>
            </w:pPr>
            <w:r>
              <w:rPr>
                <w:rFonts w:hint="eastAsia"/>
              </w:rPr>
              <w:t>8000</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08DEEC72" w14:textId="77777777" w:rsidR="00296D36" w:rsidRPr="0033527D" w:rsidRDefault="00296D36" w:rsidP="00A95F90">
            <w:pPr>
              <w:pStyle w:val="a5"/>
              <w:ind w:leftChars="462" w:left="1109" w:rightChars="99" w:right="238"/>
            </w:pPr>
            <w:r>
              <w:rPr>
                <w:rFonts w:hint="eastAsia"/>
              </w:rPr>
              <w:t>1126</w:t>
            </w:r>
          </w:p>
        </w:tc>
      </w:tr>
      <w:tr w:rsidR="00296D36" w:rsidRPr="0033527D" w14:paraId="44CB6044" w14:textId="77777777" w:rsidTr="00A95F90">
        <w:trPr>
          <w:cantSplit/>
          <w:jc w:val="center"/>
        </w:trPr>
        <w:tc>
          <w:tcPr>
            <w:tcW w:w="1667" w:type="pct"/>
            <w:tcBorders>
              <w:top w:val="nil"/>
              <w:left w:val="nil"/>
              <w:bottom w:val="nil"/>
              <w:right w:val="nil"/>
            </w:tcBorders>
            <w:shd w:val="clear" w:color="auto" w:fill="auto"/>
            <w:noWrap/>
            <w:tcMar>
              <w:top w:w="15" w:type="dxa"/>
              <w:left w:w="15" w:type="dxa"/>
              <w:bottom w:w="0" w:type="dxa"/>
              <w:right w:w="15" w:type="dxa"/>
            </w:tcMar>
            <w:vAlign w:val="center"/>
            <w:hideMark/>
          </w:tcPr>
          <w:p w14:paraId="7E252551" w14:textId="77777777" w:rsidR="00296D36" w:rsidRPr="0033527D" w:rsidRDefault="00296D36" w:rsidP="00A95F90">
            <w:pPr>
              <w:pStyle w:val="a5"/>
              <w:ind w:leftChars="354" w:left="850"/>
            </w:pPr>
            <w:r w:rsidRPr="0033527D">
              <w:rPr>
                <w:rFonts w:hint="eastAsia"/>
              </w:rPr>
              <w:t>T-1</w:t>
            </w:r>
            <w:r w:rsidRPr="0033527D">
              <w:rPr>
                <w:rFonts w:hint="eastAsia"/>
              </w:rPr>
              <w:t>（</w:t>
            </w:r>
            <w:r w:rsidRPr="0033527D">
              <w:rPr>
                <w:rFonts w:hint="eastAsia"/>
              </w:rPr>
              <w:t>24w</w:t>
            </w:r>
            <w:r w:rsidRPr="0033527D">
              <w:rPr>
                <w:rFonts w:hint="eastAsia"/>
              </w:rPr>
              <w:t>）</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72159F91" w14:textId="77777777" w:rsidR="00296D36" w:rsidRPr="0033527D" w:rsidRDefault="00296D36" w:rsidP="00A95F90">
            <w:pPr>
              <w:pStyle w:val="a5"/>
              <w:ind w:leftChars="437" w:left="1049"/>
            </w:pPr>
            <w:r>
              <w:rPr>
                <w:rFonts w:hint="eastAsia"/>
              </w:rPr>
              <w:t>9905</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4297635B" w14:textId="77777777" w:rsidR="00296D36" w:rsidRPr="0033527D" w:rsidRDefault="00296D36" w:rsidP="00A95F90">
            <w:pPr>
              <w:pStyle w:val="a5"/>
              <w:ind w:leftChars="462" w:left="1109" w:rightChars="99" w:right="238"/>
            </w:pPr>
            <w:r>
              <w:rPr>
                <w:rFonts w:hint="eastAsia"/>
              </w:rPr>
              <w:t>1208</w:t>
            </w:r>
          </w:p>
        </w:tc>
      </w:tr>
      <w:tr w:rsidR="00296D36" w:rsidRPr="0033527D" w14:paraId="5D330CCB" w14:textId="77777777" w:rsidTr="00A95F90">
        <w:trPr>
          <w:cantSplit/>
          <w:jc w:val="center"/>
        </w:trPr>
        <w:tc>
          <w:tcPr>
            <w:tcW w:w="1667" w:type="pct"/>
            <w:tcBorders>
              <w:top w:val="nil"/>
              <w:left w:val="nil"/>
              <w:bottom w:val="nil"/>
              <w:right w:val="nil"/>
            </w:tcBorders>
            <w:shd w:val="clear" w:color="auto" w:fill="auto"/>
            <w:noWrap/>
            <w:tcMar>
              <w:top w:w="15" w:type="dxa"/>
              <w:left w:w="15" w:type="dxa"/>
              <w:bottom w:w="0" w:type="dxa"/>
              <w:right w:w="15" w:type="dxa"/>
            </w:tcMar>
            <w:vAlign w:val="center"/>
          </w:tcPr>
          <w:p w14:paraId="4938F21C" w14:textId="77777777" w:rsidR="00296D36" w:rsidRPr="0033527D" w:rsidRDefault="00296D36" w:rsidP="00A95F90">
            <w:pPr>
              <w:pStyle w:val="a5"/>
              <w:ind w:leftChars="354" w:left="850"/>
            </w:pPr>
            <w:r w:rsidRPr="0033527D">
              <w:rPr>
                <w:rFonts w:hint="eastAsia"/>
              </w:rPr>
              <w:t>T-1</w:t>
            </w:r>
            <w:r w:rsidRPr="0033527D">
              <w:rPr>
                <w:rFonts w:hint="eastAsia"/>
              </w:rPr>
              <w:t>（</w:t>
            </w:r>
            <w:r w:rsidRPr="0033527D">
              <w:rPr>
                <w:rFonts w:hint="eastAsia"/>
              </w:rPr>
              <w:t>66w</w:t>
            </w:r>
            <w:r w:rsidRPr="0033527D">
              <w:rPr>
                <w:rFonts w:hint="eastAsia"/>
              </w:rPr>
              <w:t>）</w:t>
            </w:r>
          </w:p>
        </w:tc>
        <w:tc>
          <w:tcPr>
            <w:tcW w:w="1667" w:type="pct"/>
            <w:tcBorders>
              <w:top w:val="nil"/>
              <w:left w:val="nil"/>
              <w:bottom w:val="nil"/>
              <w:right w:val="nil"/>
            </w:tcBorders>
            <w:shd w:val="clear" w:color="auto" w:fill="auto"/>
            <w:tcMar>
              <w:top w:w="15" w:type="dxa"/>
              <w:left w:w="15" w:type="dxa"/>
              <w:bottom w:w="0" w:type="dxa"/>
              <w:right w:w="15" w:type="dxa"/>
            </w:tcMar>
            <w:vAlign w:val="center"/>
          </w:tcPr>
          <w:p w14:paraId="28ACFB1C" w14:textId="77777777" w:rsidR="00296D36" w:rsidRPr="0033527D" w:rsidRDefault="00296D36" w:rsidP="00A95F90">
            <w:pPr>
              <w:pStyle w:val="a5"/>
              <w:ind w:leftChars="437" w:left="1049"/>
            </w:pPr>
            <w:r>
              <w:rPr>
                <w:rFonts w:hint="eastAsia"/>
              </w:rPr>
              <w:t>22174</w:t>
            </w:r>
          </w:p>
        </w:tc>
        <w:tc>
          <w:tcPr>
            <w:tcW w:w="1667" w:type="pct"/>
            <w:tcBorders>
              <w:top w:val="nil"/>
              <w:left w:val="nil"/>
              <w:bottom w:val="nil"/>
              <w:right w:val="nil"/>
            </w:tcBorders>
            <w:shd w:val="clear" w:color="auto" w:fill="auto"/>
            <w:tcMar>
              <w:top w:w="15" w:type="dxa"/>
              <w:left w:w="15" w:type="dxa"/>
              <w:bottom w:w="0" w:type="dxa"/>
              <w:right w:w="15" w:type="dxa"/>
            </w:tcMar>
            <w:vAlign w:val="center"/>
          </w:tcPr>
          <w:p w14:paraId="0F2A19F9" w14:textId="77777777" w:rsidR="00296D36" w:rsidRPr="0033527D" w:rsidRDefault="00296D36" w:rsidP="00A95F90">
            <w:pPr>
              <w:pStyle w:val="a5"/>
              <w:ind w:leftChars="462" w:left="1109" w:rightChars="99" w:right="238"/>
            </w:pPr>
            <w:r>
              <w:rPr>
                <w:rFonts w:hint="eastAsia"/>
              </w:rPr>
              <w:t>1921</w:t>
            </w:r>
          </w:p>
        </w:tc>
      </w:tr>
      <w:tr w:rsidR="00296D36" w:rsidRPr="0033527D" w14:paraId="11AB890B" w14:textId="77777777" w:rsidTr="00A95F90">
        <w:trPr>
          <w:cantSplit/>
          <w:jc w:val="center"/>
        </w:trPr>
        <w:tc>
          <w:tcPr>
            <w:tcW w:w="1667" w:type="pct"/>
            <w:tcBorders>
              <w:top w:val="nil"/>
              <w:left w:val="nil"/>
              <w:bottom w:val="nil"/>
              <w:right w:val="nil"/>
            </w:tcBorders>
            <w:shd w:val="clear" w:color="auto" w:fill="auto"/>
            <w:noWrap/>
            <w:tcMar>
              <w:top w:w="15" w:type="dxa"/>
              <w:left w:w="15" w:type="dxa"/>
              <w:bottom w:w="0" w:type="dxa"/>
              <w:right w:w="15" w:type="dxa"/>
            </w:tcMar>
            <w:vAlign w:val="center"/>
          </w:tcPr>
          <w:p w14:paraId="0A7EAF73" w14:textId="77777777" w:rsidR="00296D36" w:rsidRPr="0033527D" w:rsidRDefault="00296D36" w:rsidP="00A95F90">
            <w:pPr>
              <w:pStyle w:val="a5"/>
              <w:ind w:leftChars="354" w:left="850"/>
            </w:pPr>
            <w:r w:rsidRPr="0033527D">
              <w:rPr>
                <w:rFonts w:hint="eastAsia"/>
              </w:rPr>
              <w:t>T-S</w:t>
            </w:r>
            <w:r>
              <w:rPr>
                <w:rFonts w:hint="eastAsia"/>
              </w:rPr>
              <w:t xml:space="preserve"> </w:t>
            </w:r>
            <w:r w:rsidRPr="0033527D">
              <w:rPr>
                <w:rFonts w:hint="eastAsia"/>
              </w:rPr>
              <w:t>（</w:t>
            </w:r>
            <w:r w:rsidRPr="0033527D">
              <w:rPr>
                <w:rFonts w:hint="eastAsia"/>
              </w:rPr>
              <w:t>6w</w:t>
            </w:r>
            <w:r w:rsidRPr="0033527D">
              <w:rPr>
                <w:rFonts w:hint="eastAsia"/>
              </w:rPr>
              <w:t>）</w:t>
            </w:r>
          </w:p>
        </w:tc>
        <w:tc>
          <w:tcPr>
            <w:tcW w:w="1667" w:type="pct"/>
            <w:tcBorders>
              <w:top w:val="nil"/>
              <w:left w:val="nil"/>
              <w:bottom w:val="nil"/>
              <w:right w:val="nil"/>
            </w:tcBorders>
            <w:shd w:val="clear" w:color="auto" w:fill="auto"/>
            <w:tcMar>
              <w:top w:w="15" w:type="dxa"/>
              <w:left w:w="15" w:type="dxa"/>
              <w:bottom w:w="0" w:type="dxa"/>
              <w:right w:w="15" w:type="dxa"/>
            </w:tcMar>
            <w:vAlign w:val="center"/>
          </w:tcPr>
          <w:p w14:paraId="391D913D" w14:textId="77777777" w:rsidR="00296D36" w:rsidRPr="0033527D" w:rsidRDefault="00296D36" w:rsidP="00A95F90">
            <w:pPr>
              <w:pStyle w:val="a5"/>
              <w:ind w:leftChars="437" w:left="1049"/>
            </w:pPr>
            <w:r w:rsidRPr="002C7BC3">
              <w:rPr>
                <w:rFonts w:hint="eastAsia"/>
              </w:rPr>
              <w:t>8517</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3E59AF6C" w14:textId="77777777" w:rsidR="00296D36" w:rsidRPr="0033527D" w:rsidRDefault="00296D36" w:rsidP="00A95F90">
            <w:pPr>
              <w:pStyle w:val="a5"/>
              <w:ind w:leftChars="462" w:left="1109" w:rightChars="99" w:right="238"/>
            </w:pPr>
            <w:r w:rsidRPr="002C7BC3">
              <w:rPr>
                <w:rFonts w:hint="eastAsia"/>
              </w:rPr>
              <w:t>1235</w:t>
            </w:r>
          </w:p>
        </w:tc>
      </w:tr>
      <w:tr w:rsidR="00296D36" w:rsidRPr="0033527D" w14:paraId="59878F5B" w14:textId="77777777" w:rsidTr="00A95F90">
        <w:trPr>
          <w:cantSplit/>
          <w:jc w:val="center"/>
        </w:trPr>
        <w:tc>
          <w:tcPr>
            <w:tcW w:w="1667" w:type="pct"/>
            <w:tcBorders>
              <w:top w:val="nil"/>
              <w:left w:val="nil"/>
              <w:bottom w:val="nil"/>
              <w:right w:val="nil"/>
            </w:tcBorders>
            <w:shd w:val="clear" w:color="auto" w:fill="auto"/>
            <w:noWrap/>
            <w:tcMar>
              <w:top w:w="15" w:type="dxa"/>
              <w:left w:w="15" w:type="dxa"/>
              <w:bottom w:w="0" w:type="dxa"/>
              <w:right w:w="15" w:type="dxa"/>
            </w:tcMar>
            <w:vAlign w:val="center"/>
          </w:tcPr>
          <w:p w14:paraId="7CB5376B" w14:textId="77777777" w:rsidR="00296D36" w:rsidRPr="0033527D" w:rsidRDefault="00296D36" w:rsidP="00A95F90">
            <w:pPr>
              <w:pStyle w:val="a5"/>
              <w:ind w:leftChars="354" w:left="850"/>
            </w:pPr>
            <w:r w:rsidRPr="0033527D">
              <w:rPr>
                <w:rFonts w:hint="eastAsia"/>
              </w:rPr>
              <w:t>T-S</w:t>
            </w:r>
            <w:r w:rsidRPr="0033527D">
              <w:rPr>
                <w:rFonts w:hint="eastAsia"/>
              </w:rPr>
              <w:t>（</w:t>
            </w:r>
            <w:r w:rsidRPr="0033527D">
              <w:rPr>
                <w:rFonts w:hint="eastAsia"/>
              </w:rPr>
              <w:t>24w</w:t>
            </w:r>
            <w:r w:rsidRPr="0033527D">
              <w:rPr>
                <w:rFonts w:hint="eastAsia"/>
              </w:rPr>
              <w:t>）</w:t>
            </w:r>
          </w:p>
        </w:tc>
        <w:tc>
          <w:tcPr>
            <w:tcW w:w="1667" w:type="pct"/>
            <w:tcBorders>
              <w:top w:val="nil"/>
              <w:left w:val="nil"/>
              <w:bottom w:val="nil"/>
              <w:right w:val="nil"/>
            </w:tcBorders>
            <w:shd w:val="clear" w:color="auto" w:fill="auto"/>
            <w:tcMar>
              <w:top w:w="15" w:type="dxa"/>
              <w:left w:w="15" w:type="dxa"/>
              <w:bottom w:w="0" w:type="dxa"/>
              <w:right w:w="15" w:type="dxa"/>
            </w:tcMar>
            <w:vAlign w:val="center"/>
          </w:tcPr>
          <w:p w14:paraId="4F1C0E90" w14:textId="77777777" w:rsidR="00296D36" w:rsidRPr="0033527D" w:rsidRDefault="00296D36" w:rsidP="00A95F90">
            <w:pPr>
              <w:pStyle w:val="a5"/>
              <w:ind w:leftChars="437" w:left="1049"/>
            </w:pPr>
            <w:r w:rsidRPr="002C7BC3">
              <w:rPr>
                <w:rFonts w:hint="eastAsia"/>
              </w:rPr>
              <w:t>21411</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02678C8C" w14:textId="77777777" w:rsidR="00296D36" w:rsidRPr="0033527D" w:rsidRDefault="00296D36" w:rsidP="00A95F90">
            <w:pPr>
              <w:pStyle w:val="a5"/>
              <w:ind w:leftChars="462" w:left="1109" w:rightChars="99" w:right="238"/>
            </w:pPr>
            <w:r w:rsidRPr="002C7BC3">
              <w:rPr>
                <w:rFonts w:hint="eastAsia"/>
              </w:rPr>
              <w:t>1600</w:t>
            </w:r>
          </w:p>
        </w:tc>
      </w:tr>
      <w:tr w:rsidR="00296D36" w:rsidRPr="0033527D" w14:paraId="40EE3337" w14:textId="77777777" w:rsidTr="00A95F90">
        <w:trPr>
          <w:cantSplit/>
          <w:jc w:val="center"/>
        </w:trPr>
        <w:tc>
          <w:tcPr>
            <w:tcW w:w="1667" w:type="pct"/>
            <w:tcBorders>
              <w:top w:val="nil"/>
              <w:left w:val="nil"/>
              <w:bottom w:val="nil"/>
              <w:right w:val="nil"/>
            </w:tcBorders>
            <w:shd w:val="clear" w:color="auto" w:fill="auto"/>
            <w:noWrap/>
            <w:tcMar>
              <w:top w:w="15" w:type="dxa"/>
              <w:left w:w="15" w:type="dxa"/>
              <w:bottom w:w="0" w:type="dxa"/>
              <w:right w:w="15" w:type="dxa"/>
            </w:tcMar>
            <w:vAlign w:val="center"/>
          </w:tcPr>
          <w:p w14:paraId="40936E40" w14:textId="77777777" w:rsidR="00296D36" w:rsidRPr="0033527D" w:rsidRDefault="00296D36" w:rsidP="00A95F90">
            <w:pPr>
              <w:pStyle w:val="a5"/>
              <w:ind w:leftChars="354" w:left="850"/>
            </w:pPr>
            <w:r w:rsidRPr="0033527D">
              <w:rPr>
                <w:rFonts w:hint="eastAsia"/>
              </w:rPr>
              <w:t>T-S</w:t>
            </w:r>
            <w:r w:rsidRPr="0033527D">
              <w:rPr>
                <w:rFonts w:hint="eastAsia"/>
              </w:rPr>
              <w:t>（</w:t>
            </w:r>
            <w:r w:rsidRPr="0033527D">
              <w:rPr>
                <w:rFonts w:hint="eastAsia"/>
              </w:rPr>
              <w:t>66w</w:t>
            </w:r>
            <w:r w:rsidRPr="0033527D">
              <w:rPr>
                <w:rFonts w:hint="eastAsia"/>
              </w:rPr>
              <w:t>）</w:t>
            </w:r>
          </w:p>
        </w:tc>
        <w:tc>
          <w:tcPr>
            <w:tcW w:w="1667" w:type="pct"/>
            <w:tcBorders>
              <w:top w:val="nil"/>
              <w:left w:val="nil"/>
              <w:bottom w:val="nil"/>
              <w:right w:val="nil"/>
            </w:tcBorders>
            <w:shd w:val="clear" w:color="auto" w:fill="auto"/>
            <w:tcMar>
              <w:top w:w="15" w:type="dxa"/>
              <w:left w:w="15" w:type="dxa"/>
              <w:bottom w:w="0" w:type="dxa"/>
              <w:right w:w="15" w:type="dxa"/>
            </w:tcMar>
            <w:vAlign w:val="center"/>
          </w:tcPr>
          <w:p w14:paraId="72F97612" w14:textId="77777777" w:rsidR="00296D36" w:rsidRPr="0033527D" w:rsidRDefault="00296D36" w:rsidP="00A95F90">
            <w:pPr>
              <w:pStyle w:val="a5"/>
              <w:ind w:leftChars="437" w:left="1049"/>
            </w:pPr>
            <w:r w:rsidRPr="002C7BC3">
              <w:rPr>
                <w:rFonts w:hint="eastAsia"/>
              </w:rPr>
              <w:t>25273</w:t>
            </w:r>
          </w:p>
        </w:tc>
        <w:tc>
          <w:tcPr>
            <w:tcW w:w="1667" w:type="pct"/>
            <w:tcBorders>
              <w:top w:val="nil"/>
              <w:left w:val="nil"/>
              <w:bottom w:val="nil"/>
              <w:right w:val="nil"/>
            </w:tcBorders>
            <w:shd w:val="clear" w:color="auto" w:fill="auto"/>
            <w:tcMar>
              <w:top w:w="15" w:type="dxa"/>
              <w:left w:w="15" w:type="dxa"/>
              <w:bottom w:w="0" w:type="dxa"/>
              <w:right w:w="15" w:type="dxa"/>
            </w:tcMar>
            <w:vAlign w:val="center"/>
          </w:tcPr>
          <w:p w14:paraId="67339529" w14:textId="77777777" w:rsidR="00296D36" w:rsidRPr="0033527D" w:rsidRDefault="00296D36" w:rsidP="00A95F90">
            <w:pPr>
              <w:pStyle w:val="a5"/>
              <w:ind w:leftChars="462" w:left="1109" w:rightChars="99" w:right="238"/>
            </w:pPr>
            <w:r w:rsidRPr="002C7BC3">
              <w:rPr>
                <w:rFonts w:hint="eastAsia"/>
              </w:rPr>
              <w:t>1941</w:t>
            </w:r>
          </w:p>
        </w:tc>
      </w:tr>
      <w:tr w:rsidR="00296D36" w:rsidRPr="0033527D" w14:paraId="225B9720" w14:textId="77777777" w:rsidTr="00A95F90">
        <w:trPr>
          <w:cantSplit/>
          <w:jc w:val="center"/>
        </w:trPr>
        <w:tc>
          <w:tcPr>
            <w:tcW w:w="1667" w:type="pct"/>
            <w:tcBorders>
              <w:top w:val="nil"/>
              <w:left w:val="nil"/>
              <w:bottom w:val="nil"/>
              <w:right w:val="nil"/>
            </w:tcBorders>
            <w:shd w:val="clear" w:color="auto" w:fill="auto"/>
            <w:noWrap/>
            <w:tcMar>
              <w:top w:w="15" w:type="dxa"/>
              <w:left w:w="15" w:type="dxa"/>
              <w:bottom w:w="0" w:type="dxa"/>
              <w:right w:w="15" w:type="dxa"/>
            </w:tcMar>
            <w:vAlign w:val="center"/>
          </w:tcPr>
          <w:p w14:paraId="0D2F9F59" w14:textId="77777777" w:rsidR="00296D36" w:rsidRPr="0033527D" w:rsidRDefault="00296D36" w:rsidP="00A95F90">
            <w:pPr>
              <w:pStyle w:val="a5"/>
              <w:ind w:leftChars="354" w:left="850"/>
            </w:pPr>
            <w:r w:rsidRPr="0033527D">
              <w:rPr>
                <w:rFonts w:hint="eastAsia"/>
              </w:rPr>
              <w:t>T-Fe</w:t>
            </w:r>
            <w:r>
              <w:rPr>
                <w:rFonts w:hint="eastAsia"/>
              </w:rPr>
              <w:t xml:space="preserve"> </w:t>
            </w:r>
            <w:r w:rsidRPr="0033527D">
              <w:rPr>
                <w:rFonts w:hint="eastAsia"/>
              </w:rPr>
              <w:t>（</w:t>
            </w:r>
            <w:r w:rsidRPr="0033527D">
              <w:rPr>
                <w:rFonts w:hint="eastAsia"/>
              </w:rPr>
              <w:t>6w</w:t>
            </w:r>
            <w:r w:rsidRPr="0033527D">
              <w:rPr>
                <w:rFonts w:hint="eastAsia"/>
              </w:rPr>
              <w:t>）</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7700CF0D" w14:textId="77777777" w:rsidR="00296D36" w:rsidRPr="0033527D" w:rsidRDefault="00296D36" w:rsidP="00A95F90">
            <w:pPr>
              <w:pStyle w:val="a5"/>
              <w:ind w:leftChars="437" w:left="1049"/>
            </w:pPr>
            <w:r w:rsidRPr="002C7BC3">
              <w:rPr>
                <w:rFonts w:hint="eastAsia"/>
              </w:rPr>
              <w:t>8190</w:t>
            </w:r>
          </w:p>
        </w:tc>
        <w:tc>
          <w:tcPr>
            <w:tcW w:w="1667" w:type="pct"/>
            <w:tcBorders>
              <w:top w:val="nil"/>
              <w:left w:val="nil"/>
              <w:bottom w:val="nil"/>
              <w:right w:val="nil"/>
            </w:tcBorders>
            <w:shd w:val="clear" w:color="auto" w:fill="auto"/>
            <w:tcMar>
              <w:top w:w="15" w:type="dxa"/>
              <w:left w:w="15" w:type="dxa"/>
              <w:bottom w:w="0" w:type="dxa"/>
              <w:right w:w="15" w:type="dxa"/>
            </w:tcMar>
            <w:vAlign w:val="center"/>
            <w:hideMark/>
          </w:tcPr>
          <w:p w14:paraId="75142EFD" w14:textId="77777777" w:rsidR="00296D36" w:rsidRPr="0033527D" w:rsidRDefault="00296D36" w:rsidP="00A95F90">
            <w:pPr>
              <w:pStyle w:val="a5"/>
              <w:ind w:leftChars="462" w:left="1109" w:rightChars="99" w:right="238"/>
            </w:pPr>
            <w:r w:rsidRPr="002C7BC3">
              <w:rPr>
                <w:rFonts w:hint="eastAsia"/>
              </w:rPr>
              <w:t>1053</w:t>
            </w:r>
          </w:p>
        </w:tc>
      </w:tr>
      <w:tr w:rsidR="00296D36" w:rsidRPr="0033527D" w14:paraId="3C950D4C" w14:textId="77777777" w:rsidTr="00A95F90">
        <w:trPr>
          <w:cantSplit/>
          <w:jc w:val="center"/>
        </w:trPr>
        <w:tc>
          <w:tcPr>
            <w:tcW w:w="1667" w:type="pct"/>
            <w:tcBorders>
              <w:top w:val="nil"/>
              <w:left w:val="nil"/>
              <w:right w:val="nil"/>
            </w:tcBorders>
            <w:shd w:val="clear" w:color="auto" w:fill="auto"/>
            <w:noWrap/>
            <w:tcMar>
              <w:top w:w="15" w:type="dxa"/>
              <w:left w:w="15" w:type="dxa"/>
              <w:bottom w:w="0" w:type="dxa"/>
              <w:right w:w="15" w:type="dxa"/>
            </w:tcMar>
            <w:vAlign w:val="center"/>
          </w:tcPr>
          <w:p w14:paraId="2EC159CD" w14:textId="77777777" w:rsidR="00296D36" w:rsidRPr="0033527D" w:rsidRDefault="00296D36" w:rsidP="00A95F90">
            <w:pPr>
              <w:pStyle w:val="a5"/>
              <w:ind w:leftChars="354" w:left="850"/>
            </w:pPr>
            <w:r w:rsidRPr="0033527D">
              <w:rPr>
                <w:rFonts w:hint="eastAsia"/>
              </w:rPr>
              <w:t>T-Fe</w:t>
            </w:r>
            <w:r w:rsidRPr="0033527D">
              <w:rPr>
                <w:rFonts w:hint="eastAsia"/>
              </w:rPr>
              <w:t>（</w:t>
            </w:r>
            <w:r w:rsidRPr="0033527D">
              <w:rPr>
                <w:rFonts w:hint="eastAsia"/>
              </w:rPr>
              <w:t>24w</w:t>
            </w:r>
            <w:r w:rsidRPr="0033527D">
              <w:rPr>
                <w:rFonts w:hint="eastAsia"/>
              </w:rPr>
              <w:t>）</w:t>
            </w:r>
          </w:p>
        </w:tc>
        <w:tc>
          <w:tcPr>
            <w:tcW w:w="1667" w:type="pct"/>
            <w:tcBorders>
              <w:top w:val="nil"/>
              <w:left w:val="nil"/>
              <w:right w:val="nil"/>
            </w:tcBorders>
            <w:shd w:val="clear" w:color="auto" w:fill="auto"/>
            <w:tcMar>
              <w:top w:w="15" w:type="dxa"/>
              <w:left w:w="15" w:type="dxa"/>
              <w:bottom w:w="0" w:type="dxa"/>
              <w:right w:w="15" w:type="dxa"/>
            </w:tcMar>
            <w:vAlign w:val="center"/>
            <w:hideMark/>
          </w:tcPr>
          <w:p w14:paraId="4A9EE9A2" w14:textId="77777777" w:rsidR="00296D36" w:rsidRPr="0033527D" w:rsidRDefault="00296D36" w:rsidP="00A95F90">
            <w:pPr>
              <w:pStyle w:val="a5"/>
              <w:ind w:leftChars="437" w:left="1049"/>
            </w:pPr>
            <w:r w:rsidRPr="002C7BC3">
              <w:rPr>
                <w:rFonts w:hint="eastAsia"/>
              </w:rPr>
              <w:t>13618</w:t>
            </w:r>
          </w:p>
        </w:tc>
        <w:tc>
          <w:tcPr>
            <w:tcW w:w="1667" w:type="pct"/>
            <w:tcBorders>
              <w:top w:val="nil"/>
              <w:left w:val="nil"/>
              <w:right w:val="nil"/>
            </w:tcBorders>
            <w:shd w:val="clear" w:color="auto" w:fill="auto"/>
            <w:tcMar>
              <w:top w:w="15" w:type="dxa"/>
              <w:left w:w="15" w:type="dxa"/>
              <w:bottom w:w="0" w:type="dxa"/>
              <w:right w:w="15" w:type="dxa"/>
            </w:tcMar>
            <w:vAlign w:val="center"/>
            <w:hideMark/>
          </w:tcPr>
          <w:p w14:paraId="4D75D5BA" w14:textId="77777777" w:rsidR="00296D36" w:rsidRPr="0033527D" w:rsidRDefault="00296D36" w:rsidP="00A95F90">
            <w:pPr>
              <w:pStyle w:val="a5"/>
              <w:ind w:leftChars="462" w:left="1109" w:rightChars="99" w:right="238"/>
            </w:pPr>
            <w:r w:rsidRPr="002C7BC3">
              <w:rPr>
                <w:rFonts w:hint="eastAsia"/>
              </w:rPr>
              <w:t>1162</w:t>
            </w:r>
          </w:p>
        </w:tc>
      </w:tr>
      <w:tr w:rsidR="00296D36" w:rsidRPr="0033527D" w14:paraId="655BE3D8" w14:textId="77777777" w:rsidTr="00A95F90">
        <w:trPr>
          <w:cantSplit/>
          <w:jc w:val="center"/>
        </w:trPr>
        <w:tc>
          <w:tcPr>
            <w:tcW w:w="1667" w:type="pct"/>
            <w:tcBorders>
              <w:top w:val="nil"/>
              <w:left w:val="nil"/>
              <w:right w:val="nil"/>
            </w:tcBorders>
            <w:shd w:val="clear" w:color="auto" w:fill="auto"/>
            <w:noWrap/>
            <w:tcMar>
              <w:top w:w="15" w:type="dxa"/>
              <w:left w:w="15" w:type="dxa"/>
              <w:bottom w:w="0" w:type="dxa"/>
              <w:right w:w="15" w:type="dxa"/>
            </w:tcMar>
            <w:vAlign w:val="center"/>
          </w:tcPr>
          <w:p w14:paraId="3D2BF673" w14:textId="77777777" w:rsidR="00296D36" w:rsidRPr="0033527D" w:rsidRDefault="00296D36" w:rsidP="00A95F90">
            <w:pPr>
              <w:pStyle w:val="a5"/>
              <w:ind w:leftChars="354" w:left="850"/>
            </w:pPr>
            <w:r w:rsidRPr="0033527D">
              <w:rPr>
                <w:rFonts w:hint="eastAsia"/>
              </w:rPr>
              <w:t>T-Fe</w:t>
            </w:r>
            <w:r w:rsidRPr="0033527D">
              <w:rPr>
                <w:rFonts w:hint="eastAsia"/>
              </w:rPr>
              <w:t>（</w:t>
            </w:r>
            <w:r w:rsidRPr="0033527D">
              <w:rPr>
                <w:rFonts w:hint="eastAsia"/>
              </w:rPr>
              <w:t>66w</w:t>
            </w:r>
            <w:r w:rsidRPr="0033527D">
              <w:rPr>
                <w:rFonts w:hint="eastAsia"/>
              </w:rPr>
              <w:t>）</w:t>
            </w:r>
          </w:p>
        </w:tc>
        <w:tc>
          <w:tcPr>
            <w:tcW w:w="1667" w:type="pct"/>
            <w:tcBorders>
              <w:top w:val="nil"/>
              <w:left w:val="nil"/>
              <w:right w:val="nil"/>
            </w:tcBorders>
            <w:shd w:val="clear" w:color="auto" w:fill="auto"/>
            <w:tcMar>
              <w:top w:w="15" w:type="dxa"/>
              <w:left w:w="15" w:type="dxa"/>
              <w:bottom w:w="0" w:type="dxa"/>
              <w:right w:w="15" w:type="dxa"/>
            </w:tcMar>
            <w:vAlign w:val="center"/>
          </w:tcPr>
          <w:p w14:paraId="5A9A6B73" w14:textId="77777777" w:rsidR="00296D36" w:rsidRPr="0033527D" w:rsidRDefault="00296D36" w:rsidP="00A95F90">
            <w:pPr>
              <w:pStyle w:val="a5"/>
              <w:ind w:leftChars="437" w:left="1049"/>
            </w:pPr>
            <w:r w:rsidRPr="002C7BC3">
              <w:rPr>
                <w:rFonts w:hint="eastAsia"/>
              </w:rPr>
              <w:t>23746</w:t>
            </w:r>
          </w:p>
        </w:tc>
        <w:tc>
          <w:tcPr>
            <w:tcW w:w="1667" w:type="pct"/>
            <w:tcBorders>
              <w:top w:val="nil"/>
              <w:left w:val="nil"/>
              <w:right w:val="nil"/>
            </w:tcBorders>
            <w:shd w:val="clear" w:color="auto" w:fill="auto"/>
            <w:tcMar>
              <w:top w:w="15" w:type="dxa"/>
              <w:left w:w="15" w:type="dxa"/>
              <w:bottom w:w="0" w:type="dxa"/>
              <w:right w:w="15" w:type="dxa"/>
            </w:tcMar>
            <w:vAlign w:val="center"/>
          </w:tcPr>
          <w:p w14:paraId="7118F42A" w14:textId="77777777" w:rsidR="00296D36" w:rsidRPr="0033527D" w:rsidRDefault="00296D36" w:rsidP="00A95F90">
            <w:pPr>
              <w:pStyle w:val="a5"/>
              <w:ind w:leftChars="462" w:left="1109" w:rightChars="99" w:right="238"/>
            </w:pPr>
            <w:r w:rsidRPr="002C7BC3">
              <w:rPr>
                <w:rFonts w:hint="eastAsia"/>
              </w:rPr>
              <w:t>1674</w:t>
            </w:r>
          </w:p>
        </w:tc>
      </w:tr>
      <w:tr w:rsidR="00296D36" w:rsidRPr="0033527D" w14:paraId="1418E1EB" w14:textId="77777777" w:rsidTr="00A95F90">
        <w:trPr>
          <w:cantSplit/>
          <w:jc w:val="center"/>
        </w:trPr>
        <w:tc>
          <w:tcPr>
            <w:tcW w:w="1667" w:type="pct"/>
            <w:tcBorders>
              <w:left w:val="nil"/>
              <w:bottom w:val="single" w:sz="8" w:space="0" w:color="auto"/>
              <w:right w:val="nil"/>
            </w:tcBorders>
            <w:shd w:val="clear" w:color="auto" w:fill="auto"/>
            <w:noWrap/>
            <w:tcMar>
              <w:top w:w="15" w:type="dxa"/>
              <w:left w:w="15" w:type="dxa"/>
              <w:bottom w:w="0" w:type="dxa"/>
              <w:right w:w="15" w:type="dxa"/>
            </w:tcMar>
            <w:vAlign w:val="center"/>
            <w:hideMark/>
          </w:tcPr>
          <w:p w14:paraId="1140C796" w14:textId="77777777" w:rsidR="00296D36" w:rsidRPr="0033527D" w:rsidRDefault="00296D36" w:rsidP="00A95F90">
            <w:pPr>
              <w:pStyle w:val="a5"/>
              <w:ind w:leftChars="354" w:left="850"/>
            </w:pPr>
            <w:r w:rsidRPr="0033527D">
              <w:rPr>
                <w:rFonts w:hint="eastAsia"/>
              </w:rPr>
              <w:t>总计</w:t>
            </w:r>
          </w:p>
        </w:tc>
        <w:tc>
          <w:tcPr>
            <w:tcW w:w="1667" w:type="pct"/>
            <w:tcBorders>
              <w:left w:val="nil"/>
              <w:bottom w:val="single" w:sz="8" w:space="0" w:color="auto"/>
              <w:right w:val="nil"/>
            </w:tcBorders>
            <w:shd w:val="clear" w:color="auto" w:fill="auto"/>
            <w:noWrap/>
            <w:tcMar>
              <w:top w:w="15" w:type="dxa"/>
              <w:left w:w="15" w:type="dxa"/>
              <w:bottom w:w="0" w:type="dxa"/>
              <w:right w:w="15" w:type="dxa"/>
            </w:tcMar>
            <w:vAlign w:val="center"/>
            <w:hideMark/>
          </w:tcPr>
          <w:p w14:paraId="7D359177" w14:textId="77777777" w:rsidR="00296D36" w:rsidRPr="0033527D" w:rsidRDefault="00296D36" w:rsidP="00A95F90">
            <w:pPr>
              <w:pStyle w:val="a5"/>
              <w:ind w:leftChars="437" w:left="1049"/>
            </w:pPr>
            <w:r w:rsidRPr="002C7BC3">
              <w:rPr>
                <w:rFonts w:hint="eastAsia"/>
              </w:rPr>
              <w:t>149984</w:t>
            </w:r>
          </w:p>
        </w:tc>
        <w:tc>
          <w:tcPr>
            <w:tcW w:w="1667" w:type="pct"/>
            <w:tcBorders>
              <w:left w:val="nil"/>
              <w:bottom w:val="single" w:sz="8" w:space="0" w:color="auto"/>
              <w:right w:val="nil"/>
            </w:tcBorders>
            <w:shd w:val="clear" w:color="auto" w:fill="auto"/>
            <w:noWrap/>
            <w:tcMar>
              <w:top w:w="15" w:type="dxa"/>
              <w:left w:w="15" w:type="dxa"/>
              <w:bottom w:w="0" w:type="dxa"/>
              <w:right w:w="15" w:type="dxa"/>
            </w:tcMar>
            <w:vAlign w:val="center"/>
            <w:hideMark/>
          </w:tcPr>
          <w:p w14:paraId="0B1A897B" w14:textId="77777777" w:rsidR="00296D36" w:rsidRPr="0033527D" w:rsidRDefault="00296D36" w:rsidP="00A95F90">
            <w:pPr>
              <w:pStyle w:val="a5"/>
              <w:ind w:leftChars="462" w:left="1109" w:rightChars="99" w:right="238"/>
            </w:pPr>
            <w:r w:rsidRPr="002C7BC3">
              <w:rPr>
                <w:rFonts w:hint="eastAsia"/>
              </w:rPr>
              <w:t>14203</w:t>
            </w:r>
          </w:p>
        </w:tc>
      </w:tr>
    </w:tbl>
    <w:p w14:paraId="199FAA9F" w14:textId="77777777" w:rsidR="00296D36" w:rsidRPr="00E5423B" w:rsidRDefault="00296D36" w:rsidP="003A4A6B">
      <w:pPr>
        <w:pStyle w:val="a5"/>
        <w:spacing w:beforeLines="50" w:before="156" w:line="300" w:lineRule="auto"/>
        <w:ind w:firstLine="482"/>
        <w:jc w:val="both"/>
        <w:rPr>
          <w:color w:val="auto"/>
          <w:sz w:val="24"/>
        </w:rPr>
      </w:pPr>
      <w:r w:rsidRPr="00961F33">
        <w:rPr>
          <w:rFonts w:hint="eastAsia"/>
          <w:color w:val="auto"/>
          <w:sz w:val="24"/>
        </w:rPr>
        <w:t>样品丰富度</w:t>
      </w:r>
      <w:r>
        <w:rPr>
          <w:rFonts w:hint="eastAsia"/>
          <w:color w:val="auto"/>
          <w:sz w:val="24"/>
        </w:rPr>
        <w:t>稀疏</w:t>
      </w:r>
      <w:r w:rsidRPr="00961F33">
        <w:rPr>
          <w:rFonts w:hint="eastAsia"/>
          <w:color w:val="auto"/>
          <w:sz w:val="24"/>
        </w:rPr>
        <w:t>曲线见图</w:t>
      </w:r>
      <w:r>
        <w:rPr>
          <w:rFonts w:hint="eastAsia"/>
          <w:color w:val="auto"/>
          <w:sz w:val="24"/>
        </w:rPr>
        <w:t>4-1</w:t>
      </w:r>
      <w:r>
        <w:rPr>
          <w:rFonts w:hint="eastAsia"/>
          <w:color w:val="auto"/>
          <w:sz w:val="24"/>
        </w:rPr>
        <w:t>，用以比较测序数量不同的样品之间的物种丰富度。各样品的</w:t>
      </w:r>
      <w:r w:rsidRPr="00E5423B">
        <w:rPr>
          <w:rFonts w:hint="eastAsia"/>
          <w:color w:val="auto"/>
          <w:sz w:val="24"/>
        </w:rPr>
        <w:t>丰富度稀疏曲线均未达到饱和，样品的多样性较高，继续取样可能会产生更多</w:t>
      </w:r>
      <w:r>
        <w:rPr>
          <w:color w:val="auto"/>
          <w:sz w:val="24"/>
        </w:rPr>
        <w:t>OTU</w:t>
      </w:r>
      <w:r w:rsidRPr="00E5423B">
        <w:rPr>
          <w:rFonts w:hint="eastAsia"/>
          <w:color w:val="auto"/>
          <w:sz w:val="24"/>
        </w:rPr>
        <w:t>。</w:t>
      </w:r>
      <w:r>
        <w:rPr>
          <w:rFonts w:hint="eastAsia"/>
          <w:color w:val="auto"/>
          <w:sz w:val="24"/>
        </w:rPr>
        <w:t>样品丰富度稀疏曲线只反映</w:t>
      </w:r>
      <w:r w:rsidRPr="00CB7391">
        <w:rPr>
          <w:rFonts w:hint="eastAsia"/>
          <w:color w:val="auto"/>
          <w:sz w:val="24"/>
        </w:rPr>
        <w:t>群落中物种</w:t>
      </w:r>
      <w:r>
        <w:rPr>
          <w:rFonts w:hint="eastAsia"/>
          <w:color w:val="auto"/>
          <w:sz w:val="24"/>
        </w:rPr>
        <w:t>OTU</w:t>
      </w:r>
      <w:r w:rsidRPr="00CB7391">
        <w:rPr>
          <w:rFonts w:hint="eastAsia"/>
          <w:color w:val="auto"/>
          <w:sz w:val="24"/>
        </w:rPr>
        <w:t>数目</w:t>
      </w:r>
      <w:r>
        <w:rPr>
          <w:rFonts w:hint="eastAsia"/>
          <w:color w:val="auto"/>
          <w:sz w:val="24"/>
        </w:rPr>
        <w:t>，而不考虑群落中每个物种的丰度。</w:t>
      </w:r>
    </w:p>
    <w:p w14:paraId="1D615CB9" w14:textId="77777777" w:rsidR="00296D36" w:rsidRDefault="000D221E" w:rsidP="00A95F90">
      <w:pPr>
        <w:pStyle w:val="a5"/>
        <w:spacing w:line="288" w:lineRule="auto"/>
        <w:jc w:val="center"/>
      </w:pPr>
      <w:r>
        <w:rPr>
          <w:noProof/>
        </w:rPr>
        <w:pict w14:anchorId="4202BC90">
          <v:shape id="图表 7" o:spid="_x0000_i1051" type="#_x0000_t75" style="width:406.7pt;height:3in;visibility:visible" o:gfxdata="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">
            <v:imagedata r:id="rId73" o:title="" croptop="851f" cropbottom="3445f" cropleft="480f" cropright="1071f"/>
            <o:lock v:ext="edit" aspectratio="f"/>
          </v:shape>
        </w:pict>
      </w:r>
    </w:p>
    <w:p w14:paraId="3B2ED935" w14:textId="77777777" w:rsidR="00296D36" w:rsidRDefault="00296D36" w:rsidP="00A95F90">
      <w:pPr>
        <w:pStyle w:val="a5"/>
        <w:spacing w:after="156" w:line="288" w:lineRule="auto"/>
        <w:jc w:val="center"/>
      </w:pPr>
      <w:r>
        <w:rPr>
          <w:rFonts w:hint="eastAsia"/>
        </w:rPr>
        <w:t>图</w:t>
      </w:r>
      <w:r>
        <w:rPr>
          <w:rFonts w:hint="eastAsia"/>
        </w:rPr>
        <w:t xml:space="preserve">4-1 </w:t>
      </w:r>
      <w:r>
        <w:rPr>
          <w:rFonts w:hint="eastAsia"/>
        </w:rPr>
        <w:t>样品丰富度稀疏曲线</w:t>
      </w:r>
    </w:p>
    <w:p w14:paraId="0F4FA258" w14:textId="77777777" w:rsidR="00296D36" w:rsidRPr="008B243D" w:rsidRDefault="00296D36" w:rsidP="00A95F90">
      <w:pPr>
        <w:pStyle w:val="a5"/>
        <w:spacing w:line="300" w:lineRule="auto"/>
        <w:ind w:firstLine="480"/>
        <w:rPr>
          <w:color w:val="auto"/>
          <w:sz w:val="24"/>
        </w:rPr>
      </w:pPr>
      <w:r w:rsidRPr="008B243D">
        <w:rPr>
          <w:rFonts w:hint="eastAsia"/>
          <w:color w:val="auto"/>
          <w:sz w:val="24"/>
        </w:rPr>
        <w:lastRenderedPageBreak/>
        <w:t>香农威纳</w:t>
      </w:r>
      <w:r>
        <w:rPr>
          <w:rFonts w:hint="eastAsia"/>
          <w:color w:val="auto"/>
          <w:sz w:val="24"/>
        </w:rPr>
        <w:t>（</w:t>
      </w:r>
      <w:r>
        <w:rPr>
          <w:rFonts w:hint="eastAsia"/>
          <w:color w:val="auto"/>
          <w:sz w:val="24"/>
        </w:rPr>
        <w:t>Shannon-Wiener</w:t>
      </w:r>
      <w:r>
        <w:rPr>
          <w:rFonts w:hint="eastAsia"/>
          <w:color w:val="auto"/>
          <w:sz w:val="24"/>
        </w:rPr>
        <w:t>）</w:t>
      </w:r>
      <w:r w:rsidRPr="008B243D">
        <w:rPr>
          <w:rFonts w:hint="eastAsia"/>
          <w:color w:val="auto"/>
          <w:sz w:val="24"/>
        </w:rPr>
        <w:t>指数</w:t>
      </w:r>
      <w:r>
        <w:rPr>
          <w:rFonts w:hint="eastAsia"/>
          <w:color w:val="auto"/>
          <w:sz w:val="24"/>
        </w:rPr>
        <w:t>利用各样品在不同测序深度时的微生物多样性指数构建曲线，其计算公式如下：</w:t>
      </w:r>
    </w:p>
    <w:tbl>
      <w:tblPr>
        <w:tblW w:w="0" w:type="auto"/>
        <w:jc w:val="center"/>
        <w:tblBorders>
          <w:insideH w:val="single" w:sz="4" w:space="0" w:color="auto"/>
        </w:tblBorders>
        <w:tblLook w:val="04A0" w:firstRow="1" w:lastRow="0" w:firstColumn="1" w:lastColumn="0" w:noHBand="0" w:noVBand="1"/>
      </w:tblPr>
      <w:tblGrid>
        <w:gridCol w:w="6166"/>
        <w:gridCol w:w="2239"/>
      </w:tblGrid>
      <w:tr w:rsidR="00296D36" w:rsidRPr="0033527D" w14:paraId="4E87823A" w14:textId="77777777" w:rsidTr="00A95F90">
        <w:trPr>
          <w:trHeight w:val="864"/>
          <w:jc w:val="center"/>
        </w:trPr>
        <w:tc>
          <w:tcPr>
            <w:tcW w:w="6166" w:type="dxa"/>
            <w:vAlign w:val="center"/>
          </w:tcPr>
          <w:p w14:paraId="7D13C682" w14:textId="77777777" w:rsidR="00296D36" w:rsidRPr="0033527D" w:rsidRDefault="000D221E" w:rsidP="00A95F90">
            <w:pPr>
              <w:snapToGrid w:val="0"/>
              <w:spacing w:line="300" w:lineRule="auto"/>
              <w:jc w:val="center"/>
            </w:pPr>
            <w:r>
              <w:rPr>
                <w:position w:val="-28"/>
              </w:rPr>
              <w:pict w14:anchorId="7E08B79A">
                <v:shape id="_x0000_i1052" type="#_x0000_t75" style="width:108pt;height:38.3pt">
                  <v:imagedata r:id="rId74" o:title=""/>
                </v:shape>
              </w:pict>
            </w:r>
          </w:p>
        </w:tc>
        <w:tc>
          <w:tcPr>
            <w:tcW w:w="2239" w:type="dxa"/>
            <w:vAlign w:val="center"/>
          </w:tcPr>
          <w:p w14:paraId="7AB3606F" w14:textId="77777777" w:rsidR="00296D36" w:rsidRPr="0033527D" w:rsidRDefault="00296D36" w:rsidP="00A95F90">
            <w:pPr>
              <w:snapToGrid w:val="0"/>
              <w:spacing w:line="300" w:lineRule="auto"/>
              <w:jc w:val="right"/>
            </w:pPr>
            <w:r w:rsidRPr="0033527D">
              <w:rPr>
                <w:rFonts w:hint="eastAsia"/>
              </w:rPr>
              <w:t>（</w:t>
            </w:r>
            <w:r>
              <w:rPr>
                <w:rFonts w:hint="eastAsia"/>
              </w:rPr>
              <w:t>3</w:t>
            </w:r>
            <w:r w:rsidRPr="0033527D">
              <w:rPr>
                <w:rFonts w:hint="eastAsia"/>
              </w:rPr>
              <w:t>）</w:t>
            </w:r>
          </w:p>
        </w:tc>
      </w:tr>
    </w:tbl>
    <w:p w14:paraId="3F9BC74F" w14:textId="77777777" w:rsidR="00296D36" w:rsidRPr="00270719" w:rsidRDefault="00296D36" w:rsidP="00A95F90">
      <w:pPr>
        <w:pStyle w:val="a5"/>
        <w:spacing w:line="300" w:lineRule="auto"/>
        <w:ind w:leftChars="200" w:left="480"/>
        <w:jc w:val="both"/>
        <w:rPr>
          <w:szCs w:val="21"/>
        </w:rPr>
      </w:pPr>
      <w:r w:rsidRPr="00270719">
        <w:rPr>
          <w:rFonts w:hint="eastAsia"/>
          <w:szCs w:val="21"/>
        </w:rPr>
        <w:t>S</w:t>
      </w:r>
      <w:r w:rsidRPr="00270719">
        <w:rPr>
          <w:rFonts w:hint="eastAsia"/>
          <w:szCs w:val="21"/>
          <w:vertAlign w:val="subscript"/>
        </w:rPr>
        <w:t>obs</w:t>
      </w:r>
      <w:r w:rsidRPr="00270719">
        <w:rPr>
          <w:rFonts w:hint="eastAsia"/>
          <w:szCs w:val="21"/>
        </w:rPr>
        <w:t>为实际测得</w:t>
      </w:r>
      <w:r w:rsidRPr="00270719">
        <w:rPr>
          <w:szCs w:val="21"/>
        </w:rPr>
        <w:t>OT</w:t>
      </w:r>
      <w:r w:rsidR="0004714B" w:rsidRPr="00270719">
        <w:rPr>
          <w:szCs w:val="21"/>
        </w:rPr>
        <w:t>U</w:t>
      </w:r>
      <w:r w:rsidRPr="00270719">
        <w:rPr>
          <w:rFonts w:hint="eastAsia"/>
          <w:szCs w:val="21"/>
        </w:rPr>
        <w:t>数值</w:t>
      </w:r>
    </w:p>
    <w:p w14:paraId="5639EC2D" w14:textId="77777777" w:rsidR="00296D36" w:rsidRPr="00270719" w:rsidRDefault="00296D36" w:rsidP="00A95F90">
      <w:pPr>
        <w:pStyle w:val="a5"/>
        <w:spacing w:line="300" w:lineRule="auto"/>
        <w:ind w:leftChars="200" w:left="480"/>
        <w:jc w:val="both"/>
        <w:rPr>
          <w:szCs w:val="21"/>
        </w:rPr>
      </w:pPr>
      <w:r w:rsidRPr="00270719">
        <w:rPr>
          <w:rFonts w:hint="eastAsia"/>
          <w:szCs w:val="21"/>
        </w:rPr>
        <w:t>n</w:t>
      </w:r>
      <w:r w:rsidRPr="00270719">
        <w:rPr>
          <w:rFonts w:hint="eastAsia"/>
          <w:szCs w:val="21"/>
          <w:vertAlign w:val="subscript"/>
        </w:rPr>
        <w:t>i</w:t>
      </w:r>
      <w:r w:rsidRPr="00270719">
        <w:rPr>
          <w:rFonts w:hint="eastAsia"/>
          <w:szCs w:val="21"/>
        </w:rPr>
        <w:t>为第</w:t>
      </w:r>
      <w:r w:rsidRPr="00270719">
        <w:rPr>
          <w:rFonts w:hint="eastAsia"/>
          <w:szCs w:val="21"/>
        </w:rPr>
        <w:t>i</w:t>
      </w:r>
      <w:r w:rsidRPr="00270719">
        <w:rPr>
          <w:rFonts w:hint="eastAsia"/>
          <w:szCs w:val="21"/>
        </w:rPr>
        <w:t>个</w:t>
      </w:r>
      <w:r w:rsidRPr="00270719">
        <w:rPr>
          <w:szCs w:val="21"/>
        </w:rPr>
        <w:t>OT</w:t>
      </w:r>
      <w:r w:rsidR="0004714B" w:rsidRPr="00270719">
        <w:rPr>
          <w:szCs w:val="21"/>
        </w:rPr>
        <w:t>U</w:t>
      </w:r>
      <w:r w:rsidRPr="00270719">
        <w:rPr>
          <w:rFonts w:hint="eastAsia"/>
          <w:szCs w:val="21"/>
        </w:rPr>
        <w:t>所含序列数</w:t>
      </w:r>
    </w:p>
    <w:p w14:paraId="07266952" w14:textId="77777777" w:rsidR="00296D36" w:rsidRPr="00270719" w:rsidRDefault="00296D36" w:rsidP="00A95F90">
      <w:pPr>
        <w:pStyle w:val="a5"/>
        <w:spacing w:line="300" w:lineRule="auto"/>
        <w:ind w:leftChars="200" w:left="480"/>
        <w:jc w:val="both"/>
        <w:rPr>
          <w:szCs w:val="21"/>
        </w:rPr>
      </w:pPr>
      <w:r w:rsidRPr="00270719">
        <w:rPr>
          <w:rFonts w:hint="eastAsia"/>
          <w:szCs w:val="21"/>
        </w:rPr>
        <w:t>N</w:t>
      </w:r>
      <w:r w:rsidRPr="00270719">
        <w:rPr>
          <w:rFonts w:hint="eastAsia"/>
          <w:szCs w:val="21"/>
        </w:rPr>
        <w:t>为序列总数</w:t>
      </w:r>
    </w:p>
    <w:p w14:paraId="67A322A3" w14:textId="77777777" w:rsidR="00296D36" w:rsidRPr="001D6C01" w:rsidRDefault="00296D36" w:rsidP="00A95F90">
      <w:pPr>
        <w:pStyle w:val="a5"/>
        <w:spacing w:after="156" w:line="300" w:lineRule="auto"/>
        <w:ind w:firstLine="480"/>
        <w:jc w:val="both"/>
        <w:rPr>
          <w:color w:val="auto"/>
          <w:sz w:val="24"/>
        </w:rPr>
      </w:pPr>
      <w:r w:rsidRPr="001D6C01">
        <w:rPr>
          <w:rFonts w:hint="eastAsia"/>
          <w:color w:val="auto"/>
          <w:sz w:val="24"/>
        </w:rPr>
        <w:t>样品香农指数曲线见图</w:t>
      </w:r>
      <w:r w:rsidRPr="001D6C01">
        <w:rPr>
          <w:rFonts w:hint="eastAsia"/>
          <w:color w:val="auto"/>
          <w:sz w:val="24"/>
        </w:rPr>
        <w:t>4-2</w:t>
      </w:r>
      <w:r w:rsidRPr="001D6C01">
        <w:rPr>
          <w:rFonts w:hint="eastAsia"/>
          <w:color w:val="auto"/>
          <w:sz w:val="24"/>
        </w:rPr>
        <w:t>。</w:t>
      </w:r>
    </w:p>
    <w:p w14:paraId="7874BBBA" w14:textId="77777777" w:rsidR="00296D36" w:rsidRPr="009D171A" w:rsidRDefault="000D221E" w:rsidP="00A95F90">
      <w:pPr>
        <w:pStyle w:val="a5"/>
        <w:spacing w:line="288" w:lineRule="auto"/>
        <w:jc w:val="center"/>
      </w:pPr>
      <w:r>
        <w:rPr>
          <w:noProof/>
        </w:rPr>
        <w:pict w14:anchorId="2F78803D">
          <v:shape id="图表 6" o:spid="_x0000_i1053" type="#_x0000_t75" style="width:409.8pt;height:191.5pt;visibility:visible" o:gfxdata="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">
            <v:imagedata r:id="rId75" o:title="" croptop="986f" cropbottom="1496f" cropleft="354f" cropright="599f"/>
            <o:lock v:ext="edit" aspectratio="f"/>
          </v:shape>
        </w:pict>
      </w:r>
    </w:p>
    <w:p w14:paraId="3152B9B8" w14:textId="77777777" w:rsidR="00296D36" w:rsidRDefault="00296D36" w:rsidP="00A95F90">
      <w:pPr>
        <w:pStyle w:val="a5"/>
        <w:spacing w:after="120" w:line="300" w:lineRule="auto"/>
        <w:jc w:val="center"/>
      </w:pPr>
      <w:r>
        <w:rPr>
          <w:rFonts w:hint="eastAsia"/>
        </w:rPr>
        <w:t>图</w:t>
      </w:r>
      <w:r>
        <w:rPr>
          <w:rFonts w:hint="eastAsia"/>
        </w:rPr>
        <w:t xml:space="preserve">4-2 </w:t>
      </w:r>
      <w:r>
        <w:rPr>
          <w:rFonts w:hint="eastAsia"/>
        </w:rPr>
        <w:t>样品香农指数</w:t>
      </w:r>
    </w:p>
    <w:p w14:paraId="4DAB9817" w14:textId="77777777" w:rsidR="00296D36" w:rsidRPr="002303BE" w:rsidRDefault="00296D36" w:rsidP="00A95F90">
      <w:pPr>
        <w:pStyle w:val="a5"/>
        <w:spacing w:line="300" w:lineRule="auto"/>
        <w:ind w:firstLine="480"/>
        <w:jc w:val="both"/>
        <w:rPr>
          <w:snapToGrid w:val="0"/>
          <w:color w:val="auto"/>
          <w:spacing w:val="-2"/>
          <w:kern w:val="0"/>
          <w:sz w:val="24"/>
          <w:szCs w:val="24"/>
        </w:rPr>
      </w:pPr>
      <w:r w:rsidRPr="002303BE">
        <w:rPr>
          <w:rFonts w:hint="eastAsia"/>
          <w:snapToGrid w:val="0"/>
          <w:color w:val="auto"/>
          <w:spacing w:val="-2"/>
          <w:kern w:val="0"/>
          <w:sz w:val="24"/>
          <w:szCs w:val="24"/>
        </w:rPr>
        <w:t>香农指数考虑了物种的丰富度和均匀度，用以衡量群落多样性。曲线随着测序条数的增加趋于平缓，表明测序数目可以反映样品中大部分微生物的物种信息。</w:t>
      </w:r>
    </w:p>
    <w:p w14:paraId="4AF698CD" w14:textId="77777777" w:rsidR="00296D36" w:rsidRDefault="00296D36" w:rsidP="003A4A6B">
      <w:pPr>
        <w:pStyle w:val="11"/>
        <w:snapToGrid w:val="0"/>
        <w:spacing w:beforeLines="100" w:before="312" w:line="300" w:lineRule="auto"/>
      </w:pPr>
      <w:bookmarkStart w:id="170" w:name="_Toc346463110"/>
      <w:r>
        <w:rPr>
          <w:rFonts w:hint="eastAsia"/>
        </w:rPr>
        <w:t>4.2</w:t>
      </w:r>
      <w:r w:rsidRPr="00C82B9C">
        <w:rPr>
          <w:rFonts w:hint="eastAsia"/>
        </w:rPr>
        <w:t>底泥细菌群落组成</w:t>
      </w:r>
      <w:bookmarkEnd w:id="170"/>
    </w:p>
    <w:p w14:paraId="7150C045" w14:textId="77777777" w:rsidR="00296D36" w:rsidRDefault="00296D36" w:rsidP="00A95F90">
      <w:pPr>
        <w:snapToGrid w:val="0"/>
        <w:spacing w:line="300" w:lineRule="auto"/>
        <w:ind w:firstLine="480"/>
        <w:rPr>
          <w:szCs w:val="22"/>
        </w:rPr>
      </w:pPr>
      <w:r>
        <w:rPr>
          <w:rFonts w:hint="eastAsia"/>
          <w:szCs w:val="22"/>
        </w:rPr>
        <w:t>为进一步了解不同太湖底泥微环境中的微生物群落结构，对各个实验组不同时间的样品在不同分类水平进行分析。</w:t>
      </w:r>
    </w:p>
    <w:p w14:paraId="41ED0210" w14:textId="77777777" w:rsidR="00296D36" w:rsidRDefault="00296D36" w:rsidP="00A95F90">
      <w:pPr>
        <w:snapToGrid w:val="0"/>
        <w:spacing w:line="300" w:lineRule="auto"/>
        <w:ind w:firstLine="480"/>
        <w:rPr>
          <w:szCs w:val="22"/>
        </w:rPr>
      </w:pPr>
      <w:r>
        <w:rPr>
          <w:rFonts w:hint="eastAsia"/>
          <w:szCs w:val="22"/>
        </w:rPr>
        <w:t>各组样品在门（</w:t>
      </w:r>
      <w:r>
        <w:rPr>
          <w:rFonts w:hint="eastAsia"/>
          <w:szCs w:val="22"/>
        </w:rPr>
        <w:t>phylum</w:t>
      </w:r>
      <w:r>
        <w:rPr>
          <w:rFonts w:hint="eastAsia"/>
          <w:szCs w:val="22"/>
        </w:rPr>
        <w:t>）水平上的分布情况见图</w:t>
      </w:r>
      <w:r>
        <w:rPr>
          <w:rFonts w:hint="eastAsia"/>
          <w:szCs w:val="22"/>
        </w:rPr>
        <w:t>4-3</w:t>
      </w:r>
      <w:r>
        <w:rPr>
          <w:rFonts w:hint="eastAsia"/>
          <w:szCs w:val="22"/>
        </w:rPr>
        <w:t>，图中展示了相对丰富大于</w:t>
      </w:r>
      <w:r>
        <w:rPr>
          <w:rFonts w:hint="eastAsia"/>
          <w:szCs w:val="22"/>
        </w:rPr>
        <w:t>1%</w:t>
      </w:r>
      <w:r>
        <w:rPr>
          <w:rFonts w:hint="eastAsia"/>
          <w:szCs w:val="22"/>
        </w:rPr>
        <w:t>的物种，相对数量小于</w:t>
      </w:r>
      <w:r>
        <w:rPr>
          <w:rFonts w:hint="eastAsia"/>
          <w:szCs w:val="22"/>
        </w:rPr>
        <w:t>1%</w:t>
      </w:r>
      <w:r>
        <w:rPr>
          <w:rFonts w:hint="eastAsia"/>
          <w:szCs w:val="22"/>
        </w:rPr>
        <w:t>及未分类的归为其它。</w:t>
      </w:r>
    </w:p>
    <w:p w14:paraId="3C750857" w14:textId="77777777" w:rsidR="00296D36" w:rsidRDefault="00296D36" w:rsidP="00A95F90">
      <w:pPr>
        <w:snapToGrid w:val="0"/>
        <w:spacing w:line="300" w:lineRule="auto"/>
        <w:ind w:firstLine="480"/>
        <w:rPr>
          <w:szCs w:val="22"/>
        </w:rPr>
        <w:sectPr w:rsidR="00296D36" w:rsidSect="00A95F90">
          <w:headerReference w:type="default" r:id="rId76"/>
          <w:pgSz w:w="11900" w:h="16840"/>
          <w:pgMar w:top="1440" w:right="1800" w:bottom="1440" w:left="1800" w:header="851" w:footer="992" w:gutter="0"/>
          <w:cols w:space="425"/>
          <w:docGrid w:type="lines" w:linePitch="312"/>
        </w:sectPr>
      </w:pPr>
      <w:r w:rsidRPr="00D952A6">
        <w:rPr>
          <w:rFonts w:hint="eastAsia"/>
          <w:szCs w:val="22"/>
        </w:rPr>
        <w:t>在时间</w:t>
      </w:r>
      <w:r w:rsidRPr="00D952A6">
        <w:rPr>
          <w:rFonts w:hint="eastAsia"/>
          <w:szCs w:val="22"/>
        </w:rPr>
        <w:t>0</w:t>
      </w:r>
      <w:r w:rsidRPr="00D952A6">
        <w:rPr>
          <w:rFonts w:hint="eastAsia"/>
          <w:szCs w:val="22"/>
        </w:rPr>
        <w:t>点，样品</w:t>
      </w:r>
      <w:r>
        <w:rPr>
          <w:rFonts w:hint="eastAsia"/>
          <w:szCs w:val="22"/>
        </w:rPr>
        <w:t>中变形菌门</w:t>
      </w:r>
      <w:r>
        <w:rPr>
          <w:rFonts w:hint="eastAsia"/>
        </w:rPr>
        <w:t>（</w:t>
      </w:r>
      <w:r w:rsidRPr="00FB6707">
        <w:rPr>
          <w:rFonts w:hint="eastAsia"/>
          <w:i/>
        </w:rPr>
        <w:t>Proteobacteria</w:t>
      </w:r>
      <w:r>
        <w:rPr>
          <w:rFonts w:hint="eastAsia"/>
        </w:rPr>
        <w:t>）</w:t>
      </w:r>
      <w:r>
        <w:rPr>
          <w:rFonts w:hint="eastAsia"/>
          <w:szCs w:val="22"/>
        </w:rPr>
        <w:t>所占比例最大，达到</w:t>
      </w:r>
      <w:r w:rsidRPr="00D952A6">
        <w:rPr>
          <w:rFonts w:hint="eastAsia"/>
          <w:szCs w:val="22"/>
        </w:rPr>
        <w:t>46.</w:t>
      </w:r>
      <w:r>
        <w:rPr>
          <w:rFonts w:hint="eastAsia"/>
          <w:szCs w:val="22"/>
        </w:rPr>
        <w:t>46</w:t>
      </w:r>
      <w:r w:rsidRPr="00D952A6">
        <w:rPr>
          <w:rFonts w:hint="eastAsia"/>
          <w:szCs w:val="22"/>
        </w:rPr>
        <w:t>%</w:t>
      </w:r>
      <w:r>
        <w:rPr>
          <w:rFonts w:hint="eastAsia"/>
          <w:szCs w:val="22"/>
        </w:rPr>
        <w:t>，其中又以</w:t>
      </w:r>
      <w:r w:rsidRPr="00FB6707">
        <w:rPr>
          <w:i/>
        </w:rPr>
        <w:t>β</w:t>
      </w:r>
      <w:r>
        <w:rPr>
          <w:rFonts w:hint="eastAsia"/>
        </w:rPr>
        <w:t>-</w:t>
      </w:r>
      <w:r>
        <w:rPr>
          <w:rFonts w:hint="eastAsia"/>
          <w:i/>
        </w:rPr>
        <w:t>p</w:t>
      </w:r>
      <w:r w:rsidRPr="00FB6707">
        <w:rPr>
          <w:rFonts w:hint="eastAsia"/>
          <w:i/>
        </w:rPr>
        <w:t>roteobacteria</w:t>
      </w:r>
      <w:r>
        <w:rPr>
          <w:rFonts w:hint="eastAsia"/>
        </w:rPr>
        <w:t>为主（</w:t>
      </w:r>
      <w:r>
        <w:rPr>
          <w:rFonts w:hint="eastAsia"/>
        </w:rPr>
        <w:t>46.55%</w:t>
      </w:r>
      <w:r>
        <w:rPr>
          <w:rFonts w:hint="eastAsia"/>
        </w:rPr>
        <w:t>）。拟杆菌门（</w:t>
      </w:r>
      <w:r w:rsidRPr="00CF71ED">
        <w:rPr>
          <w:rFonts w:hint="eastAsia"/>
          <w:i/>
        </w:rPr>
        <w:t>Bacteroidetes</w:t>
      </w:r>
      <w:r>
        <w:rPr>
          <w:rFonts w:hint="eastAsia"/>
        </w:rPr>
        <w:t>）所占百分比次之，达</w:t>
      </w:r>
      <w:r>
        <w:rPr>
          <w:rFonts w:hint="eastAsia"/>
        </w:rPr>
        <w:t>16.57%</w:t>
      </w:r>
      <w:r>
        <w:rPr>
          <w:rFonts w:hint="eastAsia"/>
        </w:rPr>
        <w:t>。绿弯菌门（</w:t>
      </w:r>
      <w:r w:rsidRPr="00C645B3">
        <w:rPr>
          <w:rFonts w:hint="eastAsia"/>
          <w:i/>
          <w:szCs w:val="22"/>
        </w:rPr>
        <w:t>Chloroflexi</w:t>
      </w:r>
      <w:r>
        <w:rPr>
          <w:rFonts w:hint="eastAsia"/>
          <w:szCs w:val="22"/>
        </w:rPr>
        <w:t>）、厚壁菌门（</w:t>
      </w:r>
      <w:r w:rsidRPr="00C645B3">
        <w:rPr>
          <w:rFonts w:hint="eastAsia"/>
          <w:i/>
          <w:szCs w:val="22"/>
        </w:rPr>
        <w:t>Firmicutes</w:t>
      </w:r>
      <w:r w:rsidRPr="00567D31">
        <w:rPr>
          <w:rFonts w:hint="eastAsia"/>
          <w:szCs w:val="22"/>
        </w:rPr>
        <w:t>）</w:t>
      </w:r>
      <w:r>
        <w:rPr>
          <w:rFonts w:hint="eastAsia"/>
          <w:szCs w:val="22"/>
        </w:rPr>
        <w:t>丰度分别为</w:t>
      </w:r>
      <w:r>
        <w:rPr>
          <w:rFonts w:hint="eastAsia"/>
          <w:szCs w:val="22"/>
        </w:rPr>
        <w:t>9.64%</w:t>
      </w:r>
      <w:r>
        <w:rPr>
          <w:rFonts w:hint="eastAsia"/>
          <w:szCs w:val="22"/>
        </w:rPr>
        <w:t>、</w:t>
      </w:r>
      <w:r>
        <w:rPr>
          <w:rFonts w:hint="eastAsia"/>
          <w:szCs w:val="22"/>
        </w:rPr>
        <w:t>9.62%</w:t>
      </w:r>
      <w:r>
        <w:rPr>
          <w:rFonts w:hint="eastAsia"/>
          <w:szCs w:val="22"/>
        </w:rPr>
        <w:t>。此外样品中还有硝化螺旋菌门（</w:t>
      </w:r>
      <w:r w:rsidRPr="00C645B3">
        <w:rPr>
          <w:rFonts w:hint="eastAsia"/>
          <w:i/>
          <w:szCs w:val="22"/>
        </w:rPr>
        <w:t>Nitrospirae</w:t>
      </w:r>
      <w:r>
        <w:rPr>
          <w:rFonts w:hint="eastAsia"/>
          <w:i/>
          <w:szCs w:val="22"/>
        </w:rPr>
        <w:t xml:space="preserve"> </w:t>
      </w:r>
      <w:r>
        <w:rPr>
          <w:rFonts w:hint="eastAsia"/>
          <w:szCs w:val="22"/>
        </w:rPr>
        <w:t>,</w:t>
      </w:r>
      <w:r>
        <w:rPr>
          <w:rFonts w:hint="eastAsia"/>
          <w:szCs w:val="22"/>
        </w:rPr>
        <w:t>占</w:t>
      </w:r>
      <w:r w:rsidRPr="00D952A6">
        <w:rPr>
          <w:rFonts w:hint="eastAsia"/>
          <w:szCs w:val="22"/>
        </w:rPr>
        <w:t>6.3</w:t>
      </w:r>
      <w:r>
        <w:rPr>
          <w:rFonts w:hint="eastAsia"/>
          <w:szCs w:val="22"/>
        </w:rPr>
        <w:t>3</w:t>
      </w:r>
      <w:r w:rsidRPr="00D952A6">
        <w:rPr>
          <w:rFonts w:hint="eastAsia"/>
          <w:szCs w:val="22"/>
        </w:rPr>
        <w:t>%</w:t>
      </w:r>
      <w:r>
        <w:rPr>
          <w:rFonts w:hint="eastAsia"/>
          <w:szCs w:val="22"/>
        </w:rPr>
        <w:t>）</w:t>
      </w:r>
      <w:r w:rsidRPr="00D952A6">
        <w:rPr>
          <w:rFonts w:hint="eastAsia"/>
          <w:szCs w:val="22"/>
        </w:rPr>
        <w:t>、</w:t>
      </w:r>
      <w:r>
        <w:rPr>
          <w:rFonts w:hint="eastAsia"/>
          <w:szCs w:val="22"/>
        </w:rPr>
        <w:t>疣微菌门（</w:t>
      </w:r>
      <w:r w:rsidRPr="00C645B3">
        <w:rPr>
          <w:rFonts w:hint="eastAsia"/>
          <w:i/>
          <w:szCs w:val="22"/>
        </w:rPr>
        <w:t>Verrucomicrobia</w:t>
      </w:r>
      <w:r>
        <w:rPr>
          <w:rFonts w:hint="eastAsia"/>
          <w:szCs w:val="22"/>
        </w:rPr>
        <w:t>,</w:t>
      </w:r>
      <w:r>
        <w:rPr>
          <w:rFonts w:hint="eastAsia"/>
          <w:szCs w:val="22"/>
        </w:rPr>
        <w:t>占</w:t>
      </w:r>
      <w:r>
        <w:rPr>
          <w:rFonts w:hint="eastAsia"/>
          <w:szCs w:val="22"/>
        </w:rPr>
        <w:t>2.40%</w:t>
      </w:r>
      <w:r>
        <w:rPr>
          <w:rFonts w:hint="eastAsia"/>
          <w:szCs w:val="22"/>
        </w:rPr>
        <w:t>）</w:t>
      </w:r>
      <w:r w:rsidRPr="00D952A6">
        <w:rPr>
          <w:rFonts w:hint="eastAsia"/>
          <w:szCs w:val="22"/>
        </w:rPr>
        <w:t>、</w:t>
      </w:r>
      <w:r>
        <w:rPr>
          <w:rFonts w:hint="eastAsia"/>
          <w:szCs w:val="22"/>
        </w:rPr>
        <w:t>绿菌门（</w:t>
      </w:r>
      <w:r w:rsidRPr="00C645B3">
        <w:rPr>
          <w:rFonts w:hint="eastAsia"/>
          <w:i/>
          <w:szCs w:val="22"/>
        </w:rPr>
        <w:t>Chlorobi</w:t>
      </w:r>
      <w:r>
        <w:rPr>
          <w:rFonts w:hint="eastAsia"/>
          <w:szCs w:val="22"/>
        </w:rPr>
        <w:t>，占</w:t>
      </w:r>
      <w:r>
        <w:rPr>
          <w:rFonts w:hint="eastAsia"/>
          <w:szCs w:val="22"/>
        </w:rPr>
        <w:t>2.35%</w:t>
      </w:r>
      <w:r>
        <w:rPr>
          <w:rFonts w:hint="eastAsia"/>
          <w:szCs w:val="22"/>
        </w:rPr>
        <w:t>）</w:t>
      </w:r>
      <w:r w:rsidRPr="00D952A6">
        <w:rPr>
          <w:rFonts w:hint="eastAsia"/>
          <w:szCs w:val="22"/>
        </w:rPr>
        <w:t>、</w:t>
      </w:r>
      <w:r>
        <w:rPr>
          <w:rFonts w:hint="eastAsia"/>
          <w:szCs w:val="22"/>
        </w:rPr>
        <w:t>酸杆菌门（</w:t>
      </w:r>
      <w:r w:rsidRPr="00C645B3">
        <w:rPr>
          <w:rFonts w:hint="eastAsia"/>
          <w:i/>
          <w:szCs w:val="22"/>
        </w:rPr>
        <w:t>Acidobacteria</w:t>
      </w:r>
      <w:r>
        <w:rPr>
          <w:rFonts w:hint="eastAsia"/>
          <w:szCs w:val="22"/>
        </w:rPr>
        <w:t>，占</w:t>
      </w:r>
      <w:r>
        <w:rPr>
          <w:rFonts w:hint="eastAsia"/>
          <w:szCs w:val="22"/>
        </w:rPr>
        <w:t>1.38%</w:t>
      </w:r>
      <w:r>
        <w:rPr>
          <w:rFonts w:hint="eastAsia"/>
          <w:szCs w:val="22"/>
        </w:rPr>
        <w:t>）、放线菌门（</w:t>
      </w:r>
      <w:r w:rsidRPr="00301D4E">
        <w:rPr>
          <w:i/>
          <w:szCs w:val="22"/>
        </w:rPr>
        <w:t>Actinobacteria</w:t>
      </w:r>
      <w:r>
        <w:rPr>
          <w:rFonts w:hint="eastAsia"/>
          <w:szCs w:val="22"/>
        </w:rPr>
        <w:t>，占</w:t>
      </w:r>
      <w:r>
        <w:rPr>
          <w:rFonts w:hint="eastAsia"/>
          <w:szCs w:val="22"/>
        </w:rPr>
        <w:t>0.73%</w:t>
      </w:r>
      <w:r>
        <w:rPr>
          <w:rFonts w:hint="eastAsia"/>
          <w:szCs w:val="22"/>
        </w:rPr>
        <w:t>）、螺旋体门（</w:t>
      </w:r>
      <w:r w:rsidRPr="00301D4E">
        <w:rPr>
          <w:i/>
          <w:szCs w:val="22"/>
        </w:rPr>
        <w:t>Spirochaetes</w:t>
      </w:r>
      <w:r>
        <w:rPr>
          <w:rFonts w:hint="eastAsia"/>
          <w:szCs w:val="22"/>
        </w:rPr>
        <w:t>，占</w:t>
      </w:r>
      <w:r>
        <w:rPr>
          <w:rFonts w:hint="eastAsia"/>
          <w:szCs w:val="22"/>
        </w:rPr>
        <w:t>0.24%</w:t>
      </w:r>
      <w:r>
        <w:rPr>
          <w:rFonts w:hint="eastAsia"/>
          <w:szCs w:val="22"/>
        </w:rPr>
        <w:t>）</w:t>
      </w:r>
      <w:r w:rsidRPr="00D952A6">
        <w:rPr>
          <w:rFonts w:hint="eastAsia"/>
          <w:szCs w:val="22"/>
        </w:rPr>
        <w:t>等</w:t>
      </w:r>
      <w:r>
        <w:rPr>
          <w:rFonts w:hint="eastAsia"/>
          <w:szCs w:val="22"/>
        </w:rPr>
        <w:t>。</w:t>
      </w:r>
    </w:p>
    <w:p w14:paraId="70CDB3FD" w14:textId="77777777" w:rsidR="00296D36" w:rsidRDefault="000D221E" w:rsidP="00A95F90">
      <w:pPr>
        <w:adjustRightInd w:val="0"/>
        <w:snapToGrid w:val="0"/>
        <w:spacing w:line="288" w:lineRule="auto"/>
        <w:jc w:val="center"/>
      </w:pPr>
      <w:r>
        <w:rPr>
          <w:noProof/>
        </w:rPr>
        <w:lastRenderedPageBreak/>
        <w:pict w14:anchorId="3CDC7037">
          <v:shape id="_x0000_i1054" type="#_x0000_t75" style="width:665.6pt;height:383.75pt;visibility:visible;mso-position-horizontal:absolute;mso-position-horizontal-relative:text;mso-position-vertical:absolute;mso-position-vertical-relative:text;mso-width-relative:page;mso-height-relative:page" o:gfxdata="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">
            <v:imagedata r:id="rId77" o:title="" croptop="665f" cropbottom="1196f" cropleft="768f" cropright="921f"/>
            <o:lock v:ext="edit" aspectratio="f"/>
          </v:shape>
        </w:pict>
      </w:r>
    </w:p>
    <w:p w14:paraId="1E7EEE91" w14:textId="77777777" w:rsidR="00296D36" w:rsidRDefault="00296D36" w:rsidP="003A4A6B">
      <w:pPr>
        <w:widowControl/>
        <w:autoSpaceDE w:val="0"/>
        <w:autoSpaceDN w:val="0"/>
        <w:adjustRightInd w:val="0"/>
        <w:snapToGrid w:val="0"/>
        <w:spacing w:beforeLines="50" w:before="163" w:line="288" w:lineRule="auto"/>
        <w:jc w:val="center"/>
        <w:rPr>
          <w:color w:val="000000"/>
          <w:sz w:val="21"/>
          <w:szCs w:val="22"/>
        </w:rPr>
      </w:pPr>
      <w:r>
        <w:rPr>
          <w:rFonts w:hint="eastAsia"/>
          <w:color w:val="000000"/>
          <w:sz w:val="21"/>
          <w:szCs w:val="22"/>
        </w:rPr>
        <w:t>图</w:t>
      </w:r>
      <w:r w:rsidRPr="00392950">
        <w:rPr>
          <w:rFonts w:hint="eastAsia"/>
          <w:color w:val="000000"/>
          <w:sz w:val="21"/>
          <w:szCs w:val="22"/>
        </w:rPr>
        <w:t>4</w:t>
      </w:r>
      <w:r>
        <w:rPr>
          <w:rFonts w:hint="eastAsia"/>
          <w:color w:val="000000"/>
          <w:sz w:val="21"/>
          <w:szCs w:val="22"/>
        </w:rPr>
        <w:t xml:space="preserve">-3 </w:t>
      </w:r>
      <w:r>
        <w:rPr>
          <w:color w:val="000000"/>
          <w:sz w:val="21"/>
          <w:szCs w:val="22"/>
        </w:rPr>
        <w:t>优势细菌门类的相</w:t>
      </w:r>
      <w:r>
        <w:rPr>
          <w:rFonts w:hint="eastAsia"/>
          <w:color w:val="000000"/>
          <w:sz w:val="21"/>
          <w:szCs w:val="22"/>
        </w:rPr>
        <w:t>对丰度</w:t>
      </w:r>
    </w:p>
    <w:p w14:paraId="0692FBAF" w14:textId="77777777" w:rsidR="00296D36" w:rsidRDefault="00296D36" w:rsidP="003A4A6B">
      <w:pPr>
        <w:widowControl/>
        <w:autoSpaceDE w:val="0"/>
        <w:autoSpaceDN w:val="0"/>
        <w:adjustRightInd w:val="0"/>
        <w:snapToGrid w:val="0"/>
        <w:spacing w:beforeLines="50" w:before="163" w:line="288" w:lineRule="auto"/>
        <w:ind w:firstLine="420"/>
        <w:jc w:val="center"/>
        <w:rPr>
          <w:color w:val="000000"/>
          <w:sz w:val="21"/>
          <w:szCs w:val="22"/>
        </w:rPr>
      </w:pPr>
      <w:r>
        <w:rPr>
          <w:rFonts w:hint="eastAsia"/>
          <w:color w:val="000000"/>
          <w:sz w:val="21"/>
          <w:szCs w:val="22"/>
        </w:rPr>
        <w:lastRenderedPageBreak/>
        <w:t>表</w:t>
      </w:r>
      <w:r>
        <w:rPr>
          <w:rFonts w:hint="eastAsia"/>
          <w:color w:val="000000"/>
          <w:sz w:val="21"/>
          <w:szCs w:val="22"/>
        </w:rPr>
        <w:t>4-2 T-1</w:t>
      </w:r>
      <w:r>
        <w:rPr>
          <w:rFonts w:hint="eastAsia"/>
          <w:color w:val="000000"/>
          <w:sz w:val="21"/>
          <w:szCs w:val="22"/>
        </w:rPr>
        <w:t>、</w:t>
      </w:r>
      <w:r>
        <w:rPr>
          <w:rFonts w:hint="eastAsia"/>
          <w:color w:val="000000"/>
          <w:sz w:val="21"/>
          <w:szCs w:val="22"/>
        </w:rPr>
        <w:t>T-S</w:t>
      </w:r>
      <w:r>
        <w:rPr>
          <w:rFonts w:hint="eastAsia"/>
          <w:color w:val="000000"/>
          <w:sz w:val="21"/>
          <w:szCs w:val="22"/>
        </w:rPr>
        <w:t>、</w:t>
      </w:r>
      <w:r>
        <w:rPr>
          <w:rFonts w:hint="eastAsia"/>
          <w:color w:val="000000"/>
          <w:sz w:val="21"/>
          <w:szCs w:val="22"/>
        </w:rPr>
        <w:t xml:space="preserve">T-Fe </w:t>
      </w:r>
      <w:r w:rsidRPr="00782A6F">
        <w:rPr>
          <w:rFonts w:hint="eastAsia"/>
          <w:color w:val="000000"/>
          <w:sz w:val="21"/>
          <w:szCs w:val="22"/>
        </w:rPr>
        <w:t>实验组细菌门类相对丰度</w:t>
      </w:r>
      <w:r>
        <w:rPr>
          <w:rFonts w:hint="eastAsia"/>
          <w:color w:val="000000"/>
          <w:sz w:val="21"/>
          <w:szCs w:val="22"/>
        </w:rPr>
        <w:t>排布（前十位）</w:t>
      </w:r>
      <w:r>
        <w:rPr>
          <w:rFonts w:hint="eastAsia"/>
        </w:rPr>
        <w:t xml:space="preserve"> </w:t>
      </w:r>
      <w:r w:rsidRPr="00782A6F">
        <w:rPr>
          <w:rFonts w:hint="eastAsia"/>
          <w:color w:val="000000"/>
          <w:sz w:val="21"/>
          <w:szCs w:val="22"/>
        </w:rPr>
        <w:t>(</w:t>
      </w:r>
      <w:r w:rsidRPr="00782A6F">
        <w:rPr>
          <w:rFonts w:hint="eastAsia"/>
          <w:color w:val="000000"/>
          <w:sz w:val="21"/>
          <w:szCs w:val="22"/>
        </w:rPr>
        <w:t>单位：</w:t>
      </w:r>
      <w:r w:rsidRPr="00782A6F">
        <w:rPr>
          <w:rFonts w:hint="eastAsia"/>
          <w:color w:val="000000"/>
          <w:sz w:val="21"/>
          <w:szCs w:val="22"/>
        </w:rPr>
        <w:t>%)</w:t>
      </w:r>
    </w:p>
    <w:tbl>
      <w:tblPr>
        <w:tblW w:w="5005" w:type="pct"/>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1448"/>
        <w:gridCol w:w="142"/>
        <w:gridCol w:w="1311"/>
        <w:gridCol w:w="1448"/>
        <w:gridCol w:w="1387"/>
        <w:gridCol w:w="143"/>
        <w:gridCol w:w="1416"/>
        <w:gridCol w:w="1416"/>
        <w:gridCol w:w="1251"/>
        <w:gridCol w:w="143"/>
        <w:gridCol w:w="1416"/>
        <w:gridCol w:w="1248"/>
        <w:gridCol w:w="1220"/>
      </w:tblGrid>
      <w:tr w:rsidR="00296D36" w:rsidRPr="001F3C63" w14:paraId="6D6E0578" w14:textId="77777777" w:rsidTr="00A95F90">
        <w:trPr>
          <w:trHeight w:val="113"/>
        </w:trPr>
        <w:tc>
          <w:tcPr>
            <w:tcW w:w="513" w:type="pct"/>
            <w:tcBorders>
              <w:top w:val="single" w:sz="8" w:space="0" w:color="auto"/>
              <w:bottom w:val="nil"/>
            </w:tcBorders>
            <w:shd w:val="clear" w:color="auto" w:fill="auto"/>
            <w:noWrap/>
            <w:tcMar>
              <w:top w:w="15" w:type="dxa"/>
              <w:left w:w="15" w:type="dxa"/>
              <w:bottom w:w="0" w:type="dxa"/>
              <w:right w:w="15" w:type="dxa"/>
            </w:tcMar>
            <w:vAlign w:val="bottom"/>
          </w:tcPr>
          <w:p w14:paraId="4FCE153B" w14:textId="77777777" w:rsidR="00296D36" w:rsidRPr="001F3C63" w:rsidRDefault="00296D36" w:rsidP="00A95F90">
            <w:pPr>
              <w:jc w:val="center"/>
              <w:rPr>
                <w:color w:val="000000"/>
                <w:sz w:val="18"/>
                <w:szCs w:val="18"/>
              </w:rPr>
            </w:pPr>
            <w:r>
              <w:rPr>
                <w:rFonts w:hint="eastAsia"/>
                <w:color w:val="000000"/>
                <w:sz w:val="18"/>
                <w:szCs w:val="18"/>
              </w:rPr>
              <w:t>T-1</w:t>
            </w:r>
          </w:p>
        </w:tc>
        <w:tc>
          <w:tcPr>
            <w:tcW w:w="50" w:type="pct"/>
            <w:tcBorders>
              <w:top w:val="single" w:sz="8" w:space="0" w:color="auto"/>
              <w:bottom w:val="nil"/>
            </w:tcBorders>
          </w:tcPr>
          <w:p w14:paraId="30115C2A" w14:textId="77777777" w:rsidR="00296D36" w:rsidRDefault="00296D36" w:rsidP="00A95F90">
            <w:pPr>
              <w:jc w:val="center"/>
              <w:rPr>
                <w:color w:val="000000"/>
                <w:sz w:val="18"/>
                <w:szCs w:val="18"/>
              </w:rPr>
            </w:pPr>
          </w:p>
        </w:tc>
        <w:tc>
          <w:tcPr>
            <w:tcW w:w="1468" w:type="pct"/>
            <w:gridSpan w:val="3"/>
            <w:tcBorders>
              <w:top w:val="single" w:sz="8" w:space="0" w:color="auto"/>
              <w:bottom w:val="nil"/>
            </w:tcBorders>
            <w:shd w:val="clear" w:color="auto" w:fill="auto"/>
            <w:noWrap/>
            <w:tcMar>
              <w:top w:w="15" w:type="dxa"/>
              <w:left w:w="15" w:type="dxa"/>
              <w:bottom w:w="0" w:type="dxa"/>
              <w:right w:w="15" w:type="dxa"/>
            </w:tcMar>
            <w:vAlign w:val="bottom"/>
          </w:tcPr>
          <w:p w14:paraId="25098808" w14:textId="77777777" w:rsidR="00296D36" w:rsidRPr="001F3C63" w:rsidRDefault="00296D36" w:rsidP="00A95F90">
            <w:pPr>
              <w:jc w:val="center"/>
              <w:rPr>
                <w:color w:val="000000"/>
                <w:sz w:val="18"/>
                <w:szCs w:val="18"/>
              </w:rPr>
            </w:pPr>
            <w:r>
              <w:rPr>
                <w:rFonts w:hint="eastAsia"/>
                <w:color w:val="000000"/>
                <w:sz w:val="18"/>
                <w:szCs w:val="18"/>
              </w:rPr>
              <w:t>T-1</w:t>
            </w:r>
          </w:p>
        </w:tc>
        <w:tc>
          <w:tcPr>
            <w:tcW w:w="50" w:type="pct"/>
            <w:tcBorders>
              <w:top w:val="single" w:sz="8" w:space="0" w:color="auto"/>
              <w:bottom w:val="nil"/>
            </w:tcBorders>
          </w:tcPr>
          <w:p w14:paraId="79B46D66" w14:textId="77777777" w:rsidR="00296D36" w:rsidRDefault="00296D36" w:rsidP="00A95F90">
            <w:pPr>
              <w:jc w:val="center"/>
              <w:rPr>
                <w:color w:val="000000"/>
                <w:sz w:val="18"/>
                <w:szCs w:val="18"/>
              </w:rPr>
            </w:pPr>
          </w:p>
        </w:tc>
        <w:tc>
          <w:tcPr>
            <w:tcW w:w="1444" w:type="pct"/>
            <w:gridSpan w:val="3"/>
            <w:tcBorders>
              <w:top w:val="single" w:sz="8" w:space="0" w:color="auto"/>
              <w:bottom w:val="nil"/>
            </w:tcBorders>
            <w:vAlign w:val="bottom"/>
          </w:tcPr>
          <w:p w14:paraId="19D5E1BC" w14:textId="77777777" w:rsidR="00296D36" w:rsidRPr="001F3C63" w:rsidRDefault="00296D36" w:rsidP="00A95F90">
            <w:pPr>
              <w:jc w:val="center"/>
              <w:rPr>
                <w:color w:val="000000"/>
                <w:sz w:val="18"/>
                <w:szCs w:val="18"/>
              </w:rPr>
            </w:pPr>
            <w:r>
              <w:rPr>
                <w:rFonts w:hint="eastAsia"/>
                <w:color w:val="000000"/>
                <w:sz w:val="18"/>
                <w:szCs w:val="18"/>
              </w:rPr>
              <w:t>T-S</w:t>
            </w:r>
          </w:p>
        </w:tc>
        <w:tc>
          <w:tcPr>
            <w:tcW w:w="50" w:type="pct"/>
            <w:tcBorders>
              <w:top w:val="single" w:sz="8" w:space="0" w:color="auto"/>
              <w:bottom w:val="nil"/>
            </w:tcBorders>
          </w:tcPr>
          <w:p w14:paraId="3D41B08E" w14:textId="77777777" w:rsidR="00296D36" w:rsidRDefault="00296D36" w:rsidP="00A95F90">
            <w:pPr>
              <w:jc w:val="center"/>
              <w:rPr>
                <w:color w:val="000000"/>
                <w:sz w:val="18"/>
                <w:szCs w:val="18"/>
              </w:rPr>
            </w:pPr>
          </w:p>
        </w:tc>
        <w:tc>
          <w:tcPr>
            <w:tcW w:w="1374" w:type="pct"/>
            <w:gridSpan w:val="3"/>
            <w:tcBorders>
              <w:top w:val="single" w:sz="8" w:space="0" w:color="auto"/>
              <w:bottom w:val="nil"/>
            </w:tcBorders>
            <w:vAlign w:val="bottom"/>
          </w:tcPr>
          <w:p w14:paraId="1C1F0776" w14:textId="77777777" w:rsidR="00296D36" w:rsidRPr="001F3C63" w:rsidRDefault="00296D36" w:rsidP="00A95F90">
            <w:pPr>
              <w:jc w:val="center"/>
              <w:rPr>
                <w:color w:val="000000"/>
                <w:sz w:val="18"/>
                <w:szCs w:val="18"/>
              </w:rPr>
            </w:pPr>
            <w:r>
              <w:rPr>
                <w:rFonts w:hint="eastAsia"/>
                <w:color w:val="000000"/>
                <w:sz w:val="18"/>
                <w:szCs w:val="18"/>
              </w:rPr>
              <w:t>T-Fe</w:t>
            </w:r>
          </w:p>
        </w:tc>
      </w:tr>
      <w:tr w:rsidR="00296D36" w:rsidRPr="001F3C63" w14:paraId="3A63F804" w14:textId="77777777" w:rsidTr="00A95F90">
        <w:trPr>
          <w:trHeight w:val="113"/>
        </w:trPr>
        <w:tc>
          <w:tcPr>
            <w:tcW w:w="513" w:type="pct"/>
            <w:tcBorders>
              <w:top w:val="nil"/>
              <w:bottom w:val="single" w:sz="4" w:space="0" w:color="auto"/>
            </w:tcBorders>
            <w:shd w:val="clear" w:color="auto" w:fill="auto"/>
            <w:noWrap/>
            <w:tcMar>
              <w:top w:w="15" w:type="dxa"/>
              <w:left w:w="15" w:type="dxa"/>
              <w:bottom w:w="0" w:type="dxa"/>
              <w:right w:w="15" w:type="dxa"/>
            </w:tcMar>
            <w:vAlign w:val="bottom"/>
            <w:hideMark/>
          </w:tcPr>
          <w:p w14:paraId="30D4B100" w14:textId="77777777" w:rsidR="00296D36" w:rsidRPr="001F3C63" w:rsidRDefault="00296D36" w:rsidP="00A95F90">
            <w:pPr>
              <w:jc w:val="center"/>
              <w:rPr>
                <w:color w:val="000000"/>
                <w:sz w:val="18"/>
                <w:szCs w:val="18"/>
              </w:rPr>
            </w:pPr>
            <w:r w:rsidRPr="001F3C63">
              <w:rPr>
                <w:color w:val="000000"/>
                <w:sz w:val="18"/>
                <w:szCs w:val="18"/>
              </w:rPr>
              <w:t>(</w:t>
            </w:r>
            <w:r w:rsidRPr="001F3C63">
              <w:rPr>
                <w:rFonts w:hint="eastAsia"/>
                <w:color w:val="000000"/>
                <w:sz w:val="18"/>
                <w:szCs w:val="18"/>
              </w:rPr>
              <w:t>0</w:t>
            </w:r>
            <w:r w:rsidRPr="001F3C63">
              <w:rPr>
                <w:color w:val="000000"/>
                <w:sz w:val="18"/>
                <w:szCs w:val="18"/>
              </w:rPr>
              <w:t>w)</w:t>
            </w:r>
          </w:p>
        </w:tc>
        <w:tc>
          <w:tcPr>
            <w:tcW w:w="50" w:type="pct"/>
            <w:tcBorders>
              <w:top w:val="nil"/>
              <w:bottom w:val="nil"/>
            </w:tcBorders>
          </w:tcPr>
          <w:p w14:paraId="6A970FC2" w14:textId="77777777" w:rsidR="00296D36" w:rsidRPr="001F3C63" w:rsidRDefault="00296D36" w:rsidP="00A95F90">
            <w:pPr>
              <w:jc w:val="center"/>
              <w:rPr>
                <w:color w:val="000000"/>
                <w:sz w:val="18"/>
                <w:szCs w:val="18"/>
              </w:rPr>
            </w:pPr>
          </w:p>
        </w:tc>
        <w:tc>
          <w:tcPr>
            <w:tcW w:w="464" w:type="pct"/>
            <w:tcBorders>
              <w:top w:val="nil"/>
              <w:bottom w:val="single" w:sz="4" w:space="0" w:color="auto"/>
            </w:tcBorders>
            <w:shd w:val="clear" w:color="auto" w:fill="auto"/>
            <w:noWrap/>
            <w:tcMar>
              <w:top w:w="15" w:type="dxa"/>
              <w:left w:w="15" w:type="dxa"/>
              <w:bottom w:w="0" w:type="dxa"/>
              <w:right w:w="15" w:type="dxa"/>
            </w:tcMar>
            <w:vAlign w:val="bottom"/>
            <w:hideMark/>
          </w:tcPr>
          <w:p w14:paraId="40447F9C" w14:textId="77777777" w:rsidR="00296D36" w:rsidRPr="001F3C63" w:rsidRDefault="00296D36" w:rsidP="00A95F90">
            <w:pPr>
              <w:jc w:val="center"/>
              <w:rPr>
                <w:color w:val="000000"/>
                <w:sz w:val="18"/>
                <w:szCs w:val="18"/>
              </w:rPr>
            </w:pPr>
            <w:r w:rsidRPr="001F3C63">
              <w:rPr>
                <w:color w:val="000000"/>
                <w:sz w:val="18"/>
                <w:szCs w:val="18"/>
              </w:rPr>
              <w:t>(</w:t>
            </w:r>
            <w:r w:rsidRPr="001F3C63">
              <w:rPr>
                <w:rFonts w:hint="eastAsia"/>
                <w:color w:val="000000"/>
                <w:sz w:val="18"/>
                <w:szCs w:val="18"/>
              </w:rPr>
              <w:t>6</w:t>
            </w:r>
            <w:r w:rsidRPr="001F3C63">
              <w:rPr>
                <w:color w:val="000000"/>
                <w:sz w:val="18"/>
                <w:szCs w:val="18"/>
              </w:rPr>
              <w:t>w)</w:t>
            </w:r>
          </w:p>
        </w:tc>
        <w:tc>
          <w:tcPr>
            <w:tcW w:w="513" w:type="pct"/>
            <w:tcBorders>
              <w:top w:val="nil"/>
              <w:bottom w:val="single" w:sz="4" w:space="0" w:color="auto"/>
            </w:tcBorders>
            <w:shd w:val="clear" w:color="auto" w:fill="auto"/>
            <w:noWrap/>
            <w:tcMar>
              <w:top w:w="15" w:type="dxa"/>
              <w:left w:w="15" w:type="dxa"/>
              <w:bottom w:w="0" w:type="dxa"/>
              <w:right w:w="15" w:type="dxa"/>
            </w:tcMar>
            <w:vAlign w:val="bottom"/>
            <w:hideMark/>
          </w:tcPr>
          <w:p w14:paraId="1EE0605C" w14:textId="77777777" w:rsidR="00296D36" w:rsidRPr="001F3C63" w:rsidRDefault="00296D36" w:rsidP="00A95F90">
            <w:pPr>
              <w:jc w:val="center"/>
              <w:rPr>
                <w:color w:val="000000"/>
                <w:sz w:val="18"/>
                <w:szCs w:val="18"/>
              </w:rPr>
            </w:pPr>
            <w:r w:rsidRPr="001F3C63">
              <w:rPr>
                <w:color w:val="000000"/>
                <w:sz w:val="18"/>
                <w:szCs w:val="18"/>
              </w:rPr>
              <w:t xml:space="preserve"> (24w)</w:t>
            </w:r>
          </w:p>
        </w:tc>
        <w:tc>
          <w:tcPr>
            <w:tcW w:w="491" w:type="pct"/>
            <w:tcBorders>
              <w:top w:val="nil"/>
              <w:bottom w:val="single" w:sz="4" w:space="0" w:color="auto"/>
            </w:tcBorders>
            <w:shd w:val="clear" w:color="auto" w:fill="auto"/>
            <w:noWrap/>
            <w:tcMar>
              <w:top w:w="15" w:type="dxa"/>
              <w:left w:w="15" w:type="dxa"/>
              <w:bottom w:w="0" w:type="dxa"/>
              <w:right w:w="15" w:type="dxa"/>
            </w:tcMar>
            <w:vAlign w:val="bottom"/>
            <w:hideMark/>
          </w:tcPr>
          <w:p w14:paraId="20DD7759" w14:textId="77777777" w:rsidR="00296D36" w:rsidRPr="001F3C63" w:rsidRDefault="00296D36" w:rsidP="00A95F90">
            <w:pPr>
              <w:jc w:val="center"/>
              <w:rPr>
                <w:color w:val="000000"/>
                <w:sz w:val="18"/>
                <w:szCs w:val="18"/>
              </w:rPr>
            </w:pPr>
            <w:r w:rsidRPr="001F3C63">
              <w:rPr>
                <w:color w:val="000000"/>
                <w:sz w:val="18"/>
                <w:szCs w:val="18"/>
              </w:rPr>
              <w:t>(</w:t>
            </w:r>
            <w:r w:rsidRPr="001F3C63">
              <w:rPr>
                <w:rFonts w:hint="eastAsia"/>
                <w:color w:val="000000"/>
                <w:sz w:val="18"/>
                <w:szCs w:val="18"/>
              </w:rPr>
              <w:t>66</w:t>
            </w:r>
            <w:r w:rsidRPr="001F3C63">
              <w:rPr>
                <w:color w:val="000000"/>
                <w:sz w:val="18"/>
                <w:szCs w:val="18"/>
              </w:rPr>
              <w:t>w)</w:t>
            </w:r>
          </w:p>
        </w:tc>
        <w:tc>
          <w:tcPr>
            <w:tcW w:w="50" w:type="pct"/>
            <w:tcBorders>
              <w:top w:val="nil"/>
              <w:bottom w:val="nil"/>
            </w:tcBorders>
          </w:tcPr>
          <w:p w14:paraId="6B386792" w14:textId="77777777" w:rsidR="00296D36" w:rsidRPr="001F3C63" w:rsidRDefault="00296D36" w:rsidP="00A95F90">
            <w:pPr>
              <w:jc w:val="center"/>
              <w:rPr>
                <w:color w:val="000000"/>
                <w:sz w:val="18"/>
                <w:szCs w:val="18"/>
              </w:rPr>
            </w:pPr>
          </w:p>
        </w:tc>
        <w:tc>
          <w:tcPr>
            <w:tcW w:w="501" w:type="pct"/>
            <w:tcBorders>
              <w:top w:val="nil"/>
              <w:bottom w:val="single" w:sz="4" w:space="0" w:color="auto"/>
            </w:tcBorders>
            <w:vAlign w:val="bottom"/>
          </w:tcPr>
          <w:p w14:paraId="6DEA4EDD" w14:textId="77777777" w:rsidR="00296D36" w:rsidRPr="001F3C63" w:rsidRDefault="00296D36" w:rsidP="00A95F90">
            <w:pPr>
              <w:jc w:val="center"/>
              <w:rPr>
                <w:color w:val="000000"/>
                <w:sz w:val="18"/>
                <w:szCs w:val="18"/>
              </w:rPr>
            </w:pPr>
            <w:r w:rsidRPr="001F3C63">
              <w:rPr>
                <w:color w:val="000000"/>
                <w:sz w:val="18"/>
                <w:szCs w:val="18"/>
              </w:rPr>
              <w:t>(</w:t>
            </w:r>
            <w:r w:rsidRPr="001F3C63">
              <w:rPr>
                <w:rFonts w:hint="eastAsia"/>
                <w:color w:val="000000"/>
                <w:sz w:val="18"/>
                <w:szCs w:val="18"/>
              </w:rPr>
              <w:t>6</w:t>
            </w:r>
            <w:r w:rsidRPr="001F3C63">
              <w:rPr>
                <w:color w:val="000000"/>
                <w:sz w:val="18"/>
                <w:szCs w:val="18"/>
              </w:rPr>
              <w:t>w)</w:t>
            </w:r>
          </w:p>
        </w:tc>
        <w:tc>
          <w:tcPr>
            <w:tcW w:w="501" w:type="pct"/>
            <w:tcBorders>
              <w:top w:val="nil"/>
              <w:bottom w:val="single" w:sz="4" w:space="0" w:color="auto"/>
            </w:tcBorders>
            <w:vAlign w:val="bottom"/>
          </w:tcPr>
          <w:p w14:paraId="50E053D1" w14:textId="77777777" w:rsidR="00296D36" w:rsidRPr="001F3C63" w:rsidRDefault="00296D36" w:rsidP="00A95F90">
            <w:pPr>
              <w:jc w:val="center"/>
              <w:rPr>
                <w:color w:val="000000"/>
                <w:sz w:val="18"/>
                <w:szCs w:val="18"/>
              </w:rPr>
            </w:pPr>
            <w:r w:rsidRPr="001F3C63">
              <w:rPr>
                <w:color w:val="000000"/>
                <w:sz w:val="18"/>
                <w:szCs w:val="18"/>
              </w:rPr>
              <w:t>(24w)</w:t>
            </w:r>
          </w:p>
        </w:tc>
        <w:tc>
          <w:tcPr>
            <w:tcW w:w="442" w:type="pct"/>
            <w:tcBorders>
              <w:top w:val="nil"/>
              <w:bottom w:val="single" w:sz="4" w:space="0" w:color="auto"/>
            </w:tcBorders>
            <w:vAlign w:val="bottom"/>
          </w:tcPr>
          <w:p w14:paraId="48FC698B" w14:textId="77777777" w:rsidR="00296D36" w:rsidRPr="001F3C63" w:rsidRDefault="00296D36" w:rsidP="00A95F90">
            <w:pPr>
              <w:jc w:val="center"/>
              <w:rPr>
                <w:color w:val="000000"/>
                <w:sz w:val="18"/>
                <w:szCs w:val="18"/>
              </w:rPr>
            </w:pPr>
            <w:r w:rsidRPr="001F3C63">
              <w:rPr>
                <w:color w:val="000000"/>
                <w:sz w:val="18"/>
                <w:szCs w:val="18"/>
              </w:rPr>
              <w:t xml:space="preserve"> (</w:t>
            </w:r>
            <w:r w:rsidRPr="001F3C63">
              <w:rPr>
                <w:rFonts w:hint="eastAsia"/>
                <w:color w:val="000000"/>
                <w:sz w:val="18"/>
                <w:szCs w:val="18"/>
              </w:rPr>
              <w:t>66</w:t>
            </w:r>
            <w:r w:rsidRPr="001F3C63">
              <w:rPr>
                <w:color w:val="000000"/>
                <w:sz w:val="18"/>
                <w:szCs w:val="18"/>
              </w:rPr>
              <w:t>w)</w:t>
            </w:r>
          </w:p>
        </w:tc>
        <w:tc>
          <w:tcPr>
            <w:tcW w:w="50" w:type="pct"/>
            <w:tcBorders>
              <w:top w:val="nil"/>
              <w:bottom w:val="nil"/>
            </w:tcBorders>
          </w:tcPr>
          <w:p w14:paraId="1669D390" w14:textId="77777777" w:rsidR="00296D36" w:rsidRPr="001F3C63" w:rsidRDefault="00296D36" w:rsidP="00A95F90">
            <w:pPr>
              <w:jc w:val="center"/>
              <w:rPr>
                <w:color w:val="000000"/>
                <w:sz w:val="18"/>
                <w:szCs w:val="18"/>
              </w:rPr>
            </w:pPr>
          </w:p>
        </w:tc>
        <w:tc>
          <w:tcPr>
            <w:tcW w:w="501" w:type="pct"/>
            <w:tcBorders>
              <w:top w:val="nil"/>
              <w:bottom w:val="single" w:sz="4" w:space="0" w:color="auto"/>
            </w:tcBorders>
            <w:vAlign w:val="bottom"/>
          </w:tcPr>
          <w:p w14:paraId="74E5FB86" w14:textId="77777777" w:rsidR="00296D36" w:rsidRPr="001F3C63" w:rsidRDefault="00296D36" w:rsidP="00A95F90">
            <w:pPr>
              <w:jc w:val="center"/>
              <w:rPr>
                <w:color w:val="000000"/>
                <w:sz w:val="18"/>
                <w:szCs w:val="18"/>
              </w:rPr>
            </w:pPr>
            <w:r w:rsidRPr="001F3C63">
              <w:rPr>
                <w:color w:val="000000"/>
                <w:sz w:val="18"/>
                <w:szCs w:val="18"/>
              </w:rPr>
              <w:t>(</w:t>
            </w:r>
            <w:r w:rsidRPr="001F3C63">
              <w:rPr>
                <w:rFonts w:hint="eastAsia"/>
                <w:color w:val="000000"/>
                <w:sz w:val="18"/>
                <w:szCs w:val="18"/>
              </w:rPr>
              <w:t>6</w:t>
            </w:r>
            <w:r w:rsidRPr="001F3C63">
              <w:rPr>
                <w:color w:val="000000"/>
                <w:sz w:val="18"/>
                <w:szCs w:val="18"/>
              </w:rPr>
              <w:t>w)</w:t>
            </w:r>
          </w:p>
        </w:tc>
        <w:tc>
          <w:tcPr>
            <w:tcW w:w="441" w:type="pct"/>
            <w:tcBorders>
              <w:top w:val="nil"/>
              <w:bottom w:val="single" w:sz="4" w:space="0" w:color="auto"/>
            </w:tcBorders>
            <w:vAlign w:val="bottom"/>
          </w:tcPr>
          <w:p w14:paraId="35EF3712" w14:textId="77777777" w:rsidR="00296D36" w:rsidRPr="001F3C63" w:rsidRDefault="00296D36" w:rsidP="00A95F90">
            <w:pPr>
              <w:jc w:val="center"/>
              <w:rPr>
                <w:color w:val="000000"/>
                <w:sz w:val="18"/>
                <w:szCs w:val="18"/>
              </w:rPr>
            </w:pPr>
            <w:r w:rsidRPr="001F3C63">
              <w:rPr>
                <w:color w:val="000000"/>
                <w:sz w:val="18"/>
                <w:szCs w:val="18"/>
              </w:rPr>
              <w:t xml:space="preserve"> (24w)</w:t>
            </w:r>
          </w:p>
        </w:tc>
        <w:tc>
          <w:tcPr>
            <w:tcW w:w="432" w:type="pct"/>
            <w:tcBorders>
              <w:top w:val="nil"/>
              <w:bottom w:val="single" w:sz="4" w:space="0" w:color="auto"/>
            </w:tcBorders>
            <w:vAlign w:val="bottom"/>
          </w:tcPr>
          <w:p w14:paraId="35207CE4" w14:textId="77777777" w:rsidR="00296D36" w:rsidRPr="001F3C63" w:rsidRDefault="00296D36" w:rsidP="00A95F90">
            <w:pPr>
              <w:jc w:val="center"/>
              <w:rPr>
                <w:color w:val="000000"/>
                <w:sz w:val="18"/>
                <w:szCs w:val="18"/>
              </w:rPr>
            </w:pPr>
            <w:r w:rsidRPr="001F3C63">
              <w:rPr>
                <w:color w:val="000000"/>
                <w:sz w:val="18"/>
                <w:szCs w:val="18"/>
              </w:rPr>
              <w:t>(</w:t>
            </w:r>
            <w:r w:rsidRPr="001F3C63">
              <w:rPr>
                <w:rFonts w:hint="eastAsia"/>
                <w:color w:val="000000"/>
                <w:sz w:val="18"/>
                <w:szCs w:val="18"/>
              </w:rPr>
              <w:t>66</w:t>
            </w:r>
            <w:r w:rsidRPr="001F3C63">
              <w:rPr>
                <w:color w:val="000000"/>
                <w:sz w:val="18"/>
                <w:szCs w:val="18"/>
              </w:rPr>
              <w:t>w)</w:t>
            </w:r>
          </w:p>
        </w:tc>
      </w:tr>
      <w:tr w:rsidR="00296D36" w:rsidRPr="001F3C63" w14:paraId="7D1CFEA2" w14:textId="77777777" w:rsidTr="00A95F90">
        <w:trPr>
          <w:trHeight w:val="113"/>
        </w:trPr>
        <w:tc>
          <w:tcPr>
            <w:tcW w:w="513" w:type="pct"/>
            <w:tcBorders>
              <w:top w:val="single" w:sz="4" w:space="0" w:color="auto"/>
            </w:tcBorders>
            <w:shd w:val="clear" w:color="auto" w:fill="auto"/>
            <w:noWrap/>
            <w:tcMar>
              <w:top w:w="15" w:type="dxa"/>
              <w:left w:w="15" w:type="dxa"/>
              <w:bottom w:w="0" w:type="dxa"/>
              <w:right w:w="15" w:type="dxa"/>
            </w:tcMar>
            <w:vAlign w:val="bottom"/>
            <w:hideMark/>
          </w:tcPr>
          <w:p w14:paraId="282E8C58" w14:textId="77777777" w:rsidR="00296D36" w:rsidRDefault="00296D36" w:rsidP="00A95F90">
            <w:pPr>
              <w:jc w:val="center"/>
              <w:rPr>
                <w:i/>
                <w:iCs/>
                <w:color w:val="000000"/>
                <w:sz w:val="18"/>
                <w:szCs w:val="18"/>
              </w:rPr>
            </w:pPr>
            <w:r w:rsidRPr="001F3C63">
              <w:rPr>
                <w:i/>
                <w:iCs/>
                <w:color w:val="000000"/>
                <w:sz w:val="18"/>
                <w:szCs w:val="18"/>
              </w:rPr>
              <w:t>Proteobacteria</w:t>
            </w:r>
          </w:p>
          <w:p w14:paraId="1CCACC1C" w14:textId="77777777" w:rsidR="00296D36" w:rsidRPr="001F3C63" w:rsidRDefault="00296D36" w:rsidP="00A95F90">
            <w:pPr>
              <w:jc w:val="center"/>
              <w:rPr>
                <w:i/>
                <w:iCs/>
                <w:color w:val="000000"/>
                <w:sz w:val="18"/>
                <w:szCs w:val="18"/>
              </w:rPr>
            </w:pPr>
            <w:r w:rsidRPr="001F3C63">
              <w:rPr>
                <w:color w:val="000000"/>
                <w:sz w:val="18"/>
                <w:szCs w:val="18"/>
              </w:rPr>
              <w:t>46.46</w:t>
            </w:r>
          </w:p>
        </w:tc>
        <w:tc>
          <w:tcPr>
            <w:tcW w:w="50" w:type="pct"/>
            <w:tcBorders>
              <w:top w:val="nil"/>
              <w:bottom w:val="nil"/>
            </w:tcBorders>
          </w:tcPr>
          <w:p w14:paraId="2B05143B" w14:textId="77777777" w:rsidR="00296D36" w:rsidRPr="001F3C63" w:rsidRDefault="00296D36" w:rsidP="00A95F90">
            <w:pPr>
              <w:jc w:val="center"/>
              <w:rPr>
                <w:i/>
                <w:iCs/>
                <w:color w:val="000000"/>
                <w:sz w:val="18"/>
                <w:szCs w:val="18"/>
              </w:rPr>
            </w:pPr>
          </w:p>
        </w:tc>
        <w:tc>
          <w:tcPr>
            <w:tcW w:w="464" w:type="pct"/>
            <w:tcBorders>
              <w:top w:val="single" w:sz="4" w:space="0" w:color="auto"/>
            </w:tcBorders>
            <w:shd w:val="clear" w:color="auto" w:fill="auto"/>
            <w:noWrap/>
            <w:tcMar>
              <w:top w:w="15" w:type="dxa"/>
              <w:left w:w="15" w:type="dxa"/>
              <w:bottom w:w="0" w:type="dxa"/>
              <w:right w:w="15" w:type="dxa"/>
            </w:tcMar>
            <w:vAlign w:val="bottom"/>
            <w:hideMark/>
          </w:tcPr>
          <w:p w14:paraId="7CE5EEE6" w14:textId="77777777" w:rsidR="00296D36" w:rsidRDefault="00296D36" w:rsidP="00A95F90">
            <w:pPr>
              <w:jc w:val="center"/>
              <w:rPr>
                <w:i/>
                <w:iCs/>
                <w:color w:val="000000"/>
                <w:sz w:val="18"/>
                <w:szCs w:val="18"/>
              </w:rPr>
            </w:pPr>
            <w:r w:rsidRPr="001F3C63">
              <w:rPr>
                <w:i/>
                <w:iCs/>
                <w:color w:val="000000"/>
                <w:sz w:val="18"/>
                <w:szCs w:val="18"/>
              </w:rPr>
              <w:t>Proteobacteria</w:t>
            </w:r>
          </w:p>
          <w:p w14:paraId="1C0AFB19" w14:textId="77777777" w:rsidR="00296D36" w:rsidRPr="001F3C63" w:rsidRDefault="00296D36" w:rsidP="00A95F90">
            <w:pPr>
              <w:jc w:val="center"/>
              <w:rPr>
                <w:i/>
                <w:iCs/>
                <w:color w:val="000000"/>
                <w:sz w:val="18"/>
                <w:szCs w:val="18"/>
              </w:rPr>
            </w:pPr>
            <w:r w:rsidRPr="001F3C63">
              <w:rPr>
                <w:color w:val="000000"/>
                <w:sz w:val="18"/>
                <w:szCs w:val="18"/>
              </w:rPr>
              <w:t>38.90</w:t>
            </w:r>
          </w:p>
        </w:tc>
        <w:tc>
          <w:tcPr>
            <w:tcW w:w="513" w:type="pct"/>
            <w:tcBorders>
              <w:top w:val="single" w:sz="4" w:space="0" w:color="auto"/>
            </w:tcBorders>
            <w:shd w:val="clear" w:color="auto" w:fill="auto"/>
            <w:noWrap/>
            <w:tcMar>
              <w:top w:w="15" w:type="dxa"/>
              <w:left w:w="15" w:type="dxa"/>
              <w:bottom w:w="0" w:type="dxa"/>
              <w:right w:w="15" w:type="dxa"/>
            </w:tcMar>
            <w:vAlign w:val="bottom"/>
            <w:hideMark/>
          </w:tcPr>
          <w:p w14:paraId="6C4FA633" w14:textId="77777777" w:rsidR="00296D36" w:rsidRDefault="00296D36" w:rsidP="00A95F90">
            <w:pPr>
              <w:jc w:val="center"/>
              <w:rPr>
                <w:i/>
                <w:iCs/>
                <w:color w:val="000000"/>
                <w:sz w:val="18"/>
                <w:szCs w:val="18"/>
              </w:rPr>
            </w:pPr>
            <w:r w:rsidRPr="001F3C63">
              <w:rPr>
                <w:i/>
                <w:iCs/>
                <w:color w:val="000000"/>
                <w:sz w:val="18"/>
                <w:szCs w:val="18"/>
              </w:rPr>
              <w:t>Firmicutes</w:t>
            </w:r>
          </w:p>
          <w:p w14:paraId="46A7F49A" w14:textId="77777777" w:rsidR="00296D36" w:rsidRPr="001F3C63" w:rsidRDefault="00296D36" w:rsidP="00A95F90">
            <w:pPr>
              <w:jc w:val="center"/>
              <w:rPr>
                <w:i/>
                <w:iCs/>
                <w:color w:val="000000"/>
                <w:sz w:val="18"/>
                <w:szCs w:val="18"/>
              </w:rPr>
            </w:pPr>
            <w:r w:rsidRPr="001F3C63">
              <w:rPr>
                <w:color w:val="000000"/>
                <w:sz w:val="18"/>
                <w:szCs w:val="18"/>
              </w:rPr>
              <w:t>37.71</w:t>
            </w:r>
          </w:p>
        </w:tc>
        <w:tc>
          <w:tcPr>
            <w:tcW w:w="491" w:type="pct"/>
            <w:tcBorders>
              <w:top w:val="single" w:sz="4" w:space="0" w:color="auto"/>
            </w:tcBorders>
            <w:shd w:val="clear" w:color="auto" w:fill="auto"/>
            <w:noWrap/>
            <w:tcMar>
              <w:top w:w="15" w:type="dxa"/>
              <w:left w:w="15" w:type="dxa"/>
              <w:bottom w:w="0" w:type="dxa"/>
              <w:right w:w="15" w:type="dxa"/>
            </w:tcMar>
            <w:vAlign w:val="bottom"/>
            <w:hideMark/>
          </w:tcPr>
          <w:p w14:paraId="345F9E60" w14:textId="77777777" w:rsidR="00296D36" w:rsidRDefault="00296D36" w:rsidP="00A95F90">
            <w:pPr>
              <w:jc w:val="center"/>
              <w:rPr>
                <w:i/>
                <w:iCs/>
                <w:color w:val="000000"/>
                <w:sz w:val="18"/>
                <w:szCs w:val="18"/>
              </w:rPr>
            </w:pPr>
            <w:r w:rsidRPr="001F3C63">
              <w:rPr>
                <w:i/>
                <w:iCs/>
                <w:color w:val="000000"/>
                <w:sz w:val="18"/>
                <w:szCs w:val="18"/>
              </w:rPr>
              <w:t>Chloroflexi</w:t>
            </w:r>
          </w:p>
          <w:p w14:paraId="534B87F7" w14:textId="77777777" w:rsidR="00296D36" w:rsidRPr="001F3C63" w:rsidRDefault="00296D36" w:rsidP="00A95F90">
            <w:pPr>
              <w:jc w:val="center"/>
              <w:rPr>
                <w:i/>
                <w:iCs/>
                <w:color w:val="000000"/>
                <w:sz w:val="18"/>
                <w:szCs w:val="18"/>
              </w:rPr>
            </w:pPr>
            <w:r w:rsidRPr="001F3C63">
              <w:rPr>
                <w:color w:val="000000"/>
                <w:sz w:val="18"/>
                <w:szCs w:val="18"/>
              </w:rPr>
              <w:t>27.41</w:t>
            </w:r>
          </w:p>
        </w:tc>
        <w:tc>
          <w:tcPr>
            <w:tcW w:w="50" w:type="pct"/>
            <w:tcBorders>
              <w:top w:val="nil"/>
              <w:bottom w:val="nil"/>
            </w:tcBorders>
          </w:tcPr>
          <w:p w14:paraId="13ABE653" w14:textId="77777777" w:rsidR="00296D36" w:rsidRPr="001F3C63" w:rsidRDefault="00296D36" w:rsidP="00A95F90">
            <w:pPr>
              <w:jc w:val="center"/>
              <w:rPr>
                <w:i/>
                <w:iCs/>
                <w:color w:val="000000"/>
                <w:sz w:val="18"/>
                <w:szCs w:val="18"/>
              </w:rPr>
            </w:pPr>
          </w:p>
        </w:tc>
        <w:tc>
          <w:tcPr>
            <w:tcW w:w="501" w:type="pct"/>
            <w:tcBorders>
              <w:top w:val="single" w:sz="4" w:space="0" w:color="auto"/>
            </w:tcBorders>
            <w:vAlign w:val="bottom"/>
          </w:tcPr>
          <w:p w14:paraId="44AFBE97" w14:textId="77777777" w:rsidR="00296D36" w:rsidRDefault="00296D36" w:rsidP="00A95F90">
            <w:pPr>
              <w:jc w:val="center"/>
              <w:rPr>
                <w:i/>
                <w:iCs/>
                <w:color w:val="000000"/>
                <w:sz w:val="18"/>
                <w:szCs w:val="18"/>
              </w:rPr>
            </w:pPr>
            <w:r w:rsidRPr="001F3C63">
              <w:rPr>
                <w:i/>
                <w:iCs/>
                <w:color w:val="000000"/>
                <w:sz w:val="18"/>
                <w:szCs w:val="18"/>
              </w:rPr>
              <w:t>Proteobacteria</w:t>
            </w:r>
          </w:p>
          <w:p w14:paraId="252F88CA" w14:textId="77777777" w:rsidR="00296D36" w:rsidRPr="001F3C63" w:rsidRDefault="00296D36" w:rsidP="00A95F90">
            <w:pPr>
              <w:jc w:val="center"/>
              <w:rPr>
                <w:color w:val="000000"/>
                <w:sz w:val="18"/>
                <w:szCs w:val="18"/>
              </w:rPr>
            </w:pPr>
            <w:r w:rsidRPr="001F3C63">
              <w:rPr>
                <w:color w:val="000000"/>
                <w:sz w:val="18"/>
                <w:szCs w:val="18"/>
              </w:rPr>
              <w:t>33.04</w:t>
            </w:r>
          </w:p>
        </w:tc>
        <w:tc>
          <w:tcPr>
            <w:tcW w:w="501" w:type="pct"/>
            <w:tcBorders>
              <w:top w:val="single" w:sz="4" w:space="0" w:color="auto"/>
            </w:tcBorders>
            <w:vAlign w:val="bottom"/>
          </w:tcPr>
          <w:p w14:paraId="2B9F705F" w14:textId="77777777" w:rsidR="00296D36" w:rsidRDefault="00296D36" w:rsidP="00A95F90">
            <w:pPr>
              <w:jc w:val="center"/>
              <w:rPr>
                <w:i/>
                <w:iCs/>
                <w:color w:val="000000"/>
                <w:sz w:val="18"/>
                <w:szCs w:val="18"/>
              </w:rPr>
            </w:pPr>
            <w:r w:rsidRPr="001F3C63">
              <w:rPr>
                <w:i/>
                <w:iCs/>
                <w:color w:val="000000"/>
                <w:sz w:val="18"/>
                <w:szCs w:val="18"/>
              </w:rPr>
              <w:t>Proteobacteria</w:t>
            </w:r>
          </w:p>
          <w:p w14:paraId="1EA6AED3" w14:textId="77777777" w:rsidR="00296D36" w:rsidRPr="001F3C63" w:rsidRDefault="00296D36" w:rsidP="00A95F90">
            <w:pPr>
              <w:jc w:val="center"/>
              <w:rPr>
                <w:color w:val="000000"/>
                <w:sz w:val="18"/>
                <w:szCs w:val="18"/>
              </w:rPr>
            </w:pPr>
            <w:r w:rsidRPr="001F3C63">
              <w:rPr>
                <w:color w:val="000000"/>
                <w:sz w:val="18"/>
                <w:szCs w:val="18"/>
              </w:rPr>
              <w:t>34.40</w:t>
            </w:r>
          </w:p>
        </w:tc>
        <w:tc>
          <w:tcPr>
            <w:tcW w:w="442" w:type="pct"/>
            <w:tcBorders>
              <w:top w:val="single" w:sz="4" w:space="0" w:color="auto"/>
            </w:tcBorders>
            <w:vAlign w:val="bottom"/>
          </w:tcPr>
          <w:p w14:paraId="7B8DA4F9" w14:textId="77777777" w:rsidR="00296D36" w:rsidRDefault="00296D36" w:rsidP="00A95F90">
            <w:pPr>
              <w:jc w:val="center"/>
              <w:rPr>
                <w:i/>
                <w:iCs/>
                <w:color w:val="000000"/>
                <w:sz w:val="18"/>
                <w:szCs w:val="18"/>
              </w:rPr>
            </w:pPr>
            <w:r w:rsidRPr="001F3C63">
              <w:rPr>
                <w:i/>
                <w:iCs/>
                <w:color w:val="000000"/>
                <w:sz w:val="18"/>
                <w:szCs w:val="18"/>
              </w:rPr>
              <w:t>Proteobacteria</w:t>
            </w:r>
          </w:p>
          <w:p w14:paraId="03FED9E0" w14:textId="77777777" w:rsidR="00296D36" w:rsidRPr="001F3C63" w:rsidRDefault="00296D36" w:rsidP="00A95F90">
            <w:pPr>
              <w:jc w:val="center"/>
              <w:rPr>
                <w:color w:val="000000"/>
                <w:sz w:val="18"/>
                <w:szCs w:val="18"/>
              </w:rPr>
            </w:pPr>
            <w:r w:rsidRPr="001F3C63">
              <w:rPr>
                <w:color w:val="000000"/>
                <w:sz w:val="18"/>
                <w:szCs w:val="18"/>
              </w:rPr>
              <w:t>23.28</w:t>
            </w:r>
          </w:p>
        </w:tc>
        <w:tc>
          <w:tcPr>
            <w:tcW w:w="50" w:type="pct"/>
            <w:tcBorders>
              <w:top w:val="nil"/>
              <w:bottom w:val="nil"/>
            </w:tcBorders>
          </w:tcPr>
          <w:p w14:paraId="62F90BC3" w14:textId="77777777" w:rsidR="00296D36" w:rsidRPr="001F3C63" w:rsidRDefault="00296D36" w:rsidP="00A95F90">
            <w:pPr>
              <w:jc w:val="center"/>
              <w:rPr>
                <w:i/>
                <w:iCs/>
                <w:color w:val="000000"/>
                <w:sz w:val="18"/>
                <w:szCs w:val="18"/>
              </w:rPr>
            </w:pPr>
          </w:p>
        </w:tc>
        <w:tc>
          <w:tcPr>
            <w:tcW w:w="501" w:type="pct"/>
            <w:tcBorders>
              <w:top w:val="single" w:sz="4" w:space="0" w:color="auto"/>
            </w:tcBorders>
            <w:vAlign w:val="bottom"/>
          </w:tcPr>
          <w:p w14:paraId="07452A2F" w14:textId="77777777" w:rsidR="00296D36" w:rsidRDefault="00296D36" w:rsidP="00A95F90">
            <w:pPr>
              <w:jc w:val="center"/>
              <w:rPr>
                <w:i/>
                <w:iCs/>
                <w:color w:val="000000"/>
                <w:sz w:val="18"/>
                <w:szCs w:val="18"/>
              </w:rPr>
            </w:pPr>
            <w:r w:rsidRPr="001F3C63">
              <w:rPr>
                <w:i/>
                <w:iCs/>
                <w:color w:val="000000"/>
                <w:sz w:val="18"/>
                <w:szCs w:val="18"/>
              </w:rPr>
              <w:t>Firmicutes</w:t>
            </w:r>
          </w:p>
          <w:p w14:paraId="03700799" w14:textId="77777777" w:rsidR="00296D36" w:rsidRPr="001F3C63" w:rsidRDefault="00296D36" w:rsidP="00A95F90">
            <w:pPr>
              <w:jc w:val="center"/>
              <w:rPr>
                <w:color w:val="000000"/>
                <w:sz w:val="18"/>
                <w:szCs w:val="18"/>
              </w:rPr>
            </w:pPr>
            <w:r w:rsidRPr="001F3C63">
              <w:rPr>
                <w:color w:val="000000"/>
                <w:sz w:val="18"/>
                <w:szCs w:val="18"/>
              </w:rPr>
              <w:t>40.16</w:t>
            </w:r>
          </w:p>
        </w:tc>
        <w:tc>
          <w:tcPr>
            <w:tcW w:w="441" w:type="pct"/>
            <w:tcBorders>
              <w:top w:val="single" w:sz="4" w:space="0" w:color="auto"/>
            </w:tcBorders>
            <w:vAlign w:val="bottom"/>
          </w:tcPr>
          <w:p w14:paraId="7BE026BC" w14:textId="77777777" w:rsidR="00296D36" w:rsidRDefault="00296D36" w:rsidP="00A95F90">
            <w:pPr>
              <w:jc w:val="center"/>
              <w:rPr>
                <w:i/>
                <w:iCs/>
                <w:color w:val="000000"/>
                <w:sz w:val="18"/>
                <w:szCs w:val="18"/>
              </w:rPr>
            </w:pPr>
            <w:r w:rsidRPr="001F3C63">
              <w:rPr>
                <w:i/>
                <w:iCs/>
                <w:color w:val="000000"/>
                <w:sz w:val="18"/>
                <w:szCs w:val="18"/>
              </w:rPr>
              <w:t>Firmicutes</w:t>
            </w:r>
          </w:p>
          <w:p w14:paraId="613AF64D" w14:textId="77777777" w:rsidR="00296D36" w:rsidRPr="001F3C63" w:rsidRDefault="00296D36" w:rsidP="00A95F90">
            <w:pPr>
              <w:jc w:val="center"/>
              <w:rPr>
                <w:color w:val="000000"/>
                <w:sz w:val="18"/>
                <w:szCs w:val="18"/>
              </w:rPr>
            </w:pPr>
            <w:r w:rsidRPr="001F3C63">
              <w:rPr>
                <w:color w:val="000000"/>
                <w:sz w:val="18"/>
                <w:szCs w:val="18"/>
              </w:rPr>
              <w:t>55.93</w:t>
            </w:r>
          </w:p>
        </w:tc>
        <w:tc>
          <w:tcPr>
            <w:tcW w:w="432" w:type="pct"/>
            <w:tcBorders>
              <w:top w:val="single" w:sz="4" w:space="0" w:color="auto"/>
            </w:tcBorders>
            <w:vAlign w:val="bottom"/>
          </w:tcPr>
          <w:p w14:paraId="2E07D97E" w14:textId="77777777" w:rsidR="00296D36" w:rsidRDefault="00296D36" w:rsidP="00A95F90">
            <w:pPr>
              <w:jc w:val="center"/>
              <w:rPr>
                <w:i/>
                <w:iCs/>
                <w:color w:val="000000"/>
                <w:sz w:val="18"/>
                <w:szCs w:val="18"/>
              </w:rPr>
            </w:pPr>
            <w:r w:rsidRPr="001F3C63">
              <w:rPr>
                <w:i/>
                <w:iCs/>
                <w:color w:val="000000"/>
                <w:sz w:val="18"/>
                <w:szCs w:val="18"/>
              </w:rPr>
              <w:t>Chloroflexi</w:t>
            </w:r>
          </w:p>
          <w:p w14:paraId="7E2F715D" w14:textId="77777777" w:rsidR="00296D36" w:rsidRPr="001F3C63" w:rsidRDefault="00296D36" w:rsidP="00A95F90">
            <w:pPr>
              <w:jc w:val="center"/>
              <w:rPr>
                <w:color w:val="000000"/>
                <w:sz w:val="18"/>
                <w:szCs w:val="18"/>
              </w:rPr>
            </w:pPr>
            <w:r w:rsidRPr="001F3C63">
              <w:rPr>
                <w:color w:val="000000"/>
                <w:sz w:val="18"/>
                <w:szCs w:val="18"/>
              </w:rPr>
              <w:t>25.87</w:t>
            </w:r>
          </w:p>
        </w:tc>
      </w:tr>
      <w:tr w:rsidR="00296D36" w:rsidRPr="001F3C63" w14:paraId="36E8103C"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5C6184CF" w14:textId="77777777" w:rsidR="00296D36" w:rsidRDefault="00296D36" w:rsidP="00A95F90">
            <w:pPr>
              <w:jc w:val="center"/>
              <w:rPr>
                <w:i/>
                <w:iCs/>
                <w:color w:val="000000"/>
                <w:sz w:val="18"/>
                <w:szCs w:val="18"/>
              </w:rPr>
            </w:pPr>
            <w:r w:rsidRPr="001F3C63">
              <w:rPr>
                <w:i/>
                <w:iCs/>
                <w:color w:val="000000"/>
                <w:sz w:val="18"/>
                <w:szCs w:val="18"/>
              </w:rPr>
              <w:t>Bacteroidetes</w:t>
            </w:r>
          </w:p>
          <w:p w14:paraId="2430F210" w14:textId="77777777" w:rsidR="00296D36" w:rsidRPr="001F3C63" w:rsidRDefault="00296D36" w:rsidP="00A95F90">
            <w:pPr>
              <w:jc w:val="center"/>
              <w:rPr>
                <w:i/>
                <w:iCs/>
                <w:color w:val="000000"/>
                <w:sz w:val="18"/>
                <w:szCs w:val="18"/>
              </w:rPr>
            </w:pPr>
            <w:r w:rsidRPr="001F3C63">
              <w:rPr>
                <w:color w:val="000000"/>
                <w:sz w:val="18"/>
                <w:szCs w:val="18"/>
              </w:rPr>
              <w:t>16.57</w:t>
            </w:r>
          </w:p>
        </w:tc>
        <w:tc>
          <w:tcPr>
            <w:tcW w:w="50" w:type="pct"/>
            <w:tcBorders>
              <w:top w:val="nil"/>
            </w:tcBorders>
          </w:tcPr>
          <w:p w14:paraId="04C302C5" w14:textId="77777777" w:rsidR="00296D36" w:rsidRPr="001F3C63" w:rsidRDefault="00296D36" w:rsidP="00A95F90">
            <w:pPr>
              <w:jc w:val="center"/>
              <w:rPr>
                <w:i/>
                <w:iCs/>
                <w:color w:val="000000"/>
                <w:sz w:val="18"/>
                <w:szCs w:val="18"/>
              </w:rPr>
            </w:pPr>
          </w:p>
        </w:tc>
        <w:tc>
          <w:tcPr>
            <w:tcW w:w="464" w:type="pct"/>
            <w:shd w:val="clear" w:color="auto" w:fill="auto"/>
            <w:noWrap/>
            <w:tcMar>
              <w:top w:w="15" w:type="dxa"/>
              <w:left w:w="15" w:type="dxa"/>
              <w:bottom w:w="0" w:type="dxa"/>
              <w:right w:w="15" w:type="dxa"/>
            </w:tcMar>
            <w:vAlign w:val="bottom"/>
            <w:hideMark/>
          </w:tcPr>
          <w:p w14:paraId="484DE076" w14:textId="77777777" w:rsidR="00296D36" w:rsidRDefault="00296D36" w:rsidP="00A95F90">
            <w:pPr>
              <w:jc w:val="center"/>
              <w:rPr>
                <w:i/>
                <w:iCs/>
                <w:color w:val="000000"/>
                <w:sz w:val="18"/>
                <w:szCs w:val="18"/>
              </w:rPr>
            </w:pPr>
            <w:r w:rsidRPr="001F3C63">
              <w:rPr>
                <w:i/>
                <w:iCs/>
                <w:color w:val="000000"/>
                <w:sz w:val="18"/>
                <w:szCs w:val="18"/>
              </w:rPr>
              <w:t>Firmicutes</w:t>
            </w:r>
          </w:p>
          <w:p w14:paraId="6EA8DEBD" w14:textId="77777777" w:rsidR="00296D36" w:rsidRPr="001F3C63" w:rsidRDefault="00296D36" w:rsidP="00A95F90">
            <w:pPr>
              <w:jc w:val="center"/>
              <w:rPr>
                <w:i/>
                <w:iCs/>
                <w:color w:val="000000"/>
                <w:sz w:val="18"/>
                <w:szCs w:val="18"/>
              </w:rPr>
            </w:pPr>
            <w:r w:rsidRPr="001F3C63">
              <w:rPr>
                <w:color w:val="000000"/>
                <w:sz w:val="18"/>
                <w:szCs w:val="18"/>
              </w:rPr>
              <w:t>28.91</w:t>
            </w:r>
          </w:p>
        </w:tc>
        <w:tc>
          <w:tcPr>
            <w:tcW w:w="513" w:type="pct"/>
            <w:shd w:val="clear" w:color="auto" w:fill="auto"/>
            <w:noWrap/>
            <w:tcMar>
              <w:top w:w="15" w:type="dxa"/>
              <w:left w:w="15" w:type="dxa"/>
              <w:bottom w:w="0" w:type="dxa"/>
              <w:right w:w="15" w:type="dxa"/>
            </w:tcMar>
            <w:vAlign w:val="bottom"/>
            <w:hideMark/>
          </w:tcPr>
          <w:p w14:paraId="5F75EAA0" w14:textId="77777777" w:rsidR="00296D36" w:rsidRDefault="00296D36" w:rsidP="00A95F90">
            <w:pPr>
              <w:jc w:val="center"/>
              <w:rPr>
                <w:i/>
                <w:iCs/>
                <w:color w:val="000000"/>
                <w:sz w:val="18"/>
                <w:szCs w:val="18"/>
              </w:rPr>
            </w:pPr>
            <w:r w:rsidRPr="001F3C63">
              <w:rPr>
                <w:i/>
                <w:iCs/>
                <w:color w:val="000000"/>
                <w:sz w:val="18"/>
                <w:szCs w:val="18"/>
              </w:rPr>
              <w:t>Proteobacteria</w:t>
            </w:r>
          </w:p>
          <w:p w14:paraId="49B6E09B" w14:textId="77777777" w:rsidR="00296D36" w:rsidRPr="001F3C63" w:rsidRDefault="00296D36" w:rsidP="00A95F90">
            <w:pPr>
              <w:jc w:val="center"/>
              <w:rPr>
                <w:i/>
                <w:iCs/>
                <w:color w:val="000000"/>
                <w:sz w:val="18"/>
                <w:szCs w:val="18"/>
              </w:rPr>
            </w:pPr>
            <w:r w:rsidRPr="001F3C63">
              <w:rPr>
                <w:color w:val="000000"/>
                <w:sz w:val="18"/>
                <w:szCs w:val="18"/>
              </w:rPr>
              <w:t>27.72</w:t>
            </w:r>
          </w:p>
        </w:tc>
        <w:tc>
          <w:tcPr>
            <w:tcW w:w="491" w:type="pct"/>
            <w:shd w:val="clear" w:color="auto" w:fill="auto"/>
            <w:noWrap/>
            <w:tcMar>
              <w:top w:w="15" w:type="dxa"/>
              <w:left w:w="15" w:type="dxa"/>
              <w:bottom w:w="0" w:type="dxa"/>
              <w:right w:w="15" w:type="dxa"/>
            </w:tcMar>
            <w:vAlign w:val="bottom"/>
            <w:hideMark/>
          </w:tcPr>
          <w:p w14:paraId="07D3640B" w14:textId="77777777" w:rsidR="00296D36" w:rsidRDefault="00296D36" w:rsidP="00A95F90">
            <w:pPr>
              <w:jc w:val="center"/>
              <w:rPr>
                <w:i/>
                <w:iCs/>
                <w:color w:val="000000"/>
                <w:sz w:val="18"/>
                <w:szCs w:val="18"/>
              </w:rPr>
            </w:pPr>
            <w:r w:rsidRPr="001F3C63">
              <w:rPr>
                <w:i/>
                <w:iCs/>
                <w:color w:val="000000"/>
                <w:sz w:val="18"/>
                <w:szCs w:val="18"/>
              </w:rPr>
              <w:t>Proteobacteria</w:t>
            </w:r>
          </w:p>
          <w:p w14:paraId="53B1A348" w14:textId="77777777" w:rsidR="00296D36" w:rsidRPr="001F3C63" w:rsidRDefault="00296D36" w:rsidP="00A95F90">
            <w:pPr>
              <w:jc w:val="center"/>
              <w:rPr>
                <w:i/>
                <w:iCs/>
                <w:color w:val="000000"/>
                <w:sz w:val="18"/>
                <w:szCs w:val="18"/>
              </w:rPr>
            </w:pPr>
            <w:r w:rsidRPr="001F3C63">
              <w:rPr>
                <w:color w:val="000000"/>
                <w:sz w:val="18"/>
                <w:szCs w:val="18"/>
              </w:rPr>
              <w:t>19.77</w:t>
            </w:r>
          </w:p>
        </w:tc>
        <w:tc>
          <w:tcPr>
            <w:tcW w:w="50" w:type="pct"/>
            <w:tcBorders>
              <w:top w:val="nil"/>
            </w:tcBorders>
          </w:tcPr>
          <w:p w14:paraId="60D1DE37" w14:textId="77777777" w:rsidR="00296D36" w:rsidRPr="001F3C63" w:rsidRDefault="00296D36" w:rsidP="00A95F90">
            <w:pPr>
              <w:jc w:val="center"/>
              <w:rPr>
                <w:i/>
                <w:iCs/>
                <w:color w:val="000000"/>
                <w:sz w:val="18"/>
                <w:szCs w:val="18"/>
              </w:rPr>
            </w:pPr>
          </w:p>
        </w:tc>
        <w:tc>
          <w:tcPr>
            <w:tcW w:w="501" w:type="pct"/>
            <w:vAlign w:val="bottom"/>
          </w:tcPr>
          <w:p w14:paraId="6E46D4BF" w14:textId="77777777" w:rsidR="00296D36" w:rsidRDefault="00296D36" w:rsidP="00A95F90">
            <w:pPr>
              <w:jc w:val="center"/>
              <w:rPr>
                <w:i/>
                <w:iCs/>
                <w:color w:val="000000"/>
                <w:sz w:val="18"/>
                <w:szCs w:val="18"/>
              </w:rPr>
            </w:pPr>
            <w:r w:rsidRPr="001F3C63">
              <w:rPr>
                <w:i/>
                <w:iCs/>
                <w:color w:val="000000"/>
                <w:sz w:val="18"/>
                <w:szCs w:val="18"/>
              </w:rPr>
              <w:t>Firmicutes</w:t>
            </w:r>
          </w:p>
          <w:p w14:paraId="2E5C8B63" w14:textId="77777777" w:rsidR="00296D36" w:rsidRPr="001F3C63" w:rsidRDefault="00296D36" w:rsidP="00A95F90">
            <w:pPr>
              <w:jc w:val="center"/>
              <w:rPr>
                <w:color w:val="000000"/>
                <w:sz w:val="18"/>
                <w:szCs w:val="18"/>
              </w:rPr>
            </w:pPr>
            <w:r w:rsidRPr="001F3C63">
              <w:rPr>
                <w:color w:val="000000"/>
                <w:sz w:val="18"/>
                <w:szCs w:val="18"/>
              </w:rPr>
              <w:t>23.87</w:t>
            </w:r>
          </w:p>
        </w:tc>
        <w:tc>
          <w:tcPr>
            <w:tcW w:w="501" w:type="pct"/>
            <w:vAlign w:val="bottom"/>
          </w:tcPr>
          <w:p w14:paraId="2F5C334D" w14:textId="77777777" w:rsidR="00296D36" w:rsidRDefault="00296D36" w:rsidP="00A95F90">
            <w:pPr>
              <w:jc w:val="center"/>
              <w:rPr>
                <w:i/>
                <w:iCs/>
                <w:color w:val="000000"/>
                <w:sz w:val="18"/>
                <w:szCs w:val="18"/>
              </w:rPr>
            </w:pPr>
            <w:r w:rsidRPr="001F3C63">
              <w:rPr>
                <w:i/>
                <w:iCs/>
                <w:color w:val="000000"/>
                <w:sz w:val="18"/>
                <w:szCs w:val="18"/>
              </w:rPr>
              <w:t>Firmicutes</w:t>
            </w:r>
          </w:p>
          <w:p w14:paraId="7F28DEBF" w14:textId="77777777" w:rsidR="00296D36" w:rsidRPr="001F3C63" w:rsidRDefault="00296D36" w:rsidP="00A95F90">
            <w:pPr>
              <w:jc w:val="center"/>
              <w:rPr>
                <w:color w:val="000000"/>
                <w:sz w:val="18"/>
                <w:szCs w:val="18"/>
              </w:rPr>
            </w:pPr>
            <w:r w:rsidRPr="001F3C63">
              <w:rPr>
                <w:color w:val="000000"/>
                <w:sz w:val="18"/>
                <w:szCs w:val="18"/>
              </w:rPr>
              <w:t>31.05</w:t>
            </w:r>
          </w:p>
        </w:tc>
        <w:tc>
          <w:tcPr>
            <w:tcW w:w="442" w:type="pct"/>
            <w:vAlign w:val="bottom"/>
          </w:tcPr>
          <w:p w14:paraId="5DF6340E" w14:textId="77777777" w:rsidR="00296D36" w:rsidRDefault="00296D36" w:rsidP="00A95F90">
            <w:pPr>
              <w:jc w:val="center"/>
              <w:rPr>
                <w:i/>
                <w:iCs/>
                <w:color w:val="000000"/>
                <w:sz w:val="18"/>
                <w:szCs w:val="18"/>
              </w:rPr>
            </w:pPr>
            <w:r w:rsidRPr="001F3C63">
              <w:rPr>
                <w:i/>
                <w:iCs/>
                <w:color w:val="000000"/>
                <w:sz w:val="18"/>
                <w:szCs w:val="18"/>
              </w:rPr>
              <w:t>Chloroflexi</w:t>
            </w:r>
          </w:p>
          <w:p w14:paraId="4937E1DD" w14:textId="77777777" w:rsidR="00296D36" w:rsidRPr="001F3C63" w:rsidRDefault="00296D36" w:rsidP="00A95F90">
            <w:pPr>
              <w:jc w:val="center"/>
              <w:rPr>
                <w:color w:val="000000"/>
                <w:sz w:val="18"/>
                <w:szCs w:val="18"/>
              </w:rPr>
            </w:pPr>
            <w:r w:rsidRPr="001F3C63">
              <w:rPr>
                <w:color w:val="000000"/>
                <w:sz w:val="18"/>
                <w:szCs w:val="18"/>
              </w:rPr>
              <w:t>22.15</w:t>
            </w:r>
          </w:p>
        </w:tc>
        <w:tc>
          <w:tcPr>
            <w:tcW w:w="50" w:type="pct"/>
            <w:tcBorders>
              <w:top w:val="nil"/>
            </w:tcBorders>
          </w:tcPr>
          <w:p w14:paraId="7FE0C0E2" w14:textId="77777777" w:rsidR="00296D36" w:rsidRPr="001F3C63" w:rsidRDefault="00296D36" w:rsidP="00A95F90">
            <w:pPr>
              <w:jc w:val="center"/>
              <w:rPr>
                <w:i/>
                <w:iCs/>
                <w:color w:val="000000"/>
                <w:sz w:val="18"/>
                <w:szCs w:val="18"/>
              </w:rPr>
            </w:pPr>
          </w:p>
        </w:tc>
        <w:tc>
          <w:tcPr>
            <w:tcW w:w="501" w:type="pct"/>
            <w:vAlign w:val="bottom"/>
          </w:tcPr>
          <w:p w14:paraId="6C54A9FE" w14:textId="77777777" w:rsidR="00296D36" w:rsidRDefault="00296D36" w:rsidP="00A95F90">
            <w:pPr>
              <w:jc w:val="center"/>
              <w:rPr>
                <w:i/>
                <w:iCs/>
                <w:color w:val="000000"/>
                <w:sz w:val="18"/>
                <w:szCs w:val="18"/>
              </w:rPr>
            </w:pPr>
            <w:r w:rsidRPr="001F3C63">
              <w:rPr>
                <w:i/>
                <w:iCs/>
                <w:color w:val="000000"/>
                <w:sz w:val="18"/>
                <w:szCs w:val="18"/>
              </w:rPr>
              <w:t>Proteobacteria</w:t>
            </w:r>
          </w:p>
          <w:p w14:paraId="070A53E9" w14:textId="77777777" w:rsidR="00296D36" w:rsidRPr="001F3C63" w:rsidRDefault="00296D36" w:rsidP="00A95F90">
            <w:pPr>
              <w:jc w:val="center"/>
              <w:rPr>
                <w:color w:val="000000"/>
                <w:sz w:val="18"/>
                <w:szCs w:val="18"/>
              </w:rPr>
            </w:pPr>
            <w:r w:rsidRPr="001F3C63">
              <w:rPr>
                <w:color w:val="000000"/>
                <w:sz w:val="18"/>
                <w:szCs w:val="18"/>
              </w:rPr>
              <w:t>27.18</w:t>
            </w:r>
          </w:p>
        </w:tc>
        <w:tc>
          <w:tcPr>
            <w:tcW w:w="441" w:type="pct"/>
            <w:vAlign w:val="bottom"/>
          </w:tcPr>
          <w:p w14:paraId="3241D502" w14:textId="77777777" w:rsidR="00296D36" w:rsidRDefault="00296D36" w:rsidP="00A95F90">
            <w:pPr>
              <w:jc w:val="center"/>
              <w:rPr>
                <w:i/>
                <w:iCs/>
                <w:color w:val="000000"/>
                <w:sz w:val="18"/>
                <w:szCs w:val="18"/>
              </w:rPr>
            </w:pPr>
            <w:r w:rsidRPr="001F3C63">
              <w:rPr>
                <w:i/>
                <w:iCs/>
                <w:color w:val="000000"/>
                <w:sz w:val="18"/>
                <w:szCs w:val="18"/>
              </w:rPr>
              <w:t>Proteobacteria</w:t>
            </w:r>
          </w:p>
          <w:p w14:paraId="22956C85" w14:textId="77777777" w:rsidR="00296D36" w:rsidRPr="001F3C63" w:rsidRDefault="00296D36" w:rsidP="00A95F90">
            <w:pPr>
              <w:jc w:val="center"/>
              <w:rPr>
                <w:color w:val="000000"/>
                <w:sz w:val="18"/>
                <w:szCs w:val="18"/>
              </w:rPr>
            </w:pPr>
            <w:r w:rsidRPr="001F3C63">
              <w:rPr>
                <w:color w:val="000000"/>
                <w:sz w:val="18"/>
                <w:szCs w:val="18"/>
              </w:rPr>
              <w:t>14.96</w:t>
            </w:r>
          </w:p>
        </w:tc>
        <w:tc>
          <w:tcPr>
            <w:tcW w:w="432" w:type="pct"/>
            <w:vAlign w:val="bottom"/>
          </w:tcPr>
          <w:p w14:paraId="5970E608" w14:textId="77777777" w:rsidR="00296D36" w:rsidRDefault="00296D36" w:rsidP="00A95F90">
            <w:pPr>
              <w:jc w:val="center"/>
              <w:rPr>
                <w:i/>
                <w:iCs/>
                <w:color w:val="000000"/>
                <w:sz w:val="18"/>
                <w:szCs w:val="18"/>
              </w:rPr>
            </w:pPr>
            <w:r w:rsidRPr="001F3C63">
              <w:rPr>
                <w:i/>
                <w:iCs/>
                <w:color w:val="000000"/>
                <w:sz w:val="18"/>
                <w:szCs w:val="18"/>
              </w:rPr>
              <w:t>Bacteroidetes</w:t>
            </w:r>
          </w:p>
          <w:p w14:paraId="5B35B831" w14:textId="77777777" w:rsidR="00296D36" w:rsidRPr="001F3C63" w:rsidRDefault="00296D36" w:rsidP="00A95F90">
            <w:pPr>
              <w:jc w:val="center"/>
              <w:rPr>
                <w:color w:val="000000"/>
                <w:sz w:val="18"/>
                <w:szCs w:val="18"/>
              </w:rPr>
            </w:pPr>
            <w:r w:rsidRPr="001F3C63">
              <w:rPr>
                <w:color w:val="000000"/>
                <w:sz w:val="18"/>
                <w:szCs w:val="18"/>
              </w:rPr>
              <w:t>20.88</w:t>
            </w:r>
          </w:p>
        </w:tc>
      </w:tr>
      <w:tr w:rsidR="00296D36" w:rsidRPr="001F3C63" w14:paraId="0F023728"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7FC39EDE" w14:textId="77777777" w:rsidR="00296D36" w:rsidRDefault="00296D36" w:rsidP="00A95F90">
            <w:pPr>
              <w:jc w:val="center"/>
              <w:rPr>
                <w:i/>
                <w:iCs/>
                <w:color w:val="000000"/>
                <w:sz w:val="18"/>
                <w:szCs w:val="18"/>
              </w:rPr>
            </w:pPr>
            <w:r w:rsidRPr="001F3C63">
              <w:rPr>
                <w:i/>
                <w:iCs/>
                <w:color w:val="000000"/>
                <w:sz w:val="18"/>
                <w:szCs w:val="18"/>
              </w:rPr>
              <w:t>Chloroflexi</w:t>
            </w:r>
          </w:p>
          <w:p w14:paraId="0EB29905" w14:textId="77777777" w:rsidR="00296D36" w:rsidRPr="001F3C63" w:rsidRDefault="00296D36" w:rsidP="00A95F90">
            <w:pPr>
              <w:jc w:val="center"/>
              <w:rPr>
                <w:i/>
                <w:iCs/>
                <w:color w:val="000000"/>
                <w:sz w:val="18"/>
                <w:szCs w:val="18"/>
              </w:rPr>
            </w:pPr>
            <w:r w:rsidRPr="001F3C63">
              <w:rPr>
                <w:color w:val="000000"/>
                <w:sz w:val="18"/>
                <w:szCs w:val="18"/>
              </w:rPr>
              <w:t>9.64</w:t>
            </w:r>
          </w:p>
        </w:tc>
        <w:tc>
          <w:tcPr>
            <w:tcW w:w="50" w:type="pct"/>
          </w:tcPr>
          <w:p w14:paraId="74A51DB8" w14:textId="77777777" w:rsidR="00296D36" w:rsidRPr="001F3C63" w:rsidRDefault="00296D36" w:rsidP="00A95F90">
            <w:pPr>
              <w:jc w:val="center"/>
              <w:rPr>
                <w:i/>
                <w:iCs/>
                <w:color w:val="000000"/>
                <w:sz w:val="18"/>
                <w:szCs w:val="18"/>
              </w:rPr>
            </w:pPr>
          </w:p>
        </w:tc>
        <w:tc>
          <w:tcPr>
            <w:tcW w:w="464" w:type="pct"/>
            <w:shd w:val="clear" w:color="auto" w:fill="auto"/>
            <w:noWrap/>
            <w:tcMar>
              <w:top w:w="15" w:type="dxa"/>
              <w:left w:w="15" w:type="dxa"/>
              <w:bottom w:w="0" w:type="dxa"/>
              <w:right w:w="15" w:type="dxa"/>
            </w:tcMar>
            <w:vAlign w:val="bottom"/>
            <w:hideMark/>
          </w:tcPr>
          <w:p w14:paraId="7D7211ED" w14:textId="77777777" w:rsidR="00296D36" w:rsidRDefault="00296D36" w:rsidP="00A95F90">
            <w:pPr>
              <w:jc w:val="center"/>
              <w:rPr>
                <w:i/>
                <w:iCs/>
                <w:color w:val="000000"/>
                <w:sz w:val="18"/>
                <w:szCs w:val="18"/>
              </w:rPr>
            </w:pPr>
            <w:r w:rsidRPr="001F3C63">
              <w:rPr>
                <w:i/>
                <w:iCs/>
                <w:color w:val="000000"/>
                <w:sz w:val="18"/>
                <w:szCs w:val="18"/>
              </w:rPr>
              <w:t>Chloroflexi</w:t>
            </w:r>
          </w:p>
          <w:p w14:paraId="1C26BB7E" w14:textId="77777777" w:rsidR="00296D36" w:rsidRPr="001F3C63" w:rsidRDefault="00296D36" w:rsidP="00A95F90">
            <w:pPr>
              <w:jc w:val="center"/>
              <w:rPr>
                <w:i/>
                <w:iCs/>
                <w:color w:val="000000"/>
                <w:sz w:val="18"/>
                <w:szCs w:val="18"/>
              </w:rPr>
            </w:pPr>
            <w:r w:rsidRPr="001F3C63">
              <w:rPr>
                <w:color w:val="000000"/>
                <w:sz w:val="18"/>
                <w:szCs w:val="18"/>
              </w:rPr>
              <w:t>11.86</w:t>
            </w:r>
          </w:p>
        </w:tc>
        <w:tc>
          <w:tcPr>
            <w:tcW w:w="513" w:type="pct"/>
            <w:shd w:val="clear" w:color="auto" w:fill="auto"/>
            <w:noWrap/>
            <w:tcMar>
              <w:top w:w="15" w:type="dxa"/>
              <w:left w:w="15" w:type="dxa"/>
              <w:bottom w:w="0" w:type="dxa"/>
              <w:right w:w="15" w:type="dxa"/>
            </w:tcMar>
            <w:vAlign w:val="bottom"/>
            <w:hideMark/>
          </w:tcPr>
          <w:p w14:paraId="14F39722" w14:textId="77777777" w:rsidR="00296D36" w:rsidRDefault="00296D36" w:rsidP="00A95F90">
            <w:pPr>
              <w:jc w:val="center"/>
              <w:rPr>
                <w:i/>
                <w:iCs/>
                <w:color w:val="000000"/>
                <w:sz w:val="18"/>
                <w:szCs w:val="18"/>
              </w:rPr>
            </w:pPr>
            <w:r w:rsidRPr="001F3C63">
              <w:rPr>
                <w:i/>
                <w:iCs/>
                <w:color w:val="000000"/>
                <w:sz w:val="18"/>
                <w:szCs w:val="18"/>
              </w:rPr>
              <w:t>Chloroflexi</w:t>
            </w:r>
          </w:p>
          <w:p w14:paraId="5FF9BC55" w14:textId="77777777" w:rsidR="00296D36" w:rsidRPr="001F3C63" w:rsidRDefault="00296D36" w:rsidP="00A95F90">
            <w:pPr>
              <w:jc w:val="center"/>
              <w:rPr>
                <w:i/>
                <w:iCs/>
                <w:color w:val="000000"/>
                <w:sz w:val="18"/>
                <w:szCs w:val="18"/>
              </w:rPr>
            </w:pPr>
            <w:r w:rsidRPr="001F3C63">
              <w:rPr>
                <w:color w:val="000000"/>
                <w:sz w:val="18"/>
                <w:szCs w:val="18"/>
              </w:rPr>
              <w:t>11.57</w:t>
            </w:r>
          </w:p>
        </w:tc>
        <w:tc>
          <w:tcPr>
            <w:tcW w:w="491" w:type="pct"/>
            <w:shd w:val="clear" w:color="auto" w:fill="auto"/>
            <w:noWrap/>
            <w:tcMar>
              <w:top w:w="15" w:type="dxa"/>
              <w:left w:w="15" w:type="dxa"/>
              <w:bottom w:w="0" w:type="dxa"/>
              <w:right w:w="15" w:type="dxa"/>
            </w:tcMar>
            <w:vAlign w:val="bottom"/>
            <w:hideMark/>
          </w:tcPr>
          <w:p w14:paraId="0ABADF93" w14:textId="77777777" w:rsidR="00296D36" w:rsidRDefault="00296D36" w:rsidP="00A95F90">
            <w:pPr>
              <w:jc w:val="center"/>
              <w:rPr>
                <w:i/>
                <w:iCs/>
                <w:color w:val="000000"/>
                <w:sz w:val="18"/>
                <w:szCs w:val="18"/>
              </w:rPr>
            </w:pPr>
            <w:r w:rsidRPr="001F3C63">
              <w:rPr>
                <w:i/>
                <w:iCs/>
                <w:color w:val="000000"/>
                <w:sz w:val="18"/>
                <w:szCs w:val="18"/>
              </w:rPr>
              <w:t>Bacteroidetes</w:t>
            </w:r>
          </w:p>
          <w:p w14:paraId="3E1FC3F3" w14:textId="77777777" w:rsidR="00296D36" w:rsidRPr="001F3C63" w:rsidRDefault="00296D36" w:rsidP="00A95F90">
            <w:pPr>
              <w:jc w:val="center"/>
              <w:rPr>
                <w:i/>
                <w:iCs/>
                <w:color w:val="000000"/>
                <w:sz w:val="18"/>
                <w:szCs w:val="18"/>
              </w:rPr>
            </w:pPr>
            <w:r w:rsidRPr="001F3C63">
              <w:rPr>
                <w:color w:val="000000"/>
                <w:sz w:val="18"/>
                <w:szCs w:val="18"/>
              </w:rPr>
              <w:t>17.16</w:t>
            </w:r>
          </w:p>
        </w:tc>
        <w:tc>
          <w:tcPr>
            <w:tcW w:w="50" w:type="pct"/>
          </w:tcPr>
          <w:p w14:paraId="63AD07EF" w14:textId="77777777" w:rsidR="00296D36" w:rsidRPr="001F3C63" w:rsidRDefault="00296D36" w:rsidP="00A95F90">
            <w:pPr>
              <w:jc w:val="center"/>
              <w:rPr>
                <w:i/>
                <w:iCs/>
                <w:color w:val="000000"/>
                <w:sz w:val="18"/>
                <w:szCs w:val="18"/>
              </w:rPr>
            </w:pPr>
          </w:p>
        </w:tc>
        <w:tc>
          <w:tcPr>
            <w:tcW w:w="501" w:type="pct"/>
            <w:vAlign w:val="bottom"/>
          </w:tcPr>
          <w:p w14:paraId="001640AF" w14:textId="77777777" w:rsidR="00296D36" w:rsidRDefault="00296D36" w:rsidP="00A95F90">
            <w:pPr>
              <w:jc w:val="center"/>
              <w:rPr>
                <w:i/>
                <w:iCs/>
                <w:color w:val="000000"/>
                <w:sz w:val="18"/>
                <w:szCs w:val="18"/>
              </w:rPr>
            </w:pPr>
            <w:r w:rsidRPr="001F3C63">
              <w:rPr>
                <w:i/>
                <w:iCs/>
                <w:color w:val="000000"/>
                <w:sz w:val="18"/>
                <w:szCs w:val="18"/>
              </w:rPr>
              <w:t>Chloroflexi</w:t>
            </w:r>
          </w:p>
          <w:p w14:paraId="70BC196B" w14:textId="77777777" w:rsidR="00296D36" w:rsidRPr="001F3C63" w:rsidRDefault="00296D36" w:rsidP="00A95F90">
            <w:pPr>
              <w:jc w:val="center"/>
              <w:rPr>
                <w:color w:val="000000"/>
                <w:sz w:val="18"/>
                <w:szCs w:val="18"/>
              </w:rPr>
            </w:pPr>
            <w:r w:rsidRPr="001F3C63">
              <w:rPr>
                <w:color w:val="000000"/>
                <w:sz w:val="18"/>
                <w:szCs w:val="18"/>
              </w:rPr>
              <w:t>19.11</w:t>
            </w:r>
          </w:p>
        </w:tc>
        <w:tc>
          <w:tcPr>
            <w:tcW w:w="501" w:type="pct"/>
            <w:vAlign w:val="bottom"/>
          </w:tcPr>
          <w:p w14:paraId="7B27FF47" w14:textId="77777777" w:rsidR="00296D36" w:rsidRDefault="00296D36" w:rsidP="00A95F90">
            <w:pPr>
              <w:jc w:val="center"/>
              <w:rPr>
                <w:i/>
                <w:iCs/>
                <w:color w:val="000000"/>
                <w:sz w:val="18"/>
                <w:szCs w:val="18"/>
              </w:rPr>
            </w:pPr>
            <w:r w:rsidRPr="001F3C63">
              <w:rPr>
                <w:i/>
                <w:iCs/>
                <w:color w:val="000000"/>
                <w:sz w:val="18"/>
                <w:szCs w:val="18"/>
              </w:rPr>
              <w:t>Chloroflexi</w:t>
            </w:r>
          </w:p>
          <w:p w14:paraId="48793384" w14:textId="77777777" w:rsidR="00296D36" w:rsidRPr="001F3C63" w:rsidRDefault="00296D36" w:rsidP="00A95F90">
            <w:pPr>
              <w:jc w:val="center"/>
              <w:rPr>
                <w:color w:val="000000"/>
                <w:sz w:val="18"/>
                <w:szCs w:val="18"/>
              </w:rPr>
            </w:pPr>
            <w:r w:rsidRPr="001F3C63">
              <w:rPr>
                <w:color w:val="000000"/>
                <w:sz w:val="18"/>
                <w:szCs w:val="18"/>
              </w:rPr>
              <w:t>12.12</w:t>
            </w:r>
          </w:p>
        </w:tc>
        <w:tc>
          <w:tcPr>
            <w:tcW w:w="442" w:type="pct"/>
            <w:vAlign w:val="bottom"/>
          </w:tcPr>
          <w:p w14:paraId="6CBA1801" w14:textId="77777777" w:rsidR="00296D36" w:rsidRDefault="00296D36" w:rsidP="00A95F90">
            <w:pPr>
              <w:jc w:val="center"/>
              <w:rPr>
                <w:i/>
                <w:iCs/>
                <w:color w:val="000000"/>
                <w:sz w:val="18"/>
                <w:szCs w:val="18"/>
              </w:rPr>
            </w:pPr>
            <w:r w:rsidRPr="001F3C63">
              <w:rPr>
                <w:i/>
                <w:iCs/>
                <w:color w:val="000000"/>
                <w:sz w:val="18"/>
                <w:szCs w:val="18"/>
              </w:rPr>
              <w:t>Bacteroidetes</w:t>
            </w:r>
          </w:p>
          <w:p w14:paraId="3A37E263" w14:textId="77777777" w:rsidR="00296D36" w:rsidRPr="001F3C63" w:rsidRDefault="00296D36" w:rsidP="00A95F90">
            <w:pPr>
              <w:jc w:val="center"/>
              <w:rPr>
                <w:color w:val="000000"/>
                <w:sz w:val="18"/>
                <w:szCs w:val="18"/>
              </w:rPr>
            </w:pPr>
            <w:r w:rsidRPr="001F3C63">
              <w:rPr>
                <w:color w:val="000000"/>
                <w:sz w:val="18"/>
                <w:szCs w:val="18"/>
              </w:rPr>
              <w:t>16.85</w:t>
            </w:r>
          </w:p>
        </w:tc>
        <w:tc>
          <w:tcPr>
            <w:tcW w:w="50" w:type="pct"/>
          </w:tcPr>
          <w:p w14:paraId="0CF4CBE8" w14:textId="77777777" w:rsidR="00296D36" w:rsidRPr="001F3C63" w:rsidRDefault="00296D36" w:rsidP="00A95F90">
            <w:pPr>
              <w:jc w:val="center"/>
              <w:rPr>
                <w:i/>
                <w:iCs/>
                <w:color w:val="000000"/>
                <w:sz w:val="18"/>
                <w:szCs w:val="18"/>
              </w:rPr>
            </w:pPr>
          </w:p>
        </w:tc>
        <w:tc>
          <w:tcPr>
            <w:tcW w:w="501" w:type="pct"/>
            <w:vAlign w:val="bottom"/>
          </w:tcPr>
          <w:p w14:paraId="263F31E3" w14:textId="77777777" w:rsidR="00296D36" w:rsidRDefault="00296D36" w:rsidP="00A95F90">
            <w:pPr>
              <w:jc w:val="center"/>
              <w:rPr>
                <w:i/>
                <w:iCs/>
                <w:color w:val="000000"/>
                <w:sz w:val="18"/>
                <w:szCs w:val="18"/>
              </w:rPr>
            </w:pPr>
            <w:r w:rsidRPr="001F3C63">
              <w:rPr>
                <w:i/>
                <w:iCs/>
                <w:color w:val="000000"/>
                <w:sz w:val="18"/>
                <w:szCs w:val="18"/>
              </w:rPr>
              <w:t>Chloroflexi</w:t>
            </w:r>
          </w:p>
          <w:p w14:paraId="6169AA8E" w14:textId="77777777" w:rsidR="00296D36" w:rsidRPr="001F3C63" w:rsidRDefault="00296D36" w:rsidP="00A95F90">
            <w:pPr>
              <w:jc w:val="center"/>
              <w:rPr>
                <w:color w:val="000000"/>
                <w:sz w:val="18"/>
                <w:szCs w:val="18"/>
              </w:rPr>
            </w:pPr>
            <w:r w:rsidRPr="001F3C63">
              <w:rPr>
                <w:color w:val="000000"/>
                <w:sz w:val="18"/>
                <w:szCs w:val="18"/>
              </w:rPr>
              <w:t>16.20</w:t>
            </w:r>
          </w:p>
        </w:tc>
        <w:tc>
          <w:tcPr>
            <w:tcW w:w="441" w:type="pct"/>
            <w:vAlign w:val="bottom"/>
          </w:tcPr>
          <w:p w14:paraId="2DC0E24D" w14:textId="77777777" w:rsidR="00296D36" w:rsidRDefault="00296D36" w:rsidP="00A95F90">
            <w:pPr>
              <w:jc w:val="center"/>
              <w:rPr>
                <w:i/>
                <w:iCs/>
                <w:color w:val="000000"/>
                <w:sz w:val="18"/>
                <w:szCs w:val="18"/>
              </w:rPr>
            </w:pPr>
            <w:r w:rsidRPr="001F3C63">
              <w:rPr>
                <w:i/>
                <w:iCs/>
                <w:color w:val="000000"/>
                <w:sz w:val="18"/>
                <w:szCs w:val="18"/>
              </w:rPr>
              <w:t>Chloroflexi</w:t>
            </w:r>
          </w:p>
          <w:p w14:paraId="5BB68035" w14:textId="77777777" w:rsidR="00296D36" w:rsidRPr="001F3C63" w:rsidRDefault="00296D36" w:rsidP="00A95F90">
            <w:pPr>
              <w:jc w:val="center"/>
              <w:rPr>
                <w:color w:val="000000"/>
                <w:sz w:val="18"/>
                <w:szCs w:val="18"/>
              </w:rPr>
            </w:pPr>
            <w:r w:rsidRPr="001F3C63">
              <w:rPr>
                <w:color w:val="000000"/>
                <w:sz w:val="18"/>
                <w:szCs w:val="18"/>
              </w:rPr>
              <w:t>12.70</w:t>
            </w:r>
          </w:p>
        </w:tc>
        <w:tc>
          <w:tcPr>
            <w:tcW w:w="432" w:type="pct"/>
            <w:vAlign w:val="bottom"/>
          </w:tcPr>
          <w:p w14:paraId="0361621A" w14:textId="77777777" w:rsidR="00296D36" w:rsidRDefault="00296D36" w:rsidP="00A95F90">
            <w:pPr>
              <w:jc w:val="center"/>
              <w:rPr>
                <w:i/>
                <w:iCs/>
                <w:color w:val="000000"/>
                <w:sz w:val="18"/>
                <w:szCs w:val="18"/>
              </w:rPr>
            </w:pPr>
            <w:r w:rsidRPr="001F3C63">
              <w:rPr>
                <w:i/>
                <w:iCs/>
                <w:color w:val="000000"/>
                <w:sz w:val="18"/>
                <w:szCs w:val="18"/>
              </w:rPr>
              <w:t>Proteobacteria</w:t>
            </w:r>
          </w:p>
          <w:p w14:paraId="49FD21B0" w14:textId="77777777" w:rsidR="00296D36" w:rsidRPr="001F3C63" w:rsidRDefault="00296D36" w:rsidP="00A95F90">
            <w:pPr>
              <w:jc w:val="center"/>
              <w:rPr>
                <w:color w:val="000000"/>
                <w:sz w:val="18"/>
                <w:szCs w:val="18"/>
              </w:rPr>
            </w:pPr>
            <w:r w:rsidRPr="001F3C63">
              <w:rPr>
                <w:color w:val="000000"/>
                <w:sz w:val="18"/>
                <w:szCs w:val="18"/>
              </w:rPr>
              <w:t>19.54</w:t>
            </w:r>
          </w:p>
        </w:tc>
      </w:tr>
      <w:tr w:rsidR="00296D36" w:rsidRPr="001F3C63" w14:paraId="1E728C9B"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630AA151" w14:textId="77777777" w:rsidR="00296D36" w:rsidRDefault="00296D36" w:rsidP="00A95F90">
            <w:pPr>
              <w:jc w:val="center"/>
              <w:rPr>
                <w:i/>
                <w:iCs/>
                <w:color w:val="000000"/>
                <w:sz w:val="18"/>
                <w:szCs w:val="18"/>
              </w:rPr>
            </w:pPr>
            <w:r w:rsidRPr="001F3C63">
              <w:rPr>
                <w:i/>
                <w:iCs/>
                <w:color w:val="000000"/>
                <w:sz w:val="18"/>
                <w:szCs w:val="18"/>
              </w:rPr>
              <w:t>Firmicutes</w:t>
            </w:r>
          </w:p>
          <w:p w14:paraId="29DB8B93" w14:textId="77777777" w:rsidR="00296D36" w:rsidRPr="001F3C63" w:rsidRDefault="00296D36" w:rsidP="00A95F90">
            <w:pPr>
              <w:jc w:val="center"/>
              <w:rPr>
                <w:i/>
                <w:iCs/>
                <w:color w:val="000000"/>
                <w:sz w:val="18"/>
                <w:szCs w:val="18"/>
              </w:rPr>
            </w:pPr>
            <w:r w:rsidRPr="001F3C63">
              <w:rPr>
                <w:color w:val="000000"/>
                <w:sz w:val="18"/>
                <w:szCs w:val="18"/>
              </w:rPr>
              <w:t>9.62</w:t>
            </w:r>
          </w:p>
        </w:tc>
        <w:tc>
          <w:tcPr>
            <w:tcW w:w="50" w:type="pct"/>
          </w:tcPr>
          <w:p w14:paraId="66865680" w14:textId="77777777" w:rsidR="00296D36" w:rsidRPr="001F3C63" w:rsidRDefault="00296D36" w:rsidP="00A95F90">
            <w:pPr>
              <w:jc w:val="center"/>
              <w:rPr>
                <w:i/>
                <w:iCs/>
                <w:color w:val="000000"/>
                <w:sz w:val="18"/>
                <w:szCs w:val="18"/>
              </w:rPr>
            </w:pPr>
          </w:p>
        </w:tc>
        <w:tc>
          <w:tcPr>
            <w:tcW w:w="464" w:type="pct"/>
            <w:shd w:val="clear" w:color="auto" w:fill="auto"/>
            <w:noWrap/>
            <w:tcMar>
              <w:top w:w="15" w:type="dxa"/>
              <w:left w:w="15" w:type="dxa"/>
              <w:bottom w:w="0" w:type="dxa"/>
              <w:right w:w="15" w:type="dxa"/>
            </w:tcMar>
            <w:vAlign w:val="bottom"/>
            <w:hideMark/>
          </w:tcPr>
          <w:p w14:paraId="4AB14D02" w14:textId="77777777" w:rsidR="00296D36" w:rsidRDefault="00296D36" w:rsidP="00A95F90">
            <w:pPr>
              <w:jc w:val="center"/>
              <w:rPr>
                <w:i/>
                <w:iCs/>
                <w:color w:val="000000"/>
                <w:sz w:val="18"/>
                <w:szCs w:val="18"/>
              </w:rPr>
            </w:pPr>
            <w:r w:rsidRPr="001F3C63">
              <w:rPr>
                <w:i/>
                <w:iCs/>
                <w:color w:val="000000"/>
                <w:sz w:val="18"/>
                <w:szCs w:val="18"/>
              </w:rPr>
              <w:t>Bacteroidetes</w:t>
            </w:r>
          </w:p>
          <w:p w14:paraId="0EE41DC5" w14:textId="77777777" w:rsidR="00296D36" w:rsidRPr="001F3C63" w:rsidRDefault="00296D36" w:rsidP="00A95F90">
            <w:pPr>
              <w:jc w:val="center"/>
              <w:rPr>
                <w:i/>
                <w:iCs/>
                <w:color w:val="000000"/>
                <w:sz w:val="18"/>
                <w:szCs w:val="18"/>
              </w:rPr>
            </w:pPr>
            <w:r w:rsidRPr="001F3C63">
              <w:rPr>
                <w:color w:val="000000"/>
                <w:sz w:val="18"/>
                <w:szCs w:val="18"/>
              </w:rPr>
              <w:t>9.79</w:t>
            </w:r>
          </w:p>
        </w:tc>
        <w:tc>
          <w:tcPr>
            <w:tcW w:w="513" w:type="pct"/>
            <w:shd w:val="clear" w:color="auto" w:fill="auto"/>
            <w:noWrap/>
            <w:tcMar>
              <w:top w:w="15" w:type="dxa"/>
              <w:left w:w="15" w:type="dxa"/>
              <w:bottom w:w="0" w:type="dxa"/>
              <w:right w:w="15" w:type="dxa"/>
            </w:tcMar>
            <w:vAlign w:val="bottom"/>
            <w:hideMark/>
          </w:tcPr>
          <w:p w14:paraId="6056D273" w14:textId="77777777" w:rsidR="00296D36" w:rsidRDefault="00296D36" w:rsidP="00A95F90">
            <w:pPr>
              <w:jc w:val="center"/>
              <w:rPr>
                <w:i/>
                <w:iCs/>
                <w:color w:val="000000"/>
                <w:sz w:val="18"/>
                <w:szCs w:val="18"/>
              </w:rPr>
            </w:pPr>
            <w:r w:rsidRPr="001F3C63">
              <w:rPr>
                <w:i/>
                <w:iCs/>
                <w:color w:val="000000"/>
                <w:sz w:val="18"/>
                <w:szCs w:val="18"/>
              </w:rPr>
              <w:t>Bacteroidetes</w:t>
            </w:r>
          </w:p>
          <w:p w14:paraId="7DD47558" w14:textId="77777777" w:rsidR="00296D36" w:rsidRPr="001F3C63" w:rsidRDefault="00296D36" w:rsidP="00A95F90">
            <w:pPr>
              <w:jc w:val="center"/>
              <w:rPr>
                <w:i/>
                <w:iCs/>
                <w:color w:val="000000"/>
                <w:sz w:val="18"/>
                <w:szCs w:val="18"/>
              </w:rPr>
            </w:pPr>
            <w:r w:rsidRPr="001F3C63">
              <w:rPr>
                <w:color w:val="000000"/>
                <w:sz w:val="18"/>
                <w:szCs w:val="18"/>
              </w:rPr>
              <w:t>10.08</w:t>
            </w:r>
          </w:p>
        </w:tc>
        <w:tc>
          <w:tcPr>
            <w:tcW w:w="491" w:type="pct"/>
            <w:shd w:val="clear" w:color="auto" w:fill="auto"/>
            <w:noWrap/>
            <w:tcMar>
              <w:top w:w="15" w:type="dxa"/>
              <w:left w:w="15" w:type="dxa"/>
              <w:bottom w:w="0" w:type="dxa"/>
              <w:right w:w="15" w:type="dxa"/>
            </w:tcMar>
            <w:vAlign w:val="bottom"/>
            <w:hideMark/>
          </w:tcPr>
          <w:p w14:paraId="5AA69C91" w14:textId="77777777" w:rsidR="00296D36" w:rsidRDefault="00296D36" w:rsidP="00A95F90">
            <w:pPr>
              <w:jc w:val="center"/>
              <w:rPr>
                <w:i/>
                <w:iCs/>
                <w:color w:val="000000"/>
                <w:sz w:val="18"/>
                <w:szCs w:val="18"/>
              </w:rPr>
            </w:pPr>
            <w:r w:rsidRPr="001F3C63">
              <w:rPr>
                <w:i/>
                <w:iCs/>
                <w:color w:val="000000"/>
                <w:sz w:val="18"/>
                <w:szCs w:val="18"/>
              </w:rPr>
              <w:t>Firmicutes</w:t>
            </w:r>
          </w:p>
          <w:p w14:paraId="44D13A39" w14:textId="77777777" w:rsidR="00296D36" w:rsidRPr="001F3C63" w:rsidRDefault="00296D36" w:rsidP="00A95F90">
            <w:pPr>
              <w:jc w:val="center"/>
              <w:rPr>
                <w:i/>
                <w:iCs/>
                <w:color w:val="000000"/>
                <w:sz w:val="18"/>
                <w:szCs w:val="18"/>
              </w:rPr>
            </w:pPr>
            <w:r w:rsidRPr="001F3C63">
              <w:rPr>
                <w:color w:val="000000"/>
                <w:sz w:val="18"/>
                <w:szCs w:val="18"/>
              </w:rPr>
              <w:t>9.48</w:t>
            </w:r>
          </w:p>
        </w:tc>
        <w:tc>
          <w:tcPr>
            <w:tcW w:w="50" w:type="pct"/>
          </w:tcPr>
          <w:p w14:paraId="29B3647D" w14:textId="77777777" w:rsidR="00296D36" w:rsidRPr="001F3C63" w:rsidRDefault="00296D36" w:rsidP="00A95F90">
            <w:pPr>
              <w:jc w:val="center"/>
              <w:rPr>
                <w:i/>
                <w:iCs/>
                <w:color w:val="000000"/>
                <w:sz w:val="18"/>
                <w:szCs w:val="18"/>
              </w:rPr>
            </w:pPr>
          </w:p>
        </w:tc>
        <w:tc>
          <w:tcPr>
            <w:tcW w:w="501" w:type="pct"/>
            <w:vAlign w:val="bottom"/>
          </w:tcPr>
          <w:p w14:paraId="6222E9B2" w14:textId="77777777" w:rsidR="00296D36" w:rsidRDefault="00296D36" w:rsidP="00A95F90">
            <w:pPr>
              <w:jc w:val="center"/>
              <w:rPr>
                <w:i/>
                <w:iCs/>
                <w:color w:val="000000"/>
                <w:sz w:val="18"/>
                <w:szCs w:val="18"/>
              </w:rPr>
            </w:pPr>
            <w:r w:rsidRPr="001F3C63">
              <w:rPr>
                <w:i/>
                <w:iCs/>
                <w:color w:val="000000"/>
                <w:sz w:val="18"/>
                <w:szCs w:val="18"/>
              </w:rPr>
              <w:t>Bacteroidetes</w:t>
            </w:r>
          </w:p>
          <w:p w14:paraId="706C4D25" w14:textId="77777777" w:rsidR="00296D36" w:rsidRPr="001F3C63" w:rsidRDefault="00296D36" w:rsidP="00A95F90">
            <w:pPr>
              <w:jc w:val="center"/>
              <w:rPr>
                <w:color w:val="000000"/>
                <w:sz w:val="18"/>
                <w:szCs w:val="18"/>
              </w:rPr>
            </w:pPr>
            <w:r w:rsidRPr="001F3C63">
              <w:rPr>
                <w:color w:val="000000"/>
                <w:sz w:val="18"/>
                <w:szCs w:val="18"/>
              </w:rPr>
              <w:t>9.77</w:t>
            </w:r>
          </w:p>
        </w:tc>
        <w:tc>
          <w:tcPr>
            <w:tcW w:w="501" w:type="pct"/>
            <w:vAlign w:val="bottom"/>
          </w:tcPr>
          <w:p w14:paraId="05D86B79" w14:textId="77777777" w:rsidR="00296D36" w:rsidRDefault="00296D36" w:rsidP="00A95F90">
            <w:pPr>
              <w:jc w:val="center"/>
              <w:rPr>
                <w:i/>
                <w:iCs/>
                <w:color w:val="000000"/>
                <w:sz w:val="18"/>
                <w:szCs w:val="18"/>
              </w:rPr>
            </w:pPr>
            <w:r w:rsidRPr="001F3C63">
              <w:rPr>
                <w:i/>
                <w:iCs/>
                <w:color w:val="000000"/>
                <w:sz w:val="18"/>
                <w:szCs w:val="18"/>
              </w:rPr>
              <w:t>Bacteroidetes</w:t>
            </w:r>
          </w:p>
          <w:p w14:paraId="5A9FAB24" w14:textId="77777777" w:rsidR="00296D36" w:rsidRPr="001F3C63" w:rsidRDefault="00296D36" w:rsidP="00A95F90">
            <w:pPr>
              <w:jc w:val="center"/>
              <w:rPr>
                <w:color w:val="000000"/>
                <w:sz w:val="18"/>
                <w:szCs w:val="18"/>
              </w:rPr>
            </w:pPr>
            <w:r w:rsidRPr="001F3C63">
              <w:rPr>
                <w:color w:val="000000"/>
                <w:sz w:val="18"/>
                <w:szCs w:val="18"/>
              </w:rPr>
              <w:t>10.30</w:t>
            </w:r>
          </w:p>
        </w:tc>
        <w:tc>
          <w:tcPr>
            <w:tcW w:w="442" w:type="pct"/>
            <w:vAlign w:val="bottom"/>
          </w:tcPr>
          <w:p w14:paraId="3A756808" w14:textId="77777777" w:rsidR="00296D36" w:rsidRDefault="00296D36" w:rsidP="00A95F90">
            <w:pPr>
              <w:jc w:val="center"/>
              <w:rPr>
                <w:i/>
                <w:iCs/>
                <w:color w:val="000000"/>
                <w:sz w:val="18"/>
                <w:szCs w:val="18"/>
              </w:rPr>
            </w:pPr>
            <w:r w:rsidRPr="001F3C63">
              <w:rPr>
                <w:i/>
                <w:iCs/>
                <w:color w:val="000000"/>
                <w:sz w:val="18"/>
                <w:szCs w:val="18"/>
              </w:rPr>
              <w:t>Firmicutes</w:t>
            </w:r>
          </w:p>
          <w:p w14:paraId="4524E095" w14:textId="77777777" w:rsidR="00296D36" w:rsidRPr="001F3C63" w:rsidRDefault="00296D36" w:rsidP="00A95F90">
            <w:pPr>
              <w:jc w:val="center"/>
              <w:rPr>
                <w:color w:val="000000"/>
                <w:sz w:val="18"/>
                <w:szCs w:val="18"/>
              </w:rPr>
            </w:pPr>
            <w:r w:rsidRPr="001F3C63">
              <w:rPr>
                <w:color w:val="000000"/>
                <w:sz w:val="18"/>
                <w:szCs w:val="18"/>
              </w:rPr>
              <w:t>14.94</w:t>
            </w:r>
          </w:p>
        </w:tc>
        <w:tc>
          <w:tcPr>
            <w:tcW w:w="50" w:type="pct"/>
          </w:tcPr>
          <w:p w14:paraId="32C8A0A0" w14:textId="77777777" w:rsidR="00296D36" w:rsidRPr="001F3C63" w:rsidRDefault="00296D36" w:rsidP="00A95F90">
            <w:pPr>
              <w:jc w:val="center"/>
              <w:rPr>
                <w:i/>
                <w:iCs/>
                <w:color w:val="000000"/>
                <w:sz w:val="18"/>
                <w:szCs w:val="18"/>
              </w:rPr>
            </w:pPr>
          </w:p>
        </w:tc>
        <w:tc>
          <w:tcPr>
            <w:tcW w:w="501" w:type="pct"/>
            <w:vAlign w:val="bottom"/>
          </w:tcPr>
          <w:p w14:paraId="55C6F490" w14:textId="77777777" w:rsidR="00296D36" w:rsidRDefault="00296D36" w:rsidP="00A95F90">
            <w:pPr>
              <w:jc w:val="center"/>
              <w:rPr>
                <w:i/>
                <w:iCs/>
                <w:color w:val="000000"/>
                <w:sz w:val="18"/>
                <w:szCs w:val="18"/>
              </w:rPr>
            </w:pPr>
            <w:r w:rsidRPr="001F3C63">
              <w:rPr>
                <w:i/>
                <w:iCs/>
                <w:color w:val="000000"/>
                <w:sz w:val="18"/>
                <w:szCs w:val="18"/>
              </w:rPr>
              <w:t>Bacteroidetes</w:t>
            </w:r>
          </w:p>
          <w:p w14:paraId="4CA11B5E" w14:textId="77777777" w:rsidR="00296D36" w:rsidRPr="001F3C63" w:rsidRDefault="00296D36" w:rsidP="00A95F90">
            <w:pPr>
              <w:jc w:val="center"/>
              <w:rPr>
                <w:color w:val="000000"/>
                <w:sz w:val="18"/>
                <w:szCs w:val="18"/>
              </w:rPr>
            </w:pPr>
            <w:r w:rsidRPr="001F3C63">
              <w:rPr>
                <w:color w:val="000000"/>
                <w:sz w:val="18"/>
                <w:szCs w:val="18"/>
              </w:rPr>
              <w:t>7.00</w:t>
            </w:r>
          </w:p>
        </w:tc>
        <w:tc>
          <w:tcPr>
            <w:tcW w:w="441" w:type="pct"/>
            <w:vAlign w:val="bottom"/>
          </w:tcPr>
          <w:p w14:paraId="5BA3C3EE" w14:textId="77777777" w:rsidR="00296D36" w:rsidRDefault="00296D36" w:rsidP="00A95F90">
            <w:pPr>
              <w:jc w:val="center"/>
              <w:rPr>
                <w:i/>
                <w:iCs/>
                <w:color w:val="000000"/>
                <w:sz w:val="18"/>
                <w:szCs w:val="18"/>
              </w:rPr>
            </w:pPr>
            <w:r w:rsidRPr="001F3C63">
              <w:rPr>
                <w:i/>
                <w:iCs/>
                <w:color w:val="000000"/>
                <w:sz w:val="18"/>
                <w:szCs w:val="18"/>
              </w:rPr>
              <w:t>Bacteroidetes</w:t>
            </w:r>
          </w:p>
          <w:p w14:paraId="34A0790C" w14:textId="77777777" w:rsidR="00296D36" w:rsidRPr="001F3C63" w:rsidRDefault="00296D36" w:rsidP="00A95F90">
            <w:pPr>
              <w:jc w:val="center"/>
              <w:rPr>
                <w:color w:val="000000"/>
                <w:sz w:val="18"/>
                <w:szCs w:val="18"/>
              </w:rPr>
            </w:pPr>
            <w:r w:rsidRPr="001F3C63">
              <w:rPr>
                <w:color w:val="000000"/>
                <w:sz w:val="18"/>
                <w:szCs w:val="18"/>
              </w:rPr>
              <w:t>6.87</w:t>
            </w:r>
          </w:p>
        </w:tc>
        <w:tc>
          <w:tcPr>
            <w:tcW w:w="432" w:type="pct"/>
            <w:vAlign w:val="bottom"/>
          </w:tcPr>
          <w:p w14:paraId="0B50974E" w14:textId="77777777" w:rsidR="00296D36" w:rsidRDefault="00296D36" w:rsidP="00A95F90">
            <w:pPr>
              <w:jc w:val="center"/>
              <w:rPr>
                <w:i/>
                <w:iCs/>
                <w:color w:val="000000"/>
                <w:sz w:val="18"/>
                <w:szCs w:val="18"/>
              </w:rPr>
            </w:pPr>
            <w:r w:rsidRPr="001F3C63">
              <w:rPr>
                <w:i/>
                <w:iCs/>
                <w:color w:val="000000"/>
                <w:sz w:val="18"/>
                <w:szCs w:val="18"/>
              </w:rPr>
              <w:t>Firmicutes</w:t>
            </w:r>
          </w:p>
          <w:p w14:paraId="2DC94BED" w14:textId="77777777" w:rsidR="00296D36" w:rsidRPr="001F3C63" w:rsidRDefault="00296D36" w:rsidP="00A95F90">
            <w:pPr>
              <w:jc w:val="center"/>
              <w:rPr>
                <w:color w:val="000000"/>
                <w:sz w:val="18"/>
                <w:szCs w:val="18"/>
              </w:rPr>
            </w:pPr>
            <w:r w:rsidRPr="001F3C63">
              <w:rPr>
                <w:color w:val="000000"/>
                <w:sz w:val="18"/>
                <w:szCs w:val="18"/>
              </w:rPr>
              <w:t>13.56</w:t>
            </w:r>
          </w:p>
        </w:tc>
      </w:tr>
      <w:tr w:rsidR="00296D36" w:rsidRPr="001F3C63" w14:paraId="1DC39A3E"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2B88D10E" w14:textId="77777777" w:rsidR="00296D36" w:rsidRDefault="00296D36" w:rsidP="00A95F90">
            <w:pPr>
              <w:jc w:val="center"/>
              <w:rPr>
                <w:i/>
                <w:iCs/>
                <w:color w:val="000000"/>
                <w:sz w:val="18"/>
                <w:szCs w:val="18"/>
              </w:rPr>
            </w:pPr>
            <w:r w:rsidRPr="001F3C63">
              <w:rPr>
                <w:i/>
                <w:iCs/>
                <w:color w:val="000000"/>
                <w:sz w:val="18"/>
                <w:szCs w:val="18"/>
              </w:rPr>
              <w:t>Nitrospirae</w:t>
            </w:r>
          </w:p>
          <w:p w14:paraId="3AC8C926" w14:textId="77777777" w:rsidR="00296D36" w:rsidRPr="001F3C63" w:rsidRDefault="00296D36" w:rsidP="00A95F90">
            <w:pPr>
              <w:jc w:val="center"/>
              <w:rPr>
                <w:i/>
                <w:iCs/>
                <w:color w:val="000000"/>
                <w:sz w:val="18"/>
                <w:szCs w:val="18"/>
              </w:rPr>
            </w:pPr>
            <w:r w:rsidRPr="001F3C63">
              <w:rPr>
                <w:color w:val="000000"/>
                <w:sz w:val="18"/>
                <w:szCs w:val="18"/>
              </w:rPr>
              <w:t>6.33</w:t>
            </w:r>
          </w:p>
        </w:tc>
        <w:tc>
          <w:tcPr>
            <w:tcW w:w="50" w:type="pct"/>
          </w:tcPr>
          <w:p w14:paraId="43D98016" w14:textId="77777777" w:rsidR="00296D36" w:rsidRPr="001F3C63" w:rsidRDefault="00296D36" w:rsidP="00A95F90">
            <w:pPr>
              <w:jc w:val="center"/>
              <w:rPr>
                <w:i/>
                <w:iCs/>
                <w:color w:val="000000"/>
                <w:sz w:val="18"/>
                <w:szCs w:val="18"/>
              </w:rPr>
            </w:pPr>
          </w:p>
        </w:tc>
        <w:tc>
          <w:tcPr>
            <w:tcW w:w="464" w:type="pct"/>
            <w:shd w:val="clear" w:color="auto" w:fill="auto"/>
            <w:noWrap/>
            <w:tcMar>
              <w:top w:w="15" w:type="dxa"/>
              <w:left w:w="15" w:type="dxa"/>
              <w:bottom w:w="0" w:type="dxa"/>
              <w:right w:w="15" w:type="dxa"/>
            </w:tcMar>
            <w:vAlign w:val="bottom"/>
            <w:hideMark/>
          </w:tcPr>
          <w:p w14:paraId="0A139833" w14:textId="77777777" w:rsidR="00296D36" w:rsidRDefault="00296D36" w:rsidP="00A95F90">
            <w:pPr>
              <w:jc w:val="center"/>
              <w:rPr>
                <w:i/>
                <w:iCs/>
                <w:color w:val="000000"/>
                <w:sz w:val="18"/>
                <w:szCs w:val="18"/>
              </w:rPr>
            </w:pPr>
            <w:r w:rsidRPr="001F3C63">
              <w:rPr>
                <w:i/>
                <w:iCs/>
                <w:color w:val="000000"/>
                <w:sz w:val="18"/>
                <w:szCs w:val="18"/>
              </w:rPr>
              <w:t>Nitrospirae</w:t>
            </w:r>
          </w:p>
          <w:p w14:paraId="2CC28597" w14:textId="77777777" w:rsidR="00296D36" w:rsidRPr="001F3C63" w:rsidRDefault="00296D36" w:rsidP="00A95F90">
            <w:pPr>
              <w:jc w:val="center"/>
              <w:rPr>
                <w:i/>
                <w:iCs/>
                <w:color w:val="000000"/>
                <w:sz w:val="18"/>
                <w:szCs w:val="18"/>
              </w:rPr>
            </w:pPr>
            <w:r w:rsidRPr="001F3C63">
              <w:rPr>
                <w:color w:val="000000"/>
                <w:sz w:val="18"/>
                <w:szCs w:val="18"/>
              </w:rPr>
              <w:t>2.26</w:t>
            </w:r>
          </w:p>
        </w:tc>
        <w:tc>
          <w:tcPr>
            <w:tcW w:w="513" w:type="pct"/>
            <w:shd w:val="clear" w:color="auto" w:fill="auto"/>
            <w:noWrap/>
            <w:tcMar>
              <w:top w:w="15" w:type="dxa"/>
              <w:left w:w="15" w:type="dxa"/>
              <w:bottom w:w="0" w:type="dxa"/>
              <w:right w:w="15" w:type="dxa"/>
            </w:tcMar>
            <w:vAlign w:val="bottom"/>
            <w:hideMark/>
          </w:tcPr>
          <w:p w14:paraId="3D8BBA03" w14:textId="77777777" w:rsidR="00296D36" w:rsidRDefault="00296D36" w:rsidP="00A95F90">
            <w:pPr>
              <w:jc w:val="center"/>
              <w:rPr>
                <w:i/>
                <w:iCs/>
                <w:color w:val="000000"/>
                <w:sz w:val="18"/>
                <w:szCs w:val="18"/>
              </w:rPr>
            </w:pPr>
            <w:r w:rsidRPr="001F3C63">
              <w:rPr>
                <w:i/>
                <w:iCs/>
                <w:color w:val="000000"/>
                <w:sz w:val="18"/>
                <w:szCs w:val="18"/>
              </w:rPr>
              <w:t>Nitrospirae</w:t>
            </w:r>
          </w:p>
          <w:p w14:paraId="346BDBDC" w14:textId="77777777" w:rsidR="00296D36" w:rsidRPr="001F3C63" w:rsidRDefault="00296D36" w:rsidP="00A95F90">
            <w:pPr>
              <w:jc w:val="center"/>
              <w:rPr>
                <w:i/>
                <w:iCs/>
                <w:color w:val="000000"/>
                <w:sz w:val="18"/>
                <w:szCs w:val="18"/>
              </w:rPr>
            </w:pPr>
            <w:r w:rsidRPr="001F3C63">
              <w:rPr>
                <w:color w:val="000000"/>
                <w:sz w:val="18"/>
                <w:szCs w:val="18"/>
              </w:rPr>
              <w:t>3.51</w:t>
            </w:r>
          </w:p>
        </w:tc>
        <w:tc>
          <w:tcPr>
            <w:tcW w:w="491" w:type="pct"/>
            <w:shd w:val="clear" w:color="auto" w:fill="auto"/>
            <w:noWrap/>
            <w:tcMar>
              <w:top w:w="15" w:type="dxa"/>
              <w:left w:w="15" w:type="dxa"/>
              <w:bottom w:w="0" w:type="dxa"/>
              <w:right w:w="15" w:type="dxa"/>
            </w:tcMar>
            <w:vAlign w:val="bottom"/>
            <w:hideMark/>
          </w:tcPr>
          <w:p w14:paraId="28DE4770" w14:textId="77777777" w:rsidR="00296D36" w:rsidRDefault="00296D36" w:rsidP="00A95F90">
            <w:pPr>
              <w:jc w:val="center"/>
              <w:rPr>
                <w:color w:val="000000"/>
                <w:sz w:val="18"/>
                <w:szCs w:val="18"/>
              </w:rPr>
            </w:pPr>
            <w:r w:rsidRPr="001F3C63">
              <w:rPr>
                <w:color w:val="000000"/>
                <w:sz w:val="18"/>
                <w:szCs w:val="18"/>
              </w:rPr>
              <w:t>Others</w:t>
            </w:r>
          </w:p>
          <w:p w14:paraId="72675639" w14:textId="77777777" w:rsidR="00296D36" w:rsidRPr="001F3C63" w:rsidRDefault="00296D36" w:rsidP="00A95F90">
            <w:pPr>
              <w:jc w:val="center"/>
              <w:rPr>
                <w:color w:val="000000"/>
                <w:sz w:val="18"/>
                <w:szCs w:val="18"/>
              </w:rPr>
            </w:pPr>
            <w:r w:rsidRPr="001F3C63">
              <w:rPr>
                <w:color w:val="000000"/>
                <w:sz w:val="18"/>
                <w:szCs w:val="18"/>
              </w:rPr>
              <w:t>5.28</w:t>
            </w:r>
          </w:p>
        </w:tc>
        <w:tc>
          <w:tcPr>
            <w:tcW w:w="50" w:type="pct"/>
          </w:tcPr>
          <w:p w14:paraId="0163ADF0" w14:textId="77777777" w:rsidR="00296D36" w:rsidRPr="001F3C63" w:rsidRDefault="00296D36" w:rsidP="00A95F90">
            <w:pPr>
              <w:jc w:val="center"/>
              <w:rPr>
                <w:i/>
                <w:iCs/>
                <w:color w:val="000000"/>
                <w:sz w:val="18"/>
                <w:szCs w:val="18"/>
              </w:rPr>
            </w:pPr>
          </w:p>
        </w:tc>
        <w:tc>
          <w:tcPr>
            <w:tcW w:w="501" w:type="pct"/>
            <w:vAlign w:val="bottom"/>
          </w:tcPr>
          <w:p w14:paraId="681492F2" w14:textId="77777777" w:rsidR="00296D36" w:rsidRDefault="00296D36" w:rsidP="00A95F90">
            <w:pPr>
              <w:jc w:val="center"/>
              <w:rPr>
                <w:i/>
                <w:iCs/>
                <w:color w:val="000000"/>
                <w:sz w:val="18"/>
                <w:szCs w:val="18"/>
              </w:rPr>
            </w:pPr>
            <w:r w:rsidRPr="001F3C63">
              <w:rPr>
                <w:i/>
                <w:iCs/>
                <w:color w:val="000000"/>
                <w:sz w:val="18"/>
                <w:szCs w:val="18"/>
              </w:rPr>
              <w:t>Nitrospirae</w:t>
            </w:r>
          </w:p>
          <w:p w14:paraId="7856480C" w14:textId="77777777" w:rsidR="00296D36" w:rsidRPr="001F3C63" w:rsidRDefault="00296D36" w:rsidP="00A95F90">
            <w:pPr>
              <w:jc w:val="center"/>
              <w:rPr>
                <w:color w:val="000000"/>
                <w:sz w:val="18"/>
                <w:szCs w:val="18"/>
              </w:rPr>
            </w:pPr>
            <w:r w:rsidRPr="001F3C63">
              <w:rPr>
                <w:color w:val="000000"/>
                <w:sz w:val="18"/>
                <w:szCs w:val="18"/>
              </w:rPr>
              <w:t>4.04</w:t>
            </w:r>
          </w:p>
        </w:tc>
        <w:tc>
          <w:tcPr>
            <w:tcW w:w="501" w:type="pct"/>
            <w:vAlign w:val="bottom"/>
          </w:tcPr>
          <w:p w14:paraId="2116DC83" w14:textId="77777777" w:rsidR="00296D36" w:rsidRDefault="00296D36" w:rsidP="00A95F90">
            <w:pPr>
              <w:jc w:val="center"/>
              <w:rPr>
                <w:i/>
                <w:iCs/>
                <w:color w:val="000000"/>
                <w:sz w:val="18"/>
                <w:szCs w:val="18"/>
              </w:rPr>
            </w:pPr>
            <w:r w:rsidRPr="001F3C63">
              <w:rPr>
                <w:i/>
                <w:iCs/>
                <w:color w:val="000000"/>
                <w:sz w:val="18"/>
                <w:szCs w:val="18"/>
              </w:rPr>
              <w:t>Nitrospirae</w:t>
            </w:r>
          </w:p>
          <w:p w14:paraId="051653A7" w14:textId="77777777" w:rsidR="00296D36" w:rsidRPr="001F3C63" w:rsidRDefault="00296D36" w:rsidP="00A95F90">
            <w:pPr>
              <w:jc w:val="center"/>
              <w:rPr>
                <w:color w:val="000000"/>
                <w:sz w:val="18"/>
                <w:szCs w:val="18"/>
              </w:rPr>
            </w:pPr>
            <w:r w:rsidRPr="001F3C63">
              <w:rPr>
                <w:color w:val="000000"/>
                <w:sz w:val="18"/>
                <w:szCs w:val="18"/>
              </w:rPr>
              <w:t>4.18</w:t>
            </w:r>
          </w:p>
        </w:tc>
        <w:tc>
          <w:tcPr>
            <w:tcW w:w="442" w:type="pct"/>
            <w:vAlign w:val="bottom"/>
          </w:tcPr>
          <w:p w14:paraId="4493DAC6" w14:textId="77777777" w:rsidR="00296D36" w:rsidRDefault="00296D36" w:rsidP="00A95F90">
            <w:pPr>
              <w:jc w:val="center"/>
              <w:rPr>
                <w:color w:val="000000"/>
                <w:sz w:val="18"/>
                <w:szCs w:val="18"/>
              </w:rPr>
            </w:pPr>
            <w:r w:rsidRPr="001F3C63">
              <w:rPr>
                <w:color w:val="000000"/>
                <w:sz w:val="18"/>
                <w:szCs w:val="18"/>
              </w:rPr>
              <w:t>Others</w:t>
            </w:r>
          </w:p>
          <w:p w14:paraId="773CC51A" w14:textId="77777777" w:rsidR="00296D36" w:rsidRPr="001F3C63" w:rsidRDefault="00296D36" w:rsidP="00A95F90">
            <w:pPr>
              <w:jc w:val="center"/>
              <w:rPr>
                <w:color w:val="000000"/>
                <w:sz w:val="18"/>
                <w:szCs w:val="18"/>
              </w:rPr>
            </w:pPr>
            <w:r w:rsidRPr="001F3C63">
              <w:rPr>
                <w:color w:val="000000"/>
                <w:sz w:val="18"/>
                <w:szCs w:val="18"/>
              </w:rPr>
              <w:t>3.93</w:t>
            </w:r>
          </w:p>
        </w:tc>
        <w:tc>
          <w:tcPr>
            <w:tcW w:w="50" w:type="pct"/>
          </w:tcPr>
          <w:p w14:paraId="71627B37" w14:textId="77777777" w:rsidR="00296D36" w:rsidRPr="001F3C63" w:rsidRDefault="00296D36" w:rsidP="00A95F90">
            <w:pPr>
              <w:jc w:val="center"/>
              <w:rPr>
                <w:i/>
                <w:iCs/>
                <w:color w:val="000000"/>
                <w:sz w:val="18"/>
                <w:szCs w:val="18"/>
              </w:rPr>
            </w:pPr>
          </w:p>
        </w:tc>
        <w:tc>
          <w:tcPr>
            <w:tcW w:w="501" w:type="pct"/>
            <w:vAlign w:val="bottom"/>
          </w:tcPr>
          <w:p w14:paraId="6A1DE816" w14:textId="77777777" w:rsidR="00296D36" w:rsidRDefault="00296D36" w:rsidP="00A95F90">
            <w:pPr>
              <w:jc w:val="center"/>
              <w:rPr>
                <w:i/>
                <w:iCs/>
                <w:color w:val="000000"/>
                <w:sz w:val="18"/>
                <w:szCs w:val="18"/>
              </w:rPr>
            </w:pPr>
            <w:r w:rsidRPr="001F3C63">
              <w:rPr>
                <w:i/>
                <w:iCs/>
                <w:color w:val="000000"/>
                <w:sz w:val="18"/>
                <w:szCs w:val="18"/>
              </w:rPr>
              <w:t>Nitrospirae</w:t>
            </w:r>
          </w:p>
          <w:p w14:paraId="185D7E9E" w14:textId="77777777" w:rsidR="00296D36" w:rsidRPr="001F3C63" w:rsidRDefault="00296D36" w:rsidP="00A95F90">
            <w:pPr>
              <w:jc w:val="center"/>
              <w:rPr>
                <w:color w:val="000000"/>
                <w:sz w:val="18"/>
                <w:szCs w:val="18"/>
              </w:rPr>
            </w:pPr>
            <w:r w:rsidRPr="001F3C63">
              <w:rPr>
                <w:color w:val="000000"/>
                <w:sz w:val="18"/>
                <w:szCs w:val="18"/>
              </w:rPr>
              <w:t>2.01</w:t>
            </w:r>
          </w:p>
        </w:tc>
        <w:tc>
          <w:tcPr>
            <w:tcW w:w="441" w:type="pct"/>
            <w:vAlign w:val="bottom"/>
          </w:tcPr>
          <w:p w14:paraId="55CF3915" w14:textId="77777777" w:rsidR="00296D36" w:rsidRDefault="00296D36" w:rsidP="00A95F90">
            <w:pPr>
              <w:jc w:val="center"/>
              <w:rPr>
                <w:i/>
                <w:iCs/>
                <w:color w:val="000000"/>
                <w:sz w:val="18"/>
                <w:szCs w:val="18"/>
              </w:rPr>
            </w:pPr>
            <w:r w:rsidRPr="001F3C63">
              <w:rPr>
                <w:i/>
                <w:iCs/>
                <w:color w:val="000000"/>
                <w:sz w:val="18"/>
                <w:szCs w:val="18"/>
              </w:rPr>
              <w:t>Nitrospirae</w:t>
            </w:r>
          </w:p>
          <w:p w14:paraId="09CDB1A0" w14:textId="77777777" w:rsidR="00296D36" w:rsidRPr="001F3C63" w:rsidRDefault="00296D36" w:rsidP="00A95F90">
            <w:pPr>
              <w:jc w:val="center"/>
              <w:rPr>
                <w:color w:val="000000"/>
                <w:sz w:val="18"/>
                <w:szCs w:val="18"/>
              </w:rPr>
            </w:pPr>
            <w:r w:rsidRPr="001F3C63">
              <w:rPr>
                <w:color w:val="000000"/>
                <w:sz w:val="18"/>
                <w:szCs w:val="18"/>
              </w:rPr>
              <w:t>2.22</w:t>
            </w:r>
          </w:p>
        </w:tc>
        <w:tc>
          <w:tcPr>
            <w:tcW w:w="432" w:type="pct"/>
            <w:vAlign w:val="bottom"/>
          </w:tcPr>
          <w:p w14:paraId="3323F62E" w14:textId="77777777" w:rsidR="00296D36" w:rsidRDefault="00296D36" w:rsidP="00A95F90">
            <w:pPr>
              <w:jc w:val="center"/>
              <w:rPr>
                <w:color w:val="000000"/>
                <w:sz w:val="18"/>
                <w:szCs w:val="18"/>
              </w:rPr>
            </w:pPr>
            <w:r w:rsidRPr="001F3C63">
              <w:rPr>
                <w:color w:val="000000"/>
                <w:sz w:val="18"/>
                <w:szCs w:val="18"/>
              </w:rPr>
              <w:t>OD1</w:t>
            </w:r>
          </w:p>
          <w:p w14:paraId="05A81F40" w14:textId="77777777" w:rsidR="00296D36" w:rsidRPr="001F3C63" w:rsidRDefault="00296D36" w:rsidP="00A95F90">
            <w:pPr>
              <w:jc w:val="center"/>
              <w:rPr>
                <w:color w:val="000000"/>
                <w:sz w:val="18"/>
                <w:szCs w:val="18"/>
              </w:rPr>
            </w:pPr>
            <w:r w:rsidRPr="001F3C63">
              <w:rPr>
                <w:color w:val="000000"/>
                <w:sz w:val="18"/>
                <w:szCs w:val="18"/>
              </w:rPr>
              <w:t>4.69</w:t>
            </w:r>
          </w:p>
        </w:tc>
      </w:tr>
      <w:tr w:rsidR="00296D36" w:rsidRPr="001F3C63" w14:paraId="3B2F7300"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7400F4A4" w14:textId="77777777" w:rsidR="00296D36" w:rsidRDefault="00296D36" w:rsidP="00A95F90">
            <w:pPr>
              <w:jc w:val="center"/>
              <w:rPr>
                <w:color w:val="000000"/>
                <w:sz w:val="18"/>
                <w:szCs w:val="18"/>
              </w:rPr>
            </w:pPr>
            <w:r w:rsidRPr="001F3C63">
              <w:rPr>
                <w:color w:val="000000"/>
                <w:sz w:val="18"/>
                <w:szCs w:val="18"/>
              </w:rPr>
              <w:t>Others</w:t>
            </w:r>
          </w:p>
          <w:p w14:paraId="63B639A7" w14:textId="77777777" w:rsidR="00296D36" w:rsidRPr="001F3C63" w:rsidRDefault="00296D36" w:rsidP="00A95F90">
            <w:pPr>
              <w:jc w:val="center"/>
              <w:rPr>
                <w:color w:val="000000"/>
                <w:sz w:val="18"/>
                <w:szCs w:val="18"/>
              </w:rPr>
            </w:pPr>
            <w:r w:rsidRPr="001F3C63">
              <w:rPr>
                <w:color w:val="000000"/>
                <w:sz w:val="18"/>
                <w:szCs w:val="18"/>
              </w:rPr>
              <w:t>2.69</w:t>
            </w:r>
          </w:p>
        </w:tc>
        <w:tc>
          <w:tcPr>
            <w:tcW w:w="50" w:type="pct"/>
          </w:tcPr>
          <w:p w14:paraId="60CEA218" w14:textId="77777777" w:rsidR="00296D36" w:rsidRPr="001F3C63" w:rsidRDefault="00296D36" w:rsidP="00A95F90">
            <w:pPr>
              <w:jc w:val="center"/>
              <w:rPr>
                <w:i/>
                <w:iCs/>
                <w:color w:val="000000"/>
                <w:sz w:val="18"/>
                <w:szCs w:val="18"/>
              </w:rPr>
            </w:pPr>
          </w:p>
        </w:tc>
        <w:tc>
          <w:tcPr>
            <w:tcW w:w="464" w:type="pct"/>
            <w:shd w:val="clear" w:color="auto" w:fill="auto"/>
            <w:noWrap/>
            <w:tcMar>
              <w:top w:w="15" w:type="dxa"/>
              <w:left w:w="15" w:type="dxa"/>
              <w:bottom w:w="0" w:type="dxa"/>
              <w:right w:w="15" w:type="dxa"/>
            </w:tcMar>
            <w:vAlign w:val="bottom"/>
            <w:hideMark/>
          </w:tcPr>
          <w:p w14:paraId="722D582B" w14:textId="77777777" w:rsidR="00296D36" w:rsidRDefault="00296D36" w:rsidP="00A95F90">
            <w:pPr>
              <w:jc w:val="center"/>
              <w:rPr>
                <w:i/>
                <w:iCs/>
                <w:color w:val="000000"/>
                <w:sz w:val="18"/>
                <w:szCs w:val="18"/>
              </w:rPr>
            </w:pPr>
            <w:r w:rsidRPr="001F3C63">
              <w:rPr>
                <w:i/>
                <w:iCs/>
                <w:color w:val="000000"/>
                <w:sz w:val="18"/>
                <w:szCs w:val="18"/>
              </w:rPr>
              <w:t>Acidobacteria</w:t>
            </w:r>
          </w:p>
          <w:p w14:paraId="509C6793" w14:textId="77777777" w:rsidR="00296D36" w:rsidRPr="001F3C63" w:rsidRDefault="00296D36" w:rsidP="00A95F90">
            <w:pPr>
              <w:jc w:val="center"/>
              <w:rPr>
                <w:i/>
                <w:iCs/>
                <w:color w:val="000000"/>
                <w:sz w:val="18"/>
                <w:szCs w:val="18"/>
              </w:rPr>
            </w:pPr>
            <w:r w:rsidRPr="001F3C63">
              <w:rPr>
                <w:color w:val="000000"/>
                <w:sz w:val="18"/>
                <w:szCs w:val="18"/>
              </w:rPr>
              <w:t>1.55</w:t>
            </w:r>
          </w:p>
        </w:tc>
        <w:tc>
          <w:tcPr>
            <w:tcW w:w="513" w:type="pct"/>
            <w:shd w:val="clear" w:color="auto" w:fill="auto"/>
            <w:noWrap/>
            <w:tcMar>
              <w:top w:w="15" w:type="dxa"/>
              <w:left w:w="15" w:type="dxa"/>
              <w:bottom w:w="0" w:type="dxa"/>
              <w:right w:w="15" w:type="dxa"/>
            </w:tcMar>
            <w:vAlign w:val="bottom"/>
            <w:hideMark/>
          </w:tcPr>
          <w:p w14:paraId="1B3E5948" w14:textId="77777777" w:rsidR="00296D36" w:rsidRDefault="00296D36" w:rsidP="00A95F90">
            <w:pPr>
              <w:jc w:val="center"/>
              <w:rPr>
                <w:color w:val="000000"/>
                <w:sz w:val="18"/>
                <w:szCs w:val="18"/>
              </w:rPr>
            </w:pPr>
            <w:r w:rsidRPr="001F3C63">
              <w:rPr>
                <w:color w:val="000000"/>
                <w:sz w:val="18"/>
                <w:szCs w:val="18"/>
              </w:rPr>
              <w:t>Others</w:t>
            </w:r>
          </w:p>
          <w:p w14:paraId="41F3E1B1" w14:textId="77777777" w:rsidR="00296D36" w:rsidRPr="001F3C63" w:rsidRDefault="00296D36" w:rsidP="00A95F90">
            <w:pPr>
              <w:jc w:val="center"/>
              <w:rPr>
                <w:color w:val="000000"/>
                <w:sz w:val="18"/>
                <w:szCs w:val="18"/>
              </w:rPr>
            </w:pPr>
            <w:r w:rsidRPr="001F3C63">
              <w:rPr>
                <w:color w:val="000000"/>
                <w:sz w:val="18"/>
                <w:szCs w:val="18"/>
              </w:rPr>
              <w:t>2.13</w:t>
            </w:r>
          </w:p>
        </w:tc>
        <w:tc>
          <w:tcPr>
            <w:tcW w:w="491" w:type="pct"/>
            <w:shd w:val="clear" w:color="auto" w:fill="auto"/>
            <w:noWrap/>
            <w:tcMar>
              <w:top w:w="15" w:type="dxa"/>
              <w:left w:w="15" w:type="dxa"/>
              <w:bottom w:w="0" w:type="dxa"/>
              <w:right w:w="15" w:type="dxa"/>
            </w:tcMar>
            <w:vAlign w:val="bottom"/>
            <w:hideMark/>
          </w:tcPr>
          <w:p w14:paraId="44262887" w14:textId="77777777" w:rsidR="00296D36" w:rsidRDefault="00296D36" w:rsidP="00A95F90">
            <w:pPr>
              <w:jc w:val="center"/>
              <w:rPr>
                <w:color w:val="000000"/>
                <w:sz w:val="18"/>
                <w:szCs w:val="18"/>
              </w:rPr>
            </w:pPr>
            <w:r w:rsidRPr="001F3C63">
              <w:rPr>
                <w:color w:val="000000"/>
                <w:sz w:val="18"/>
                <w:szCs w:val="18"/>
              </w:rPr>
              <w:t>OD1</w:t>
            </w:r>
          </w:p>
          <w:p w14:paraId="06EDAC19" w14:textId="77777777" w:rsidR="00296D36" w:rsidRPr="001F3C63" w:rsidRDefault="00296D36" w:rsidP="00A95F90">
            <w:pPr>
              <w:jc w:val="center"/>
              <w:rPr>
                <w:color w:val="000000"/>
                <w:sz w:val="18"/>
                <w:szCs w:val="18"/>
              </w:rPr>
            </w:pPr>
            <w:r w:rsidRPr="001F3C63">
              <w:rPr>
                <w:color w:val="000000"/>
                <w:sz w:val="18"/>
                <w:szCs w:val="18"/>
              </w:rPr>
              <w:t>5.26</w:t>
            </w:r>
          </w:p>
        </w:tc>
        <w:tc>
          <w:tcPr>
            <w:tcW w:w="50" w:type="pct"/>
          </w:tcPr>
          <w:p w14:paraId="66EFE185" w14:textId="77777777" w:rsidR="00296D36" w:rsidRPr="001F3C63" w:rsidRDefault="00296D36" w:rsidP="00A95F90">
            <w:pPr>
              <w:jc w:val="center"/>
              <w:rPr>
                <w:i/>
                <w:iCs/>
                <w:color w:val="000000"/>
                <w:sz w:val="18"/>
                <w:szCs w:val="18"/>
              </w:rPr>
            </w:pPr>
          </w:p>
        </w:tc>
        <w:tc>
          <w:tcPr>
            <w:tcW w:w="501" w:type="pct"/>
            <w:vAlign w:val="bottom"/>
          </w:tcPr>
          <w:p w14:paraId="1BAB8C20" w14:textId="77777777" w:rsidR="00296D36" w:rsidRDefault="00296D36" w:rsidP="00A95F90">
            <w:pPr>
              <w:jc w:val="center"/>
              <w:rPr>
                <w:i/>
                <w:iCs/>
                <w:color w:val="000000"/>
                <w:sz w:val="18"/>
                <w:szCs w:val="18"/>
              </w:rPr>
            </w:pPr>
            <w:r w:rsidRPr="001F3C63">
              <w:rPr>
                <w:i/>
                <w:iCs/>
                <w:color w:val="000000"/>
                <w:sz w:val="18"/>
                <w:szCs w:val="18"/>
              </w:rPr>
              <w:t>Chlorobi</w:t>
            </w:r>
          </w:p>
          <w:p w14:paraId="1F2B752E" w14:textId="77777777" w:rsidR="00296D36" w:rsidRPr="001F3C63" w:rsidRDefault="00296D36" w:rsidP="00A95F90">
            <w:pPr>
              <w:jc w:val="center"/>
              <w:rPr>
                <w:color w:val="000000"/>
                <w:sz w:val="18"/>
                <w:szCs w:val="18"/>
              </w:rPr>
            </w:pPr>
            <w:r w:rsidRPr="001F3C63">
              <w:rPr>
                <w:color w:val="000000"/>
                <w:sz w:val="18"/>
                <w:szCs w:val="18"/>
              </w:rPr>
              <w:t>2.42</w:t>
            </w:r>
          </w:p>
        </w:tc>
        <w:tc>
          <w:tcPr>
            <w:tcW w:w="501" w:type="pct"/>
            <w:vAlign w:val="bottom"/>
          </w:tcPr>
          <w:p w14:paraId="613B191C" w14:textId="77777777" w:rsidR="00296D36" w:rsidRDefault="00296D36" w:rsidP="00A95F90">
            <w:pPr>
              <w:jc w:val="center"/>
              <w:rPr>
                <w:color w:val="000000"/>
                <w:sz w:val="18"/>
                <w:szCs w:val="18"/>
              </w:rPr>
            </w:pPr>
            <w:r w:rsidRPr="001F3C63">
              <w:rPr>
                <w:color w:val="000000"/>
                <w:sz w:val="18"/>
                <w:szCs w:val="18"/>
              </w:rPr>
              <w:t>Others</w:t>
            </w:r>
          </w:p>
          <w:p w14:paraId="333F383D" w14:textId="77777777" w:rsidR="00296D36" w:rsidRPr="001F3C63" w:rsidRDefault="00296D36" w:rsidP="00A95F90">
            <w:pPr>
              <w:jc w:val="center"/>
              <w:rPr>
                <w:color w:val="000000"/>
                <w:sz w:val="18"/>
                <w:szCs w:val="18"/>
              </w:rPr>
            </w:pPr>
            <w:r w:rsidRPr="001F3C63">
              <w:rPr>
                <w:color w:val="000000"/>
                <w:sz w:val="18"/>
                <w:szCs w:val="18"/>
              </w:rPr>
              <w:t>1.71</w:t>
            </w:r>
          </w:p>
        </w:tc>
        <w:tc>
          <w:tcPr>
            <w:tcW w:w="442" w:type="pct"/>
            <w:vAlign w:val="bottom"/>
          </w:tcPr>
          <w:p w14:paraId="1B5D59AC" w14:textId="77777777" w:rsidR="00296D36" w:rsidRDefault="00296D36" w:rsidP="00A95F90">
            <w:pPr>
              <w:jc w:val="center"/>
              <w:rPr>
                <w:i/>
                <w:iCs/>
                <w:color w:val="000000"/>
                <w:sz w:val="18"/>
                <w:szCs w:val="18"/>
              </w:rPr>
            </w:pPr>
            <w:r w:rsidRPr="001F3C63">
              <w:rPr>
                <w:i/>
                <w:iCs/>
                <w:color w:val="000000"/>
                <w:sz w:val="18"/>
                <w:szCs w:val="18"/>
              </w:rPr>
              <w:t>Caldiserica</w:t>
            </w:r>
          </w:p>
          <w:p w14:paraId="6745E955" w14:textId="77777777" w:rsidR="00296D36" w:rsidRPr="001F3C63" w:rsidRDefault="00296D36" w:rsidP="00A95F90">
            <w:pPr>
              <w:jc w:val="center"/>
              <w:rPr>
                <w:color w:val="000000"/>
                <w:sz w:val="18"/>
                <w:szCs w:val="18"/>
              </w:rPr>
            </w:pPr>
            <w:r w:rsidRPr="001F3C63">
              <w:rPr>
                <w:color w:val="000000"/>
                <w:sz w:val="18"/>
                <w:szCs w:val="18"/>
              </w:rPr>
              <w:t>3.70</w:t>
            </w:r>
          </w:p>
        </w:tc>
        <w:tc>
          <w:tcPr>
            <w:tcW w:w="50" w:type="pct"/>
          </w:tcPr>
          <w:p w14:paraId="00155785" w14:textId="77777777" w:rsidR="00296D36" w:rsidRPr="001F3C63" w:rsidRDefault="00296D36" w:rsidP="00A95F90">
            <w:pPr>
              <w:jc w:val="center"/>
              <w:rPr>
                <w:i/>
                <w:iCs/>
                <w:color w:val="000000"/>
                <w:sz w:val="18"/>
                <w:szCs w:val="18"/>
              </w:rPr>
            </w:pPr>
          </w:p>
        </w:tc>
        <w:tc>
          <w:tcPr>
            <w:tcW w:w="501" w:type="pct"/>
            <w:vAlign w:val="bottom"/>
          </w:tcPr>
          <w:p w14:paraId="4DCB4389" w14:textId="77777777" w:rsidR="00296D36" w:rsidRDefault="00296D36" w:rsidP="00A95F90">
            <w:pPr>
              <w:jc w:val="center"/>
              <w:rPr>
                <w:i/>
                <w:iCs/>
                <w:color w:val="000000"/>
                <w:sz w:val="18"/>
                <w:szCs w:val="18"/>
              </w:rPr>
            </w:pPr>
            <w:r w:rsidRPr="001F3C63">
              <w:rPr>
                <w:i/>
                <w:iCs/>
                <w:color w:val="000000"/>
                <w:sz w:val="18"/>
                <w:szCs w:val="18"/>
              </w:rPr>
              <w:t>Chlorobi</w:t>
            </w:r>
          </w:p>
          <w:p w14:paraId="09EABDC9" w14:textId="77777777" w:rsidR="00296D36" w:rsidRPr="001F3C63" w:rsidRDefault="00296D36" w:rsidP="00A95F90">
            <w:pPr>
              <w:jc w:val="center"/>
              <w:rPr>
                <w:color w:val="000000"/>
                <w:sz w:val="18"/>
                <w:szCs w:val="18"/>
              </w:rPr>
            </w:pPr>
            <w:r w:rsidRPr="001F3C63">
              <w:rPr>
                <w:color w:val="000000"/>
                <w:sz w:val="18"/>
                <w:szCs w:val="18"/>
              </w:rPr>
              <w:t>1.87</w:t>
            </w:r>
          </w:p>
        </w:tc>
        <w:tc>
          <w:tcPr>
            <w:tcW w:w="441" w:type="pct"/>
            <w:vAlign w:val="bottom"/>
          </w:tcPr>
          <w:p w14:paraId="0D7F6F10" w14:textId="77777777" w:rsidR="00296D36" w:rsidRDefault="00296D36" w:rsidP="00A95F90">
            <w:pPr>
              <w:jc w:val="center"/>
              <w:rPr>
                <w:i/>
                <w:iCs/>
                <w:color w:val="000000"/>
                <w:sz w:val="18"/>
                <w:szCs w:val="18"/>
              </w:rPr>
            </w:pPr>
            <w:r w:rsidRPr="001F3C63">
              <w:rPr>
                <w:i/>
                <w:iCs/>
                <w:color w:val="000000"/>
                <w:sz w:val="18"/>
                <w:szCs w:val="18"/>
              </w:rPr>
              <w:t>Chlorobi</w:t>
            </w:r>
          </w:p>
          <w:p w14:paraId="6CD45E46" w14:textId="77777777" w:rsidR="00296D36" w:rsidRPr="001F3C63" w:rsidRDefault="00296D36" w:rsidP="00A95F90">
            <w:pPr>
              <w:jc w:val="center"/>
              <w:rPr>
                <w:color w:val="000000"/>
                <w:sz w:val="18"/>
                <w:szCs w:val="18"/>
              </w:rPr>
            </w:pPr>
            <w:r w:rsidRPr="001F3C63">
              <w:rPr>
                <w:color w:val="000000"/>
                <w:sz w:val="18"/>
                <w:szCs w:val="18"/>
              </w:rPr>
              <w:t>1.62</w:t>
            </w:r>
          </w:p>
        </w:tc>
        <w:tc>
          <w:tcPr>
            <w:tcW w:w="432" w:type="pct"/>
            <w:vAlign w:val="bottom"/>
          </w:tcPr>
          <w:p w14:paraId="2A319CBE" w14:textId="77777777" w:rsidR="00296D36" w:rsidRDefault="00296D36" w:rsidP="00A95F90">
            <w:pPr>
              <w:jc w:val="center"/>
              <w:rPr>
                <w:color w:val="000000"/>
                <w:sz w:val="18"/>
                <w:szCs w:val="18"/>
              </w:rPr>
            </w:pPr>
            <w:r w:rsidRPr="001F3C63">
              <w:rPr>
                <w:color w:val="000000"/>
                <w:sz w:val="18"/>
                <w:szCs w:val="18"/>
              </w:rPr>
              <w:t>Others</w:t>
            </w:r>
          </w:p>
          <w:p w14:paraId="4C56DB7F" w14:textId="77777777" w:rsidR="00296D36" w:rsidRPr="001F3C63" w:rsidRDefault="00296D36" w:rsidP="00A95F90">
            <w:pPr>
              <w:jc w:val="center"/>
              <w:rPr>
                <w:color w:val="000000"/>
                <w:sz w:val="18"/>
                <w:szCs w:val="18"/>
              </w:rPr>
            </w:pPr>
            <w:r w:rsidRPr="001F3C63">
              <w:rPr>
                <w:color w:val="000000"/>
                <w:sz w:val="18"/>
                <w:szCs w:val="18"/>
              </w:rPr>
              <w:t>3.74</w:t>
            </w:r>
          </w:p>
        </w:tc>
      </w:tr>
      <w:tr w:rsidR="00296D36" w:rsidRPr="001F3C63" w14:paraId="6140A32E"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265B9501" w14:textId="77777777" w:rsidR="00296D36" w:rsidRDefault="00296D36" w:rsidP="00A95F90">
            <w:pPr>
              <w:jc w:val="center"/>
              <w:rPr>
                <w:i/>
                <w:iCs/>
                <w:color w:val="000000"/>
                <w:sz w:val="18"/>
                <w:szCs w:val="18"/>
              </w:rPr>
            </w:pPr>
            <w:r w:rsidRPr="001F3C63">
              <w:rPr>
                <w:i/>
                <w:iCs/>
                <w:color w:val="000000"/>
                <w:sz w:val="18"/>
                <w:szCs w:val="18"/>
              </w:rPr>
              <w:t>Verrucomicrobia</w:t>
            </w:r>
          </w:p>
          <w:p w14:paraId="226FFE37" w14:textId="77777777" w:rsidR="00296D36" w:rsidRPr="001F3C63" w:rsidRDefault="00296D36" w:rsidP="00A95F90">
            <w:pPr>
              <w:jc w:val="center"/>
              <w:rPr>
                <w:i/>
                <w:iCs/>
                <w:color w:val="000000"/>
                <w:sz w:val="18"/>
                <w:szCs w:val="18"/>
              </w:rPr>
            </w:pPr>
            <w:r w:rsidRPr="001F3C63">
              <w:rPr>
                <w:color w:val="000000"/>
                <w:sz w:val="18"/>
                <w:szCs w:val="18"/>
              </w:rPr>
              <w:t>2.40</w:t>
            </w:r>
          </w:p>
        </w:tc>
        <w:tc>
          <w:tcPr>
            <w:tcW w:w="50" w:type="pct"/>
          </w:tcPr>
          <w:p w14:paraId="3D7835F5" w14:textId="77777777" w:rsidR="00296D36" w:rsidRPr="001F3C63" w:rsidRDefault="00296D36" w:rsidP="00A95F90">
            <w:pPr>
              <w:jc w:val="center"/>
              <w:rPr>
                <w:i/>
                <w:iCs/>
                <w:color w:val="000000"/>
                <w:sz w:val="18"/>
                <w:szCs w:val="18"/>
              </w:rPr>
            </w:pPr>
          </w:p>
        </w:tc>
        <w:tc>
          <w:tcPr>
            <w:tcW w:w="464" w:type="pct"/>
            <w:shd w:val="clear" w:color="auto" w:fill="auto"/>
            <w:noWrap/>
            <w:tcMar>
              <w:top w:w="15" w:type="dxa"/>
              <w:left w:w="15" w:type="dxa"/>
              <w:bottom w:w="0" w:type="dxa"/>
              <w:right w:w="15" w:type="dxa"/>
            </w:tcMar>
            <w:vAlign w:val="bottom"/>
            <w:hideMark/>
          </w:tcPr>
          <w:p w14:paraId="47BAD7C3" w14:textId="77777777" w:rsidR="00296D36" w:rsidRDefault="00296D36" w:rsidP="00A95F90">
            <w:pPr>
              <w:jc w:val="center"/>
              <w:rPr>
                <w:i/>
                <w:iCs/>
                <w:color w:val="000000"/>
                <w:sz w:val="18"/>
                <w:szCs w:val="18"/>
              </w:rPr>
            </w:pPr>
            <w:r w:rsidRPr="001F3C63">
              <w:rPr>
                <w:i/>
                <w:iCs/>
                <w:color w:val="000000"/>
                <w:sz w:val="18"/>
                <w:szCs w:val="18"/>
              </w:rPr>
              <w:t>Chlorobi</w:t>
            </w:r>
          </w:p>
          <w:p w14:paraId="65F432EC" w14:textId="77777777" w:rsidR="00296D36" w:rsidRPr="001F3C63" w:rsidRDefault="00296D36" w:rsidP="00A95F90">
            <w:pPr>
              <w:jc w:val="center"/>
              <w:rPr>
                <w:i/>
                <w:iCs/>
                <w:color w:val="000000"/>
                <w:sz w:val="18"/>
                <w:szCs w:val="18"/>
              </w:rPr>
            </w:pPr>
            <w:r w:rsidRPr="001F3C63">
              <w:rPr>
                <w:color w:val="000000"/>
                <w:sz w:val="18"/>
                <w:szCs w:val="18"/>
              </w:rPr>
              <w:t>1.49</w:t>
            </w:r>
          </w:p>
        </w:tc>
        <w:tc>
          <w:tcPr>
            <w:tcW w:w="513" w:type="pct"/>
            <w:shd w:val="clear" w:color="auto" w:fill="auto"/>
            <w:noWrap/>
            <w:tcMar>
              <w:top w:w="15" w:type="dxa"/>
              <w:left w:w="15" w:type="dxa"/>
              <w:bottom w:w="0" w:type="dxa"/>
              <w:right w:w="15" w:type="dxa"/>
            </w:tcMar>
            <w:vAlign w:val="bottom"/>
            <w:hideMark/>
          </w:tcPr>
          <w:p w14:paraId="645274D4" w14:textId="77777777" w:rsidR="00296D36" w:rsidRDefault="00296D36" w:rsidP="00A95F90">
            <w:pPr>
              <w:jc w:val="center"/>
              <w:rPr>
                <w:i/>
                <w:iCs/>
                <w:color w:val="000000"/>
                <w:sz w:val="18"/>
                <w:szCs w:val="18"/>
              </w:rPr>
            </w:pPr>
            <w:r w:rsidRPr="001F3C63">
              <w:rPr>
                <w:i/>
                <w:iCs/>
                <w:color w:val="000000"/>
                <w:sz w:val="18"/>
                <w:szCs w:val="18"/>
              </w:rPr>
              <w:t>Chlorobi</w:t>
            </w:r>
          </w:p>
          <w:p w14:paraId="4A58D4D6" w14:textId="77777777" w:rsidR="00296D36" w:rsidRPr="001F3C63" w:rsidRDefault="00296D36" w:rsidP="00A95F90">
            <w:pPr>
              <w:jc w:val="center"/>
              <w:rPr>
                <w:i/>
                <w:iCs/>
                <w:color w:val="000000"/>
                <w:sz w:val="18"/>
                <w:szCs w:val="18"/>
              </w:rPr>
            </w:pPr>
            <w:r w:rsidRPr="001F3C63">
              <w:rPr>
                <w:color w:val="000000"/>
                <w:sz w:val="18"/>
                <w:szCs w:val="18"/>
              </w:rPr>
              <w:t>1.78</w:t>
            </w:r>
          </w:p>
        </w:tc>
        <w:tc>
          <w:tcPr>
            <w:tcW w:w="491" w:type="pct"/>
            <w:shd w:val="clear" w:color="auto" w:fill="auto"/>
            <w:noWrap/>
            <w:tcMar>
              <w:top w:w="15" w:type="dxa"/>
              <w:left w:w="15" w:type="dxa"/>
              <w:bottom w:w="0" w:type="dxa"/>
              <w:right w:w="15" w:type="dxa"/>
            </w:tcMar>
            <w:vAlign w:val="bottom"/>
            <w:hideMark/>
          </w:tcPr>
          <w:p w14:paraId="4CE9FE31" w14:textId="77777777" w:rsidR="00296D36" w:rsidRDefault="00296D36" w:rsidP="00A95F90">
            <w:pPr>
              <w:jc w:val="center"/>
              <w:rPr>
                <w:i/>
                <w:iCs/>
                <w:color w:val="000000"/>
                <w:sz w:val="18"/>
                <w:szCs w:val="18"/>
              </w:rPr>
            </w:pPr>
            <w:r w:rsidRPr="001F3C63">
              <w:rPr>
                <w:i/>
                <w:iCs/>
                <w:color w:val="000000"/>
                <w:sz w:val="18"/>
                <w:szCs w:val="18"/>
              </w:rPr>
              <w:t>Nitrospirae</w:t>
            </w:r>
          </w:p>
          <w:p w14:paraId="47C97F95" w14:textId="77777777" w:rsidR="00296D36" w:rsidRPr="001F3C63" w:rsidRDefault="00296D36" w:rsidP="00A95F90">
            <w:pPr>
              <w:jc w:val="center"/>
              <w:rPr>
                <w:i/>
                <w:iCs/>
                <w:color w:val="000000"/>
                <w:sz w:val="18"/>
                <w:szCs w:val="18"/>
              </w:rPr>
            </w:pPr>
            <w:r w:rsidRPr="001F3C63">
              <w:rPr>
                <w:color w:val="000000"/>
                <w:sz w:val="18"/>
                <w:szCs w:val="18"/>
              </w:rPr>
              <w:t>3.94</w:t>
            </w:r>
          </w:p>
        </w:tc>
        <w:tc>
          <w:tcPr>
            <w:tcW w:w="50" w:type="pct"/>
          </w:tcPr>
          <w:p w14:paraId="1830528B" w14:textId="77777777" w:rsidR="00296D36" w:rsidRPr="001F3C63" w:rsidRDefault="00296D36" w:rsidP="00A95F90">
            <w:pPr>
              <w:jc w:val="center"/>
              <w:rPr>
                <w:i/>
                <w:iCs/>
                <w:color w:val="000000"/>
                <w:sz w:val="18"/>
                <w:szCs w:val="18"/>
              </w:rPr>
            </w:pPr>
          </w:p>
        </w:tc>
        <w:tc>
          <w:tcPr>
            <w:tcW w:w="501" w:type="pct"/>
            <w:vAlign w:val="bottom"/>
          </w:tcPr>
          <w:p w14:paraId="10DB690E" w14:textId="77777777" w:rsidR="00296D36" w:rsidRDefault="00296D36" w:rsidP="00A95F90">
            <w:pPr>
              <w:jc w:val="center"/>
              <w:rPr>
                <w:i/>
                <w:iCs/>
                <w:color w:val="000000"/>
                <w:sz w:val="18"/>
                <w:szCs w:val="18"/>
              </w:rPr>
            </w:pPr>
            <w:r w:rsidRPr="001F3C63">
              <w:rPr>
                <w:i/>
                <w:iCs/>
                <w:color w:val="000000"/>
                <w:sz w:val="18"/>
                <w:szCs w:val="18"/>
              </w:rPr>
              <w:t>Verrucomicrobia</w:t>
            </w:r>
          </w:p>
          <w:p w14:paraId="4C59E74C" w14:textId="77777777" w:rsidR="00296D36" w:rsidRPr="001F3C63" w:rsidRDefault="00296D36" w:rsidP="00A95F90">
            <w:pPr>
              <w:jc w:val="center"/>
              <w:rPr>
                <w:color w:val="000000"/>
                <w:sz w:val="18"/>
                <w:szCs w:val="18"/>
              </w:rPr>
            </w:pPr>
            <w:r w:rsidRPr="001F3C63">
              <w:rPr>
                <w:color w:val="000000"/>
                <w:sz w:val="18"/>
                <w:szCs w:val="18"/>
              </w:rPr>
              <w:t>1.94</w:t>
            </w:r>
          </w:p>
        </w:tc>
        <w:tc>
          <w:tcPr>
            <w:tcW w:w="501" w:type="pct"/>
            <w:vAlign w:val="bottom"/>
          </w:tcPr>
          <w:p w14:paraId="300B24B4" w14:textId="77777777" w:rsidR="00296D36" w:rsidRDefault="00296D36" w:rsidP="00A95F90">
            <w:pPr>
              <w:jc w:val="center"/>
              <w:rPr>
                <w:i/>
                <w:iCs/>
                <w:color w:val="000000"/>
                <w:sz w:val="18"/>
                <w:szCs w:val="18"/>
              </w:rPr>
            </w:pPr>
            <w:r w:rsidRPr="001F3C63">
              <w:rPr>
                <w:i/>
                <w:iCs/>
                <w:color w:val="000000"/>
                <w:sz w:val="18"/>
                <w:szCs w:val="18"/>
              </w:rPr>
              <w:t>Chlorobi</w:t>
            </w:r>
          </w:p>
          <w:p w14:paraId="368BDBEB" w14:textId="77777777" w:rsidR="00296D36" w:rsidRPr="001F3C63" w:rsidRDefault="00296D36" w:rsidP="00A95F90">
            <w:pPr>
              <w:jc w:val="center"/>
              <w:rPr>
                <w:color w:val="000000"/>
                <w:sz w:val="18"/>
                <w:szCs w:val="18"/>
              </w:rPr>
            </w:pPr>
            <w:r w:rsidRPr="001F3C63">
              <w:rPr>
                <w:color w:val="000000"/>
                <w:sz w:val="18"/>
                <w:szCs w:val="18"/>
              </w:rPr>
              <w:t>1.54</w:t>
            </w:r>
          </w:p>
        </w:tc>
        <w:tc>
          <w:tcPr>
            <w:tcW w:w="442" w:type="pct"/>
            <w:vAlign w:val="bottom"/>
          </w:tcPr>
          <w:p w14:paraId="2E8087A3" w14:textId="77777777" w:rsidR="00296D36" w:rsidRDefault="00296D36" w:rsidP="00A95F90">
            <w:pPr>
              <w:jc w:val="center"/>
              <w:rPr>
                <w:i/>
                <w:iCs/>
                <w:color w:val="000000"/>
                <w:sz w:val="18"/>
                <w:szCs w:val="18"/>
              </w:rPr>
            </w:pPr>
            <w:r w:rsidRPr="001F3C63">
              <w:rPr>
                <w:i/>
                <w:iCs/>
                <w:color w:val="000000"/>
                <w:sz w:val="18"/>
                <w:szCs w:val="18"/>
              </w:rPr>
              <w:t>Nitrospirae</w:t>
            </w:r>
          </w:p>
          <w:p w14:paraId="13E033B6" w14:textId="77777777" w:rsidR="00296D36" w:rsidRPr="001F3C63" w:rsidRDefault="00296D36" w:rsidP="00A95F90">
            <w:pPr>
              <w:jc w:val="center"/>
              <w:rPr>
                <w:color w:val="000000"/>
                <w:sz w:val="18"/>
                <w:szCs w:val="18"/>
              </w:rPr>
            </w:pPr>
            <w:r w:rsidRPr="001F3C63">
              <w:rPr>
                <w:color w:val="000000"/>
                <w:sz w:val="18"/>
                <w:szCs w:val="18"/>
              </w:rPr>
              <w:t>3.54</w:t>
            </w:r>
          </w:p>
        </w:tc>
        <w:tc>
          <w:tcPr>
            <w:tcW w:w="50" w:type="pct"/>
          </w:tcPr>
          <w:p w14:paraId="1B2C8923" w14:textId="77777777" w:rsidR="00296D36" w:rsidRPr="001F3C63" w:rsidRDefault="00296D36" w:rsidP="00A95F90">
            <w:pPr>
              <w:jc w:val="center"/>
              <w:rPr>
                <w:i/>
                <w:iCs/>
                <w:color w:val="000000"/>
                <w:sz w:val="18"/>
                <w:szCs w:val="18"/>
              </w:rPr>
            </w:pPr>
          </w:p>
        </w:tc>
        <w:tc>
          <w:tcPr>
            <w:tcW w:w="501" w:type="pct"/>
            <w:vAlign w:val="bottom"/>
          </w:tcPr>
          <w:p w14:paraId="1695CA26" w14:textId="77777777" w:rsidR="00296D36" w:rsidRDefault="00296D36" w:rsidP="00A95F90">
            <w:pPr>
              <w:jc w:val="center"/>
              <w:rPr>
                <w:i/>
                <w:iCs/>
                <w:color w:val="000000"/>
                <w:sz w:val="18"/>
                <w:szCs w:val="18"/>
              </w:rPr>
            </w:pPr>
            <w:r w:rsidRPr="001F3C63">
              <w:rPr>
                <w:i/>
                <w:iCs/>
                <w:color w:val="000000"/>
                <w:sz w:val="18"/>
                <w:szCs w:val="18"/>
              </w:rPr>
              <w:t>Acidobacteria</w:t>
            </w:r>
          </w:p>
          <w:p w14:paraId="0B78E3C2" w14:textId="77777777" w:rsidR="00296D36" w:rsidRPr="001F3C63" w:rsidRDefault="00296D36" w:rsidP="00A95F90">
            <w:pPr>
              <w:jc w:val="center"/>
              <w:rPr>
                <w:color w:val="000000"/>
                <w:sz w:val="18"/>
                <w:szCs w:val="18"/>
              </w:rPr>
            </w:pPr>
            <w:r w:rsidRPr="001F3C63">
              <w:rPr>
                <w:color w:val="000000"/>
                <w:sz w:val="18"/>
                <w:szCs w:val="18"/>
              </w:rPr>
              <w:t>1.50</w:t>
            </w:r>
          </w:p>
        </w:tc>
        <w:tc>
          <w:tcPr>
            <w:tcW w:w="441" w:type="pct"/>
            <w:vAlign w:val="bottom"/>
          </w:tcPr>
          <w:p w14:paraId="37C635AF" w14:textId="77777777" w:rsidR="00296D36" w:rsidRDefault="00296D36" w:rsidP="00A95F90">
            <w:pPr>
              <w:jc w:val="center"/>
              <w:rPr>
                <w:color w:val="000000"/>
                <w:sz w:val="18"/>
                <w:szCs w:val="18"/>
              </w:rPr>
            </w:pPr>
            <w:r w:rsidRPr="001F3C63">
              <w:rPr>
                <w:color w:val="000000"/>
                <w:sz w:val="18"/>
                <w:szCs w:val="18"/>
              </w:rPr>
              <w:t>Others</w:t>
            </w:r>
          </w:p>
          <w:p w14:paraId="4A065ADB" w14:textId="77777777" w:rsidR="00296D36" w:rsidRPr="001F3C63" w:rsidRDefault="00296D36" w:rsidP="00A95F90">
            <w:pPr>
              <w:jc w:val="center"/>
              <w:rPr>
                <w:color w:val="000000"/>
                <w:sz w:val="18"/>
                <w:szCs w:val="18"/>
              </w:rPr>
            </w:pPr>
            <w:r w:rsidRPr="001F3C63">
              <w:rPr>
                <w:color w:val="000000"/>
                <w:sz w:val="18"/>
                <w:szCs w:val="18"/>
              </w:rPr>
              <w:t>1.40</w:t>
            </w:r>
          </w:p>
        </w:tc>
        <w:tc>
          <w:tcPr>
            <w:tcW w:w="432" w:type="pct"/>
            <w:vAlign w:val="bottom"/>
          </w:tcPr>
          <w:p w14:paraId="70D86D0E" w14:textId="77777777" w:rsidR="00296D36" w:rsidRDefault="00296D36" w:rsidP="00A95F90">
            <w:pPr>
              <w:jc w:val="center"/>
              <w:rPr>
                <w:i/>
                <w:iCs/>
                <w:color w:val="000000"/>
                <w:sz w:val="18"/>
                <w:szCs w:val="18"/>
              </w:rPr>
            </w:pPr>
            <w:r w:rsidRPr="001F3C63">
              <w:rPr>
                <w:i/>
                <w:iCs/>
                <w:color w:val="000000"/>
                <w:sz w:val="18"/>
                <w:szCs w:val="18"/>
              </w:rPr>
              <w:t>Nitrospirae</w:t>
            </w:r>
          </w:p>
          <w:p w14:paraId="39DCA8B3" w14:textId="77777777" w:rsidR="00296D36" w:rsidRPr="001F3C63" w:rsidRDefault="00296D36" w:rsidP="00A95F90">
            <w:pPr>
              <w:jc w:val="center"/>
              <w:rPr>
                <w:color w:val="000000"/>
                <w:sz w:val="18"/>
                <w:szCs w:val="18"/>
              </w:rPr>
            </w:pPr>
            <w:r w:rsidRPr="001F3C63">
              <w:rPr>
                <w:color w:val="000000"/>
                <w:sz w:val="18"/>
                <w:szCs w:val="18"/>
              </w:rPr>
              <w:t>2.55</w:t>
            </w:r>
          </w:p>
        </w:tc>
      </w:tr>
      <w:tr w:rsidR="00296D36" w:rsidRPr="001F3C63" w14:paraId="3AD1E651"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07C118D8" w14:textId="77777777" w:rsidR="00296D36" w:rsidRDefault="00296D36" w:rsidP="00A95F90">
            <w:pPr>
              <w:jc w:val="center"/>
              <w:rPr>
                <w:i/>
                <w:iCs/>
                <w:color w:val="000000"/>
                <w:sz w:val="18"/>
                <w:szCs w:val="18"/>
              </w:rPr>
            </w:pPr>
            <w:r w:rsidRPr="001F3C63">
              <w:rPr>
                <w:i/>
                <w:iCs/>
                <w:color w:val="000000"/>
                <w:sz w:val="18"/>
                <w:szCs w:val="18"/>
              </w:rPr>
              <w:t>Chlorobi</w:t>
            </w:r>
          </w:p>
          <w:p w14:paraId="15E2D6FC" w14:textId="77777777" w:rsidR="00296D36" w:rsidRPr="001F3C63" w:rsidRDefault="00296D36" w:rsidP="00A95F90">
            <w:pPr>
              <w:jc w:val="center"/>
              <w:rPr>
                <w:i/>
                <w:iCs/>
                <w:color w:val="000000"/>
                <w:sz w:val="18"/>
                <w:szCs w:val="18"/>
              </w:rPr>
            </w:pPr>
            <w:r w:rsidRPr="001F3C63">
              <w:rPr>
                <w:color w:val="000000"/>
                <w:sz w:val="18"/>
                <w:szCs w:val="18"/>
              </w:rPr>
              <w:t>2.35</w:t>
            </w:r>
          </w:p>
        </w:tc>
        <w:tc>
          <w:tcPr>
            <w:tcW w:w="50" w:type="pct"/>
          </w:tcPr>
          <w:p w14:paraId="3A5E4415" w14:textId="77777777" w:rsidR="00296D36" w:rsidRPr="001F3C63" w:rsidRDefault="00296D36" w:rsidP="00A95F90">
            <w:pPr>
              <w:jc w:val="center"/>
              <w:rPr>
                <w:color w:val="000000"/>
                <w:sz w:val="18"/>
                <w:szCs w:val="18"/>
              </w:rPr>
            </w:pPr>
          </w:p>
        </w:tc>
        <w:tc>
          <w:tcPr>
            <w:tcW w:w="464" w:type="pct"/>
            <w:shd w:val="clear" w:color="auto" w:fill="auto"/>
            <w:noWrap/>
            <w:tcMar>
              <w:top w:w="15" w:type="dxa"/>
              <w:left w:w="15" w:type="dxa"/>
              <w:bottom w:w="0" w:type="dxa"/>
              <w:right w:w="15" w:type="dxa"/>
            </w:tcMar>
            <w:vAlign w:val="bottom"/>
            <w:hideMark/>
          </w:tcPr>
          <w:p w14:paraId="4D66BEDB" w14:textId="77777777" w:rsidR="00296D36" w:rsidRDefault="00296D36" w:rsidP="00A95F90">
            <w:pPr>
              <w:jc w:val="center"/>
              <w:rPr>
                <w:color w:val="000000"/>
                <w:sz w:val="18"/>
                <w:szCs w:val="18"/>
              </w:rPr>
            </w:pPr>
            <w:r w:rsidRPr="001F3C63">
              <w:rPr>
                <w:color w:val="000000"/>
                <w:sz w:val="18"/>
                <w:szCs w:val="18"/>
              </w:rPr>
              <w:t>Others</w:t>
            </w:r>
          </w:p>
          <w:p w14:paraId="79B4C09B" w14:textId="77777777" w:rsidR="00296D36" w:rsidRPr="001F3C63" w:rsidRDefault="00296D36" w:rsidP="00A95F90">
            <w:pPr>
              <w:jc w:val="center"/>
              <w:rPr>
                <w:color w:val="000000"/>
                <w:sz w:val="18"/>
                <w:szCs w:val="18"/>
              </w:rPr>
            </w:pPr>
            <w:r w:rsidRPr="001F3C63">
              <w:rPr>
                <w:color w:val="000000"/>
                <w:sz w:val="18"/>
                <w:szCs w:val="18"/>
              </w:rPr>
              <w:t>1.36</w:t>
            </w:r>
          </w:p>
        </w:tc>
        <w:tc>
          <w:tcPr>
            <w:tcW w:w="513" w:type="pct"/>
            <w:shd w:val="clear" w:color="auto" w:fill="auto"/>
            <w:noWrap/>
            <w:tcMar>
              <w:top w:w="15" w:type="dxa"/>
              <w:left w:w="15" w:type="dxa"/>
              <w:bottom w:w="0" w:type="dxa"/>
              <w:right w:w="15" w:type="dxa"/>
            </w:tcMar>
            <w:vAlign w:val="bottom"/>
            <w:hideMark/>
          </w:tcPr>
          <w:p w14:paraId="264DED7A" w14:textId="77777777" w:rsidR="00296D36" w:rsidRDefault="00296D36" w:rsidP="00A95F90">
            <w:pPr>
              <w:jc w:val="center"/>
              <w:rPr>
                <w:i/>
                <w:iCs/>
                <w:color w:val="000000"/>
                <w:sz w:val="18"/>
                <w:szCs w:val="18"/>
              </w:rPr>
            </w:pPr>
            <w:r w:rsidRPr="001F3C63">
              <w:rPr>
                <w:i/>
                <w:iCs/>
                <w:color w:val="000000"/>
                <w:sz w:val="18"/>
                <w:szCs w:val="18"/>
              </w:rPr>
              <w:t>Acidobacteria</w:t>
            </w:r>
          </w:p>
          <w:p w14:paraId="169C1BD8" w14:textId="77777777" w:rsidR="00296D36" w:rsidRPr="001F3C63" w:rsidRDefault="00296D36" w:rsidP="00A95F90">
            <w:pPr>
              <w:jc w:val="center"/>
              <w:rPr>
                <w:i/>
                <w:iCs/>
                <w:color w:val="000000"/>
                <w:sz w:val="18"/>
                <w:szCs w:val="18"/>
              </w:rPr>
            </w:pPr>
            <w:r w:rsidRPr="001F3C63">
              <w:rPr>
                <w:color w:val="000000"/>
                <w:sz w:val="18"/>
                <w:szCs w:val="18"/>
              </w:rPr>
              <w:t>1.26</w:t>
            </w:r>
          </w:p>
        </w:tc>
        <w:tc>
          <w:tcPr>
            <w:tcW w:w="491" w:type="pct"/>
            <w:shd w:val="clear" w:color="auto" w:fill="auto"/>
            <w:noWrap/>
            <w:tcMar>
              <w:top w:w="15" w:type="dxa"/>
              <w:left w:w="15" w:type="dxa"/>
              <w:bottom w:w="0" w:type="dxa"/>
              <w:right w:w="15" w:type="dxa"/>
            </w:tcMar>
            <w:vAlign w:val="bottom"/>
            <w:hideMark/>
          </w:tcPr>
          <w:p w14:paraId="7DE4DB9F" w14:textId="77777777" w:rsidR="00296D36" w:rsidRDefault="00296D36" w:rsidP="00A95F90">
            <w:pPr>
              <w:jc w:val="center"/>
              <w:rPr>
                <w:i/>
                <w:iCs/>
                <w:color w:val="000000"/>
                <w:sz w:val="18"/>
                <w:szCs w:val="18"/>
              </w:rPr>
            </w:pPr>
            <w:r w:rsidRPr="001F3C63">
              <w:rPr>
                <w:i/>
                <w:iCs/>
                <w:color w:val="000000"/>
                <w:sz w:val="18"/>
                <w:szCs w:val="18"/>
              </w:rPr>
              <w:t>Chlorobi</w:t>
            </w:r>
          </w:p>
          <w:p w14:paraId="4FCA5EC4" w14:textId="77777777" w:rsidR="00296D36" w:rsidRPr="001F3C63" w:rsidRDefault="00296D36" w:rsidP="00A95F90">
            <w:pPr>
              <w:jc w:val="center"/>
              <w:rPr>
                <w:i/>
                <w:iCs/>
                <w:color w:val="000000"/>
                <w:sz w:val="18"/>
                <w:szCs w:val="18"/>
              </w:rPr>
            </w:pPr>
            <w:r w:rsidRPr="001F3C63">
              <w:rPr>
                <w:color w:val="000000"/>
                <w:sz w:val="18"/>
                <w:szCs w:val="18"/>
              </w:rPr>
              <w:t>1.95</w:t>
            </w:r>
          </w:p>
        </w:tc>
        <w:tc>
          <w:tcPr>
            <w:tcW w:w="50" w:type="pct"/>
          </w:tcPr>
          <w:p w14:paraId="21A276B9" w14:textId="77777777" w:rsidR="00296D36" w:rsidRPr="001F3C63" w:rsidRDefault="00296D36" w:rsidP="00A95F90">
            <w:pPr>
              <w:jc w:val="center"/>
              <w:rPr>
                <w:color w:val="000000"/>
                <w:sz w:val="18"/>
                <w:szCs w:val="18"/>
              </w:rPr>
            </w:pPr>
          </w:p>
        </w:tc>
        <w:tc>
          <w:tcPr>
            <w:tcW w:w="501" w:type="pct"/>
            <w:vAlign w:val="bottom"/>
          </w:tcPr>
          <w:p w14:paraId="70B151CC" w14:textId="77777777" w:rsidR="00296D36" w:rsidRDefault="00296D36" w:rsidP="00A95F90">
            <w:pPr>
              <w:jc w:val="center"/>
              <w:rPr>
                <w:color w:val="000000"/>
                <w:sz w:val="18"/>
                <w:szCs w:val="18"/>
              </w:rPr>
            </w:pPr>
            <w:r w:rsidRPr="001F3C63">
              <w:rPr>
                <w:color w:val="000000"/>
                <w:sz w:val="18"/>
                <w:szCs w:val="18"/>
              </w:rPr>
              <w:t>Others</w:t>
            </w:r>
          </w:p>
          <w:p w14:paraId="5D9C00F5" w14:textId="77777777" w:rsidR="00296D36" w:rsidRPr="001F3C63" w:rsidRDefault="00296D36" w:rsidP="00A95F90">
            <w:pPr>
              <w:jc w:val="center"/>
              <w:rPr>
                <w:color w:val="000000"/>
                <w:sz w:val="18"/>
                <w:szCs w:val="18"/>
              </w:rPr>
            </w:pPr>
            <w:r w:rsidRPr="001F3C63">
              <w:rPr>
                <w:color w:val="000000"/>
                <w:sz w:val="18"/>
                <w:szCs w:val="18"/>
              </w:rPr>
              <w:t>1.67</w:t>
            </w:r>
          </w:p>
        </w:tc>
        <w:tc>
          <w:tcPr>
            <w:tcW w:w="501" w:type="pct"/>
            <w:vAlign w:val="bottom"/>
          </w:tcPr>
          <w:p w14:paraId="44DDAEF7" w14:textId="77777777" w:rsidR="00296D36" w:rsidRDefault="00296D36" w:rsidP="00A95F90">
            <w:pPr>
              <w:jc w:val="center"/>
              <w:rPr>
                <w:i/>
                <w:iCs/>
                <w:color w:val="000000"/>
                <w:sz w:val="18"/>
                <w:szCs w:val="18"/>
              </w:rPr>
            </w:pPr>
            <w:r w:rsidRPr="001F3C63">
              <w:rPr>
                <w:i/>
                <w:iCs/>
                <w:color w:val="000000"/>
                <w:sz w:val="18"/>
                <w:szCs w:val="18"/>
              </w:rPr>
              <w:t>Acidobacteria</w:t>
            </w:r>
          </w:p>
          <w:p w14:paraId="078E0C28" w14:textId="77777777" w:rsidR="00296D36" w:rsidRPr="001F3C63" w:rsidRDefault="00296D36" w:rsidP="00A95F90">
            <w:pPr>
              <w:jc w:val="center"/>
              <w:rPr>
                <w:color w:val="000000"/>
                <w:sz w:val="18"/>
                <w:szCs w:val="18"/>
              </w:rPr>
            </w:pPr>
            <w:r w:rsidRPr="001F3C63">
              <w:rPr>
                <w:color w:val="000000"/>
                <w:sz w:val="18"/>
                <w:szCs w:val="18"/>
              </w:rPr>
              <w:t>0.99</w:t>
            </w:r>
          </w:p>
        </w:tc>
        <w:tc>
          <w:tcPr>
            <w:tcW w:w="442" w:type="pct"/>
            <w:vAlign w:val="bottom"/>
          </w:tcPr>
          <w:p w14:paraId="6F750683" w14:textId="77777777" w:rsidR="00296D36" w:rsidRDefault="00296D36" w:rsidP="00A95F90">
            <w:pPr>
              <w:jc w:val="center"/>
              <w:rPr>
                <w:i/>
                <w:iCs/>
                <w:color w:val="000000"/>
                <w:sz w:val="18"/>
                <w:szCs w:val="18"/>
              </w:rPr>
            </w:pPr>
            <w:r w:rsidRPr="001F3C63">
              <w:rPr>
                <w:i/>
                <w:iCs/>
                <w:color w:val="000000"/>
                <w:sz w:val="18"/>
                <w:szCs w:val="18"/>
              </w:rPr>
              <w:t>Chlorobi</w:t>
            </w:r>
          </w:p>
          <w:p w14:paraId="7787C154" w14:textId="77777777" w:rsidR="00296D36" w:rsidRPr="001F3C63" w:rsidRDefault="00296D36" w:rsidP="00A95F90">
            <w:pPr>
              <w:jc w:val="center"/>
              <w:rPr>
                <w:color w:val="000000"/>
                <w:sz w:val="18"/>
                <w:szCs w:val="18"/>
              </w:rPr>
            </w:pPr>
            <w:r w:rsidRPr="001F3C63">
              <w:rPr>
                <w:color w:val="000000"/>
                <w:sz w:val="18"/>
                <w:szCs w:val="18"/>
              </w:rPr>
              <w:t>2.56</w:t>
            </w:r>
          </w:p>
        </w:tc>
        <w:tc>
          <w:tcPr>
            <w:tcW w:w="50" w:type="pct"/>
          </w:tcPr>
          <w:p w14:paraId="2E10A987" w14:textId="77777777" w:rsidR="00296D36" w:rsidRPr="001F3C63" w:rsidRDefault="00296D36" w:rsidP="00A95F90">
            <w:pPr>
              <w:jc w:val="center"/>
              <w:rPr>
                <w:color w:val="000000"/>
                <w:sz w:val="18"/>
                <w:szCs w:val="18"/>
              </w:rPr>
            </w:pPr>
          </w:p>
        </w:tc>
        <w:tc>
          <w:tcPr>
            <w:tcW w:w="501" w:type="pct"/>
            <w:vAlign w:val="bottom"/>
          </w:tcPr>
          <w:p w14:paraId="50447D2E" w14:textId="77777777" w:rsidR="00296D36" w:rsidRDefault="00296D36" w:rsidP="00A95F90">
            <w:pPr>
              <w:jc w:val="center"/>
              <w:rPr>
                <w:color w:val="000000"/>
                <w:sz w:val="18"/>
                <w:szCs w:val="18"/>
              </w:rPr>
            </w:pPr>
            <w:r w:rsidRPr="001F3C63">
              <w:rPr>
                <w:color w:val="000000"/>
                <w:sz w:val="18"/>
                <w:szCs w:val="18"/>
              </w:rPr>
              <w:t>Others</w:t>
            </w:r>
          </w:p>
          <w:p w14:paraId="6E831F15" w14:textId="77777777" w:rsidR="00296D36" w:rsidRPr="001F3C63" w:rsidRDefault="00296D36" w:rsidP="00A95F90">
            <w:pPr>
              <w:jc w:val="center"/>
              <w:rPr>
                <w:color w:val="000000"/>
                <w:sz w:val="18"/>
                <w:szCs w:val="18"/>
              </w:rPr>
            </w:pPr>
            <w:r w:rsidRPr="001F3C63">
              <w:rPr>
                <w:color w:val="000000"/>
                <w:sz w:val="18"/>
                <w:szCs w:val="18"/>
              </w:rPr>
              <w:t>1.33</w:t>
            </w:r>
          </w:p>
        </w:tc>
        <w:tc>
          <w:tcPr>
            <w:tcW w:w="441" w:type="pct"/>
            <w:vAlign w:val="bottom"/>
          </w:tcPr>
          <w:p w14:paraId="374C4C82" w14:textId="77777777" w:rsidR="00296D36" w:rsidRDefault="00296D36" w:rsidP="00A95F90">
            <w:pPr>
              <w:jc w:val="center"/>
              <w:rPr>
                <w:color w:val="000000"/>
                <w:sz w:val="18"/>
                <w:szCs w:val="18"/>
              </w:rPr>
            </w:pPr>
            <w:r w:rsidRPr="001F3C63">
              <w:rPr>
                <w:color w:val="000000"/>
                <w:sz w:val="18"/>
                <w:szCs w:val="18"/>
              </w:rPr>
              <w:t>OD1</w:t>
            </w:r>
          </w:p>
          <w:p w14:paraId="051FF604" w14:textId="77777777" w:rsidR="00296D36" w:rsidRPr="001F3C63" w:rsidRDefault="00296D36" w:rsidP="00A95F90">
            <w:pPr>
              <w:jc w:val="center"/>
              <w:rPr>
                <w:color w:val="000000"/>
                <w:sz w:val="18"/>
                <w:szCs w:val="18"/>
              </w:rPr>
            </w:pPr>
            <w:r w:rsidRPr="001F3C63">
              <w:rPr>
                <w:color w:val="000000"/>
                <w:sz w:val="18"/>
                <w:szCs w:val="18"/>
              </w:rPr>
              <w:t>1.17</w:t>
            </w:r>
          </w:p>
        </w:tc>
        <w:tc>
          <w:tcPr>
            <w:tcW w:w="432" w:type="pct"/>
            <w:vAlign w:val="bottom"/>
          </w:tcPr>
          <w:p w14:paraId="362DA250" w14:textId="77777777" w:rsidR="00296D36" w:rsidRDefault="00296D36" w:rsidP="00A95F90">
            <w:pPr>
              <w:jc w:val="center"/>
              <w:rPr>
                <w:i/>
                <w:iCs/>
                <w:color w:val="000000"/>
                <w:sz w:val="18"/>
                <w:szCs w:val="18"/>
              </w:rPr>
            </w:pPr>
            <w:r w:rsidRPr="001F3C63">
              <w:rPr>
                <w:i/>
                <w:iCs/>
                <w:color w:val="000000"/>
                <w:sz w:val="18"/>
                <w:szCs w:val="18"/>
              </w:rPr>
              <w:t>Chlorobi</w:t>
            </w:r>
          </w:p>
          <w:p w14:paraId="0FB8AD02" w14:textId="77777777" w:rsidR="00296D36" w:rsidRPr="001F3C63" w:rsidRDefault="00296D36" w:rsidP="00A95F90">
            <w:pPr>
              <w:jc w:val="center"/>
              <w:rPr>
                <w:color w:val="000000"/>
                <w:sz w:val="18"/>
                <w:szCs w:val="18"/>
              </w:rPr>
            </w:pPr>
            <w:r w:rsidRPr="001F3C63">
              <w:rPr>
                <w:color w:val="000000"/>
                <w:sz w:val="18"/>
                <w:szCs w:val="18"/>
              </w:rPr>
              <w:t>1.71</w:t>
            </w:r>
          </w:p>
        </w:tc>
      </w:tr>
      <w:tr w:rsidR="00296D36" w:rsidRPr="001F3C63" w14:paraId="19C4E637" w14:textId="77777777" w:rsidTr="00A95F90">
        <w:trPr>
          <w:trHeight w:val="113"/>
        </w:trPr>
        <w:tc>
          <w:tcPr>
            <w:tcW w:w="513" w:type="pct"/>
            <w:shd w:val="clear" w:color="auto" w:fill="auto"/>
            <w:noWrap/>
            <w:tcMar>
              <w:top w:w="15" w:type="dxa"/>
              <w:left w:w="15" w:type="dxa"/>
              <w:bottom w:w="0" w:type="dxa"/>
              <w:right w:w="15" w:type="dxa"/>
            </w:tcMar>
            <w:vAlign w:val="bottom"/>
            <w:hideMark/>
          </w:tcPr>
          <w:p w14:paraId="217D7AEF" w14:textId="77777777" w:rsidR="00296D36" w:rsidRDefault="00296D36" w:rsidP="00A95F90">
            <w:pPr>
              <w:jc w:val="center"/>
              <w:rPr>
                <w:i/>
                <w:iCs/>
                <w:color w:val="000000"/>
                <w:sz w:val="18"/>
                <w:szCs w:val="18"/>
              </w:rPr>
            </w:pPr>
            <w:r w:rsidRPr="001F3C63">
              <w:rPr>
                <w:i/>
                <w:iCs/>
                <w:color w:val="000000"/>
                <w:sz w:val="18"/>
                <w:szCs w:val="18"/>
              </w:rPr>
              <w:t>Acidobacteria</w:t>
            </w:r>
          </w:p>
          <w:p w14:paraId="65E1DD91" w14:textId="77777777" w:rsidR="00296D36" w:rsidRPr="001F3C63" w:rsidRDefault="00296D36" w:rsidP="00A95F90">
            <w:pPr>
              <w:jc w:val="center"/>
              <w:rPr>
                <w:i/>
                <w:iCs/>
                <w:color w:val="000000"/>
                <w:sz w:val="18"/>
                <w:szCs w:val="18"/>
              </w:rPr>
            </w:pPr>
            <w:r w:rsidRPr="001F3C63">
              <w:rPr>
                <w:color w:val="000000"/>
                <w:sz w:val="18"/>
                <w:szCs w:val="18"/>
              </w:rPr>
              <w:t>1.38</w:t>
            </w:r>
          </w:p>
        </w:tc>
        <w:tc>
          <w:tcPr>
            <w:tcW w:w="50" w:type="pct"/>
          </w:tcPr>
          <w:p w14:paraId="24FDED1A" w14:textId="77777777" w:rsidR="00296D36" w:rsidRPr="001F3C63" w:rsidRDefault="00296D36" w:rsidP="00A95F90">
            <w:pPr>
              <w:jc w:val="center"/>
              <w:rPr>
                <w:i/>
                <w:iCs/>
                <w:color w:val="000000"/>
                <w:sz w:val="18"/>
                <w:szCs w:val="18"/>
              </w:rPr>
            </w:pPr>
          </w:p>
        </w:tc>
        <w:tc>
          <w:tcPr>
            <w:tcW w:w="464" w:type="pct"/>
            <w:shd w:val="clear" w:color="auto" w:fill="auto"/>
            <w:noWrap/>
            <w:tcMar>
              <w:top w:w="15" w:type="dxa"/>
              <w:left w:w="15" w:type="dxa"/>
              <w:bottom w:w="0" w:type="dxa"/>
              <w:right w:w="15" w:type="dxa"/>
            </w:tcMar>
            <w:vAlign w:val="bottom"/>
            <w:hideMark/>
          </w:tcPr>
          <w:p w14:paraId="3C7DC7BA" w14:textId="77777777" w:rsidR="00296D36" w:rsidRDefault="00296D36" w:rsidP="00A95F90">
            <w:pPr>
              <w:jc w:val="center"/>
              <w:rPr>
                <w:i/>
                <w:iCs/>
                <w:color w:val="000000"/>
                <w:sz w:val="18"/>
                <w:szCs w:val="18"/>
              </w:rPr>
            </w:pPr>
            <w:r w:rsidRPr="001F3C63">
              <w:rPr>
                <w:i/>
                <w:iCs/>
                <w:color w:val="000000"/>
                <w:sz w:val="18"/>
                <w:szCs w:val="18"/>
              </w:rPr>
              <w:t>Actinobacteria</w:t>
            </w:r>
          </w:p>
          <w:p w14:paraId="4063F6C6" w14:textId="77777777" w:rsidR="00296D36" w:rsidRPr="001F3C63" w:rsidRDefault="00296D36" w:rsidP="00A95F90">
            <w:pPr>
              <w:jc w:val="center"/>
              <w:rPr>
                <w:i/>
                <w:iCs/>
                <w:color w:val="000000"/>
                <w:sz w:val="18"/>
                <w:szCs w:val="18"/>
              </w:rPr>
            </w:pPr>
            <w:r w:rsidRPr="001F3C63">
              <w:rPr>
                <w:color w:val="000000"/>
                <w:sz w:val="18"/>
                <w:szCs w:val="18"/>
              </w:rPr>
              <w:t>1.14</w:t>
            </w:r>
          </w:p>
        </w:tc>
        <w:tc>
          <w:tcPr>
            <w:tcW w:w="513" w:type="pct"/>
            <w:shd w:val="clear" w:color="auto" w:fill="auto"/>
            <w:noWrap/>
            <w:tcMar>
              <w:top w:w="15" w:type="dxa"/>
              <w:left w:w="15" w:type="dxa"/>
              <w:bottom w:w="0" w:type="dxa"/>
              <w:right w:w="15" w:type="dxa"/>
            </w:tcMar>
            <w:vAlign w:val="bottom"/>
            <w:hideMark/>
          </w:tcPr>
          <w:p w14:paraId="55FED95A" w14:textId="77777777" w:rsidR="00296D36" w:rsidRDefault="00296D36" w:rsidP="00A95F90">
            <w:pPr>
              <w:jc w:val="center"/>
              <w:rPr>
                <w:i/>
                <w:iCs/>
                <w:color w:val="000000"/>
                <w:sz w:val="18"/>
                <w:szCs w:val="18"/>
              </w:rPr>
            </w:pPr>
            <w:r w:rsidRPr="001F3C63">
              <w:rPr>
                <w:i/>
                <w:iCs/>
                <w:color w:val="000000"/>
                <w:sz w:val="18"/>
                <w:szCs w:val="18"/>
              </w:rPr>
              <w:t>Verrucomicrobia</w:t>
            </w:r>
          </w:p>
          <w:p w14:paraId="2CE54037" w14:textId="77777777" w:rsidR="00296D36" w:rsidRPr="001F3C63" w:rsidRDefault="00296D36" w:rsidP="00A95F90">
            <w:pPr>
              <w:jc w:val="center"/>
              <w:rPr>
                <w:i/>
                <w:iCs/>
                <w:color w:val="000000"/>
                <w:sz w:val="18"/>
                <w:szCs w:val="18"/>
              </w:rPr>
            </w:pPr>
            <w:r w:rsidRPr="001F3C63">
              <w:rPr>
                <w:color w:val="000000"/>
                <w:sz w:val="18"/>
                <w:szCs w:val="18"/>
              </w:rPr>
              <w:t>1.10</w:t>
            </w:r>
          </w:p>
        </w:tc>
        <w:tc>
          <w:tcPr>
            <w:tcW w:w="491" w:type="pct"/>
            <w:shd w:val="clear" w:color="auto" w:fill="auto"/>
            <w:noWrap/>
            <w:tcMar>
              <w:top w:w="15" w:type="dxa"/>
              <w:left w:w="15" w:type="dxa"/>
              <w:bottom w:w="0" w:type="dxa"/>
              <w:right w:w="15" w:type="dxa"/>
            </w:tcMar>
            <w:vAlign w:val="bottom"/>
            <w:hideMark/>
          </w:tcPr>
          <w:p w14:paraId="71DD54BF" w14:textId="77777777" w:rsidR="00296D36" w:rsidRDefault="00296D36" w:rsidP="00A95F90">
            <w:pPr>
              <w:jc w:val="center"/>
              <w:rPr>
                <w:color w:val="000000"/>
                <w:sz w:val="18"/>
                <w:szCs w:val="18"/>
              </w:rPr>
            </w:pPr>
            <w:r w:rsidRPr="001F3C63">
              <w:rPr>
                <w:color w:val="000000"/>
                <w:sz w:val="18"/>
                <w:szCs w:val="18"/>
              </w:rPr>
              <w:t>WWE1</w:t>
            </w:r>
          </w:p>
          <w:p w14:paraId="53090A43" w14:textId="77777777" w:rsidR="00296D36" w:rsidRPr="001F3C63" w:rsidRDefault="00296D36" w:rsidP="00A95F90">
            <w:pPr>
              <w:jc w:val="center"/>
              <w:rPr>
                <w:color w:val="000000"/>
                <w:sz w:val="18"/>
                <w:szCs w:val="18"/>
              </w:rPr>
            </w:pPr>
            <w:r w:rsidRPr="001F3C63">
              <w:rPr>
                <w:color w:val="000000"/>
                <w:sz w:val="18"/>
                <w:szCs w:val="18"/>
              </w:rPr>
              <w:t>1.49</w:t>
            </w:r>
          </w:p>
        </w:tc>
        <w:tc>
          <w:tcPr>
            <w:tcW w:w="50" w:type="pct"/>
          </w:tcPr>
          <w:p w14:paraId="1CDB9551" w14:textId="77777777" w:rsidR="00296D36" w:rsidRPr="001F3C63" w:rsidRDefault="00296D36" w:rsidP="00A95F90">
            <w:pPr>
              <w:jc w:val="center"/>
              <w:rPr>
                <w:i/>
                <w:iCs/>
                <w:color w:val="000000"/>
                <w:sz w:val="18"/>
                <w:szCs w:val="18"/>
              </w:rPr>
            </w:pPr>
          </w:p>
        </w:tc>
        <w:tc>
          <w:tcPr>
            <w:tcW w:w="501" w:type="pct"/>
            <w:vAlign w:val="bottom"/>
          </w:tcPr>
          <w:p w14:paraId="2EFC0A43" w14:textId="77777777" w:rsidR="00296D36" w:rsidRDefault="00296D36" w:rsidP="00A95F90">
            <w:pPr>
              <w:jc w:val="center"/>
              <w:rPr>
                <w:i/>
                <w:iCs/>
                <w:color w:val="000000"/>
                <w:sz w:val="18"/>
                <w:szCs w:val="18"/>
              </w:rPr>
            </w:pPr>
            <w:r w:rsidRPr="001F3C63">
              <w:rPr>
                <w:i/>
                <w:iCs/>
                <w:color w:val="000000"/>
                <w:sz w:val="18"/>
                <w:szCs w:val="18"/>
              </w:rPr>
              <w:t>Acidobacteria</w:t>
            </w:r>
          </w:p>
          <w:p w14:paraId="16226AE8" w14:textId="77777777" w:rsidR="00296D36" w:rsidRPr="001F3C63" w:rsidRDefault="00296D36" w:rsidP="00A95F90">
            <w:pPr>
              <w:jc w:val="center"/>
              <w:rPr>
                <w:color w:val="000000"/>
                <w:sz w:val="18"/>
                <w:szCs w:val="18"/>
              </w:rPr>
            </w:pPr>
            <w:r w:rsidRPr="001F3C63">
              <w:rPr>
                <w:color w:val="000000"/>
                <w:sz w:val="18"/>
                <w:szCs w:val="18"/>
              </w:rPr>
              <w:t>1.48</w:t>
            </w:r>
          </w:p>
        </w:tc>
        <w:tc>
          <w:tcPr>
            <w:tcW w:w="501" w:type="pct"/>
            <w:vAlign w:val="bottom"/>
          </w:tcPr>
          <w:p w14:paraId="416C1375" w14:textId="77777777" w:rsidR="00296D36" w:rsidRDefault="00296D36" w:rsidP="00A95F90">
            <w:pPr>
              <w:jc w:val="center"/>
              <w:rPr>
                <w:i/>
                <w:iCs/>
                <w:color w:val="000000"/>
                <w:sz w:val="18"/>
                <w:szCs w:val="18"/>
              </w:rPr>
            </w:pPr>
            <w:r w:rsidRPr="001F3C63">
              <w:rPr>
                <w:i/>
                <w:iCs/>
                <w:color w:val="000000"/>
                <w:sz w:val="18"/>
                <w:szCs w:val="18"/>
              </w:rPr>
              <w:t>Verrucomicrobia</w:t>
            </w:r>
          </w:p>
          <w:p w14:paraId="6A334CCA" w14:textId="77777777" w:rsidR="00296D36" w:rsidRPr="001F3C63" w:rsidRDefault="00296D36" w:rsidP="00A95F90">
            <w:pPr>
              <w:jc w:val="center"/>
              <w:rPr>
                <w:color w:val="000000"/>
                <w:sz w:val="18"/>
                <w:szCs w:val="18"/>
              </w:rPr>
            </w:pPr>
            <w:r w:rsidRPr="001F3C63">
              <w:rPr>
                <w:color w:val="000000"/>
                <w:sz w:val="18"/>
                <w:szCs w:val="18"/>
              </w:rPr>
              <w:t>0.82</w:t>
            </w:r>
          </w:p>
        </w:tc>
        <w:tc>
          <w:tcPr>
            <w:tcW w:w="442" w:type="pct"/>
            <w:vAlign w:val="bottom"/>
          </w:tcPr>
          <w:p w14:paraId="4D15C0B1" w14:textId="77777777" w:rsidR="00296D36" w:rsidRDefault="00296D36" w:rsidP="00A95F90">
            <w:pPr>
              <w:jc w:val="center"/>
              <w:rPr>
                <w:color w:val="000000"/>
                <w:sz w:val="18"/>
                <w:szCs w:val="18"/>
              </w:rPr>
            </w:pPr>
            <w:r w:rsidRPr="001F3C63">
              <w:rPr>
                <w:color w:val="000000"/>
                <w:sz w:val="18"/>
                <w:szCs w:val="18"/>
              </w:rPr>
              <w:t>WS6</w:t>
            </w:r>
          </w:p>
          <w:p w14:paraId="568E21F0" w14:textId="77777777" w:rsidR="00296D36" w:rsidRPr="001F3C63" w:rsidRDefault="00296D36" w:rsidP="00A95F90">
            <w:pPr>
              <w:jc w:val="center"/>
              <w:rPr>
                <w:color w:val="000000"/>
                <w:sz w:val="18"/>
                <w:szCs w:val="18"/>
              </w:rPr>
            </w:pPr>
            <w:r w:rsidRPr="001F3C63">
              <w:rPr>
                <w:color w:val="000000"/>
                <w:sz w:val="18"/>
                <w:szCs w:val="18"/>
              </w:rPr>
              <w:t>1.88</w:t>
            </w:r>
          </w:p>
        </w:tc>
        <w:tc>
          <w:tcPr>
            <w:tcW w:w="50" w:type="pct"/>
          </w:tcPr>
          <w:p w14:paraId="25B8D3A6" w14:textId="77777777" w:rsidR="00296D36" w:rsidRPr="001F3C63" w:rsidRDefault="00296D36" w:rsidP="00A95F90">
            <w:pPr>
              <w:jc w:val="center"/>
              <w:rPr>
                <w:i/>
                <w:iCs/>
                <w:color w:val="000000"/>
                <w:sz w:val="18"/>
                <w:szCs w:val="18"/>
              </w:rPr>
            </w:pPr>
          </w:p>
        </w:tc>
        <w:tc>
          <w:tcPr>
            <w:tcW w:w="501" w:type="pct"/>
            <w:vAlign w:val="bottom"/>
          </w:tcPr>
          <w:p w14:paraId="3E9C4A84" w14:textId="77777777" w:rsidR="00296D36" w:rsidRDefault="00296D36" w:rsidP="00A95F90">
            <w:pPr>
              <w:jc w:val="center"/>
              <w:rPr>
                <w:i/>
                <w:iCs/>
                <w:color w:val="000000"/>
                <w:sz w:val="18"/>
                <w:szCs w:val="18"/>
              </w:rPr>
            </w:pPr>
            <w:r w:rsidRPr="001F3C63">
              <w:rPr>
                <w:i/>
                <w:iCs/>
                <w:color w:val="000000"/>
                <w:sz w:val="18"/>
                <w:szCs w:val="18"/>
              </w:rPr>
              <w:t>Actinobacteria</w:t>
            </w:r>
          </w:p>
          <w:p w14:paraId="0CE3812C" w14:textId="77777777" w:rsidR="00296D36" w:rsidRPr="001F3C63" w:rsidRDefault="00296D36" w:rsidP="00A95F90">
            <w:pPr>
              <w:jc w:val="center"/>
              <w:rPr>
                <w:color w:val="000000"/>
                <w:sz w:val="18"/>
                <w:szCs w:val="18"/>
              </w:rPr>
            </w:pPr>
            <w:r w:rsidRPr="001F3C63">
              <w:rPr>
                <w:color w:val="000000"/>
                <w:sz w:val="18"/>
                <w:szCs w:val="18"/>
              </w:rPr>
              <w:t>1.14</w:t>
            </w:r>
          </w:p>
        </w:tc>
        <w:tc>
          <w:tcPr>
            <w:tcW w:w="441" w:type="pct"/>
            <w:vAlign w:val="bottom"/>
          </w:tcPr>
          <w:p w14:paraId="0EDF38F3" w14:textId="77777777" w:rsidR="00296D36" w:rsidRDefault="00296D36" w:rsidP="00A95F90">
            <w:pPr>
              <w:jc w:val="center"/>
              <w:rPr>
                <w:i/>
                <w:iCs/>
                <w:color w:val="000000"/>
                <w:sz w:val="18"/>
                <w:szCs w:val="18"/>
              </w:rPr>
            </w:pPr>
            <w:r w:rsidRPr="001F3C63">
              <w:rPr>
                <w:i/>
                <w:iCs/>
                <w:color w:val="000000"/>
                <w:sz w:val="18"/>
                <w:szCs w:val="18"/>
              </w:rPr>
              <w:t>Acidobacteria</w:t>
            </w:r>
          </w:p>
          <w:p w14:paraId="24986C17" w14:textId="77777777" w:rsidR="00296D36" w:rsidRPr="001F3C63" w:rsidRDefault="00296D36" w:rsidP="00A95F90">
            <w:pPr>
              <w:jc w:val="center"/>
              <w:rPr>
                <w:color w:val="000000"/>
                <w:sz w:val="18"/>
                <w:szCs w:val="18"/>
              </w:rPr>
            </w:pPr>
            <w:r w:rsidRPr="001F3C63">
              <w:rPr>
                <w:color w:val="000000"/>
                <w:sz w:val="18"/>
                <w:szCs w:val="18"/>
              </w:rPr>
              <w:t>0.83</w:t>
            </w:r>
          </w:p>
        </w:tc>
        <w:tc>
          <w:tcPr>
            <w:tcW w:w="432" w:type="pct"/>
            <w:vAlign w:val="bottom"/>
          </w:tcPr>
          <w:p w14:paraId="06776F79" w14:textId="77777777" w:rsidR="00296D36" w:rsidRDefault="00296D36" w:rsidP="00A95F90">
            <w:pPr>
              <w:jc w:val="center"/>
              <w:rPr>
                <w:color w:val="000000"/>
                <w:sz w:val="18"/>
                <w:szCs w:val="18"/>
              </w:rPr>
            </w:pPr>
            <w:r w:rsidRPr="001F3C63">
              <w:rPr>
                <w:color w:val="000000"/>
                <w:sz w:val="18"/>
                <w:szCs w:val="18"/>
              </w:rPr>
              <w:t>OP8</w:t>
            </w:r>
          </w:p>
          <w:p w14:paraId="2EFC2284" w14:textId="77777777" w:rsidR="00296D36" w:rsidRPr="001F3C63" w:rsidRDefault="00296D36" w:rsidP="00A95F90">
            <w:pPr>
              <w:jc w:val="center"/>
              <w:rPr>
                <w:color w:val="000000"/>
                <w:sz w:val="18"/>
                <w:szCs w:val="18"/>
              </w:rPr>
            </w:pPr>
            <w:r w:rsidRPr="001F3C63">
              <w:rPr>
                <w:color w:val="000000"/>
                <w:sz w:val="18"/>
                <w:szCs w:val="18"/>
              </w:rPr>
              <w:t>1.63</w:t>
            </w:r>
          </w:p>
        </w:tc>
      </w:tr>
      <w:tr w:rsidR="00296D36" w:rsidRPr="001F3C63" w14:paraId="680AC144" w14:textId="77777777" w:rsidTr="00A95F90">
        <w:trPr>
          <w:trHeight w:val="113"/>
        </w:trPr>
        <w:tc>
          <w:tcPr>
            <w:tcW w:w="513" w:type="pct"/>
            <w:tcBorders>
              <w:bottom w:val="single" w:sz="8" w:space="0" w:color="auto"/>
            </w:tcBorders>
            <w:shd w:val="clear" w:color="auto" w:fill="auto"/>
            <w:noWrap/>
            <w:tcMar>
              <w:top w:w="15" w:type="dxa"/>
              <w:left w:w="15" w:type="dxa"/>
              <w:bottom w:w="0" w:type="dxa"/>
              <w:right w:w="15" w:type="dxa"/>
            </w:tcMar>
            <w:vAlign w:val="bottom"/>
            <w:hideMark/>
          </w:tcPr>
          <w:p w14:paraId="31C091AA" w14:textId="77777777" w:rsidR="00296D36" w:rsidRDefault="00296D36" w:rsidP="00A95F90">
            <w:pPr>
              <w:jc w:val="center"/>
              <w:rPr>
                <w:color w:val="000000"/>
                <w:sz w:val="18"/>
                <w:szCs w:val="18"/>
              </w:rPr>
            </w:pPr>
            <w:r w:rsidRPr="001F3C63">
              <w:rPr>
                <w:color w:val="000000"/>
                <w:sz w:val="18"/>
                <w:szCs w:val="18"/>
              </w:rPr>
              <w:t>OD1</w:t>
            </w:r>
          </w:p>
          <w:p w14:paraId="43A0FDC0" w14:textId="77777777" w:rsidR="00296D36" w:rsidRPr="001F3C63" w:rsidRDefault="00296D36" w:rsidP="00A95F90">
            <w:pPr>
              <w:jc w:val="center"/>
              <w:rPr>
                <w:color w:val="000000"/>
                <w:sz w:val="18"/>
                <w:szCs w:val="18"/>
              </w:rPr>
            </w:pPr>
            <w:r w:rsidRPr="001F3C63">
              <w:rPr>
                <w:color w:val="000000"/>
                <w:sz w:val="18"/>
                <w:szCs w:val="18"/>
              </w:rPr>
              <w:t>0.80</w:t>
            </w:r>
          </w:p>
        </w:tc>
        <w:tc>
          <w:tcPr>
            <w:tcW w:w="50" w:type="pct"/>
            <w:tcBorders>
              <w:bottom w:val="single" w:sz="8" w:space="0" w:color="auto"/>
            </w:tcBorders>
          </w:tcPr>
          <w:p w14:paraId="1233842C" w14:textId="77777777" w:rsidR="00296D36" w:rsidRPr="001F3C63" w:rsidRDefault="00296D36" w:rsidP="00A95F90">
            <w:pPr>
              <w:jc w:val="center"/>
              <w:rPr>
                <w:i/>
                <w:iCs/>
                <w:color w:val="000000"/>
                <w:sz w:val="18"/>
                <w:szCs w:val="18"/>
              </w:rPr>
            </w:pPr>
          </w:p>
        </w:tc>
        <w:tc>
          <w:tcPr>
            <w:tcW w:w="464" w:type="pct"/>
            <w:tcBorders>
              <w:bottom w:val="single" w:sz="8" w:space="0" w:color="auto"/>
            </w:tcBorders>
            <w:shd w:val="clear" w:color="auto" w:fill="auto"/>
            <w:noWrap/>
            <w:tcMar>
              <w:top w:w="15" w:type="dxa"/>
              <w:left w:w="15" w:type="dxa"/>
              <w:bottom w:w="0" w:type="dxa"/>
              <w:right w:w="15" w:type="dxa"/>
            </w:tcMar>
            <w:vAlign w:val="bottom"/>
            <w:hideMark/>
          </w:tcPr>
          <w:p w14:paraId="5D624228" w14:textId="77777777" w:rsidR="00296D36" w:rsidRDefault="00296D36" w:rsidP="00A95F90">
            <w:pPr>
              <w:jc w:val="center"/>
              <w:rPr>
                <w:i/>
                <w:iCs/>
                <w:color w:val="000000"/>
                <w:sz w:val="18"/>
                <w:szCs w:val="18"/>
              </w:rPr>
            </w:pPr>
            <w:r w:rsidRPr="001F3C63">
              <w:rPr>
                <w:i/>
                <w:iCs/>
                <w:color w:val="000000"/>
                <w:sz w:val="18"/>
                <w:szCs w:val="18"/>
              </w:rPr>
              <w:t>Verrucomicrobia</w:t>
            </w:r>
          </w:p>
          <w:p w14:paraId="1D90DEE3" w14:textId="77777777" w:rsidR="00296D36" w:rsidRPr="001F3C63" w:rsidRDefault="00296D36" w:rsidP="00A95F90">
            <w:pPr>
              <w:jc w:val="center"/>
              <w:rPr>
                <w:i/>
                <w:iCs/>
                <w:color w:val="000000"/>
                <w:sz w:val="18"/>
                <w:szCs w:val="18"/>
              </w:rPr>
            </w:pPr>
            <w:r w:rsidRPr="001F3C63">
              <w:rPr>
                <w:color w:val="000000"/>
                <w:sz w:val="18"/>
                <w:szCs w:val="18"/>
              </w:rPr>
              <w:t>0.98</w:t>
            </w:r>
          </w:p>
        </w:tc>
        <w:tc>
          <w:tcPr>
            <w:tcW w:w="513" w:type="pct"/>
            <w:tcBorders>
              <w:bottom w:val="single" w:sz="8" w:space="0" w:color="auto"/>
            </w:tcBorders>
            <w:shd w:val="clear" w:color="auto" w:fill="auto"/>
            <w:noWrap/>
            <w:tcMar>
              <w:top w:w="15" w:type="dxa"/>
              <w:left w:w="15" w:type="dxa"/>
              <w:bottom w:w="0" w:type="dxa"/>
              <w:right w:w="15" w:type="dxa"/>
            </w:tcMar>
            <w:vAlign w:val="bottom"/>
            <w:hideMark/>
          </w:tcPr>
          <w:p w14:paraId="59C36296" w14:textId="77777777" w:rsidR="00296D36" w:rsidRDefault="00296D36" w:rsidP="00A95F90">
            <w:pPr>
              <w:jc w:val="center"/>
              <w:rPr>
                <w:i/>
                <w:iCs/>
                <w:color w:val="000000"/>
                <w:sz w:val="18"/>
                <w:szCs w:val="18"/>
              </w:rPr>
            </w:pPr>
            <w:r w:rsidRPr="001F3C63">
              <w:rPr>
                <w:i/>
                <w:iCs/>
                <w:color w:val="000000"/>
                <w:sz w:val="18"/>
                <w:szCs w:val="18"/>
              </w:rPr>
              <w:t>Spirochaetes</w:t>
            </w:r>
          </w:p>
          <w:p w14:paraId="37A9F035" w14:textId="77777777" w:rsidR="00296D36" w:rsidRPr="001F3C63" w:rsidRDefault="00296D36" w:rsidP="00A95F90">
            <w:pPr>
              <w:jc w:val="center"/>
              <w:rPr>
                <w:i/>
                <w:iCs/>
                <w:color w:val="000000"/>
                <w:sz w:val="18"/>
                <w:szCs w:val="18"/>
              </w:rPr>
            </w:pPr>
            <w:r w:rsidRPr="001F3C63">
              <w:rPr>
                <w:color w:val="000000"/>
                <w:sz w:val="18"/>
                <w:szCs w:val="18"/>
              </w:rPr>
              <w:t>0.67</w:t>
            </w:r>
          </w:p>
        </w:tc>
        <w:tc>
          <w:tcPr>
            <w:tcW w:w="491" w:type="pct"/>
            <w:tcBorders>
              <w:bottom w:val="single" w:sz="8" w:space="0" w:color="auto"/>
            </w:tcBorders>
            <w:shd w:val="clear" w:color="auto" w:fill="auto"/>
            <w:noWrap/>
            <w:tcMar>
              <w:top w:w="15" w:type="dxa"/>
              <w:left w:w="15" w:type="dxa"/>
              <w:bottom w:w="0" w:type="dxa"/>
              <w:right w:w="15" w:type="dxa"/>
            </w:tcMar>
            <w:vAlign w:val="bottom"/>
            <w:hideMark/>
          </w:tcPr>
          <w:p w14:paraId="0D70E152" w14:textId="77777777" w:rsidR="00296D36" w:rsidRDefault="00296D36" w:rsidP="00A95F90">
            <w:pPr>
              <w:jc w:val="center"/>
              <w:rPr>
                <w:i/>
                <w:iCs/>
                <w:color w:val="000000"/>
                <w:sz w:val="18"/>
                <w:szCs w:val="18"/>
              </w:rPr>
            </w:pPr>
            <w:r w:rsidRPr="001F3C63">
              <w:rPr>
                <w:i/>
                <w:iCs/>
                <w:color w:val="000000"/>
                <w:sz w:val="18"/>
                <w:szCs w:val="18"/>
              </w:rPr>
              <w:t>Verrucomicrobia</w:t>
            </w:r>
          </w:p>
          <w:p w14:paraId="3E80C5E1" w14:textId="77777777" w:rsidR="00296D36" w:rsidRPr="001F3C63" w:rsidRDefault="00296D36" w:rsidP="00A95F90">
            <w:pPr>
              <w:jc w:val="center"/>
              <w:rPr>
                <w:i/>
                <w:iCs/>
                <w:color w:val="000000"/>
                <w:sz w:val="18"/>
                <w:szCs w:val="18"/>
              </w:rPr>
            </w:pPr>
            <w:r w:rsidRPr="001F3C63">
              <w:rPr>
                <w:color w:val="000000"/>
                <w:sz w:val="18"/>
                <w:szCs w:val="18"/>
              </w:rPr>
              <w:t>1.35</w:t>
            </w:r>
          </w:p>
        </w:tc>
        <w:tc>
          <w:tcPr>
            <w:tcW w:w="50" w:type="pct"/>
            <w:tcBorders>
              <w:bottom w:val="single" w:sz="8" w:space="0" w:color="auto"/>
            </w:tcBorders>
          </w:tcPr>
          <w:p w14:paraId="6D342054" w14:textId="77777777" w:rsidR="00296D36" w:rsidRPr="001F3C63" w:rsidRDefault="00296D36" w:rsidP="00A95F90">
            <w:pPr>
              <w:jc w:val="center"/>
              <w:rPr>
                <w:i/>
                <w:iCs/>
                <w:color w:val="000000"/>
                <w:sz w:val="18"/>
                <w:szCs w:val="18"/>
              </w:rPr>
            </w:pPr>
          </w:p>
        </w:tc>
        <w:tc>
          <w:tcPr>
            <w:tcW w:w="501" w:type="pct"/>
            <w:tcBorders>
              <w:bottom w:val="single" w:sz="8" w:space="0" w:color="auto"/>
            </w:tcBorders>
            <w:vAlign w:val="bottom"/>
          </w:tcPr>
          <w:p w14:paraId="03C91D52" w14:textId="77777777" w:rsidR="00296D36" w:rsidRDefault="00296D36" w:rsidP="00A95F90">
            <w:pPr>
              <w:jc w:val="center"/>
              <w:rPr>
                <w:i/>
                <w:iCs/>
                <w:color w:val="000000"/>
                <w:sz w:val="18"/>
                <w:szCs w:val="18"/>
              </w:rPr>
            </w:pPr>
            <w:r w:rsidRPr="001F3C63">
              <w:rPr>
                <w:i/>
                <w:iCs/>
                <w:color w:val="000000"/>
                <w:sz w:val="18"/>
                <w:szCs w:val="18"/>
              </w:rPr>
              <w:t>Actinobacteria</w:t>
            </w:r>
          </w:p>
          <w:p w14:paraId="55768E5B" w14:textId="77777777" w:rsidR="00296D36" w:rsidRPr="001F3C63" w:rsidRDefault="00296D36" w:rsidP="00A95F90">
            <w:pPr>
              <w:jc w:val="center"/>
              <w:rPr>
                <w:color w:val="000000"/>
                <w:sz w:val="18"/>
                <w:szCs w:val="18"/>
              </w:rPr>
            </w:pPr>
            <w:r w:rsidRPr="001F3C63">
              <w:rPr>
                <w:color w:val="000000"/>
                <w:sz w:val="18"/>
                <w:szCs w:val="18"/>
              </w:rPr>
              <w:t>1.24</w:t>
            </w:r>
          </w:p>
        </w:tc>
        <w:tc>
          <w:tcPr>
            <w:tcW w:w="501" w:type="pct"/>
            <w:tcBorders>
              <w:bottom w:val="single" w:sz="8" w:space="0" w:color="auto"/>
            </w:tcBorders>
            <w:vAlign w:val="bottom"/>
          </w:tcPr>
          <w:p w14:paraId="40402268" w14:textId="77777777" w:rsidR="00296D36" w:rsidRDefault="00296D36" w:rsidP="00A95F90">
            <w:pPr>
              <w:jc w:val="center"/>
              <w:rPr>
                <w:i/>
                <w:iCs/>
                <w:color w:val="000000"/>
                <w:sz w:val="18"/>
                <w:szCs w:val="18"/>
              </w:rPr>
            </w:pPr>
            <w:r w:rsidRPr="001F3C63">
              <w:rPr>
                <w:i/>
                <w:iCs/>
                <w:color w:val="000000"/>
                <w:sz w:val="18"/>
                <w:szCs w:val="18"/>
              </w:rPr>
              <w:t>Caldiserica</w:t>
            </w:r>
          </w:p>
          <w:p w14:paraId="7774D874" w14:textId="77777777" w:rsidR="00296D36" w:rsidRPr="001F3C63" w:rsidRDefault="00296D36" w:rsidP="00A95F90">
            <w:pPr>
              <w:jc w:val="center"/>
              <w:rPr>
                <w:color w:val="000000"/>
                <w:sz w:val="18"/>
                <w:szCs w:val="18"/>
              </w:rPr>
            </w:pPr>
            <w:r w:rsidRPr="001F3C63">
              <w:rPr>
                <w:color w:val="000000"/>
                <w:sz w:val="18"/>
                <w:szCs w:val="18"/>
              </w:rPr>
              <w:t>0.74</w:t>
            </w:r>
          </w:p>
        </w:tc>
        <w:tc>
          <w:tcPr>
            <w:tcW w:w="442" w:type="pct"/>
            <w:tcBorders>
              <w:bottom w:val="single" w:sz="8" w:space="0" w:color="auto"/>
            </w:tcBorders>
            <w:vAlign w:val="bottom"/>
          </w:tcPr>
          <w:p w14:paraId="58A0D0D3" w14:textId="77777777" w:rsidR="00296D36" w:rsidRDefault="00296D36" w:rsidP="00A95F90">
            <w:pPr>
              <w:jc w:val="center"/>
              <w:rPr>
                <w:color w:val="000000"/>
                <w:sz w:val="18"/>
                <w:szCs w:val="18"/>
              </w:rPr>
            </w:pPr>
            <w:r w:rsidRPr="001F3C63">
              <w:rPr>
                <w:color w:val="000000"/>
                <w:sz w:val="18"/>
                <w:szCs w:val="18"/>
              </w:rPr>
              <w:t>WWE1</w:t>
            </w:r>
          </w:p>
          <w:p w14:paraId="2C782411" w14:textId="77777777" w:rsidR="00296D36" w:rsidRPr="001F3C63" w:rsidRDefault="00296D36" w:rsidP="00A95F90">
            <w:pPr>
              <w:jc w:val="center"/>
              <w:rPr>
                <w:color w:val="000000"/>
                <w:sz w:val="18"/>
                <w:szCs w:val="18"/>
              </w:rPr>
            </w:pPr>
            <w:r w:rsidRPr="001F3C63">
              <w:rPr>
                <w:color w:val="000000"/>
                <w:sz w:val="18"/>
                <w:szCs w:val="18"/>
              </w:rPr>
              <w:t>1.58</w:t>
            </w:r>
          </w:p>
        </w:tc>
        <w:tc>
          <w:tcPr>
            <w:tcW w:w="50" w:type="pct"/>
            <w:tcBorders>
              <w:bottom w:val="single" w:sz="8" w:space="0" w:color="auto"/>
            </w:tcBorders>
          </w:tcPr>
          <w:p w14:paraId="180C6BDB" w14:textId="77777777" w:rsidR="00296D36" w:rsidRPr="001F3C63" w:rsidRDefault="00296D36" w:rsidP="00A95F90">
            <w:pPr>
              <w:jc w:val="center"/>
              <w:rPr>
                <w:i/>
                <w:iCs/>
                <w:color w:val="000000"/>
                <w:sz w:val="18"/>
                <w:szCs w:val="18"/>
              </w:rPr>
            </w:pPr>
          </w:p>
        </w:tc>
        <w:tc>
          <w:tcPr>
            <w:tcW w:w="501" w:type="pct"/>
            <w:tcBorders>
              <w:bottom w:val="single" w:sz="8" w:space="0" w:color="auto"/>
            </w:tcBorders>
            <w:vAlign w:val="bottom"/>
          </w:tcPr>
          <w:p w14:paraId="2F927592" w14:textId="77777777" w:rsidR="00296D36" w:rsidRDefault="00296D36" w:rsidP="00A95F90">
            <w:pPr>
              <w:jc w:val="center"/>
              <w:rPr>
                <w:i/>
                <w:iCs/>
                <w:color w:val="000000"/>
                <w:sz w:val="18"/>
                <w:szCs w:val="18"/>
              </w:rPr>
            </w:pPr>
            <w:r w:rsidRPr="001F3C63">
              <w:rPr>
                <w:i/>
                <w:iCs/>
                <w:color w:val="000000"/>
                <w:sz w:val="18"/>
                <w:szCs w:val="18"/>
              </w:rPr>
              <w:t>Verrucomicrobia</w:t>
            </w:r>
          </w:p>
          <w:p w14:paraId="20B520AE" w14:textId="77777777" w:rsidR="00296D36" w:rsidRPr="001F3C63" w:rsidRDefault="00296D36" w:rsidP="00A95F90">
            <w:pPr>
              <w:jc w:val="center"/>
              <w:rPr>
                <w:color w:val="000000"/>
                <w:sz w:val="18"/>
                <w:szCs w:val="18"/>
              </w:rPr>
            </w:pPr>
            <w:r w:rsidRPr="001F3C63">
              <w:rPr>
                <w:color w:val="000000"/>
                <w:sz w:val="18"/>
                <w:szCs w:val="18"/>
              </w:rPr>
              <w:t>0.55</w:t>
            </w:r>
          </w:p>
        </w:tc>
        <w:tc>
          <w:tcPr>
            <w:tcW w:w="441" w:type="pct"/>
            <w:tcBorders>
              <w:bottom w:val="single" w:sz="8" w:space="0" w:color="auto"/>
            </w:tcBorders>
            <w:vAlign w:val="bottom"/>
          </w:tcPr>
          <w:p w14:paraId="5FB3875B" w14:textId="77777777" w:rsidR="00296D36" w:rsidRDefault="00296D36" w:rsidP="00A95F90">
            <w:pPr>
              <w:jc w:val="center"/>
              <w:rPr>
                <w:i/>
                <w:iCs/>
                <w:color w:val="000000"/>
                <w:sz w:val="18"/>
                <w:szCs w:val="18"/>
              </w:rPr>
            </w:pPr>
            <w:r w:rsidRPr="001F3C63">
              <w:rPr>
                <w:i/>
                <w:iCs/>
                <w:color w:val="000000"/>
                <w:sz w:val="18"/>
                <w:szCs w:val="18"/>
              </w:rPr>
              <w:t>Actinobacteria</w:t>
            </w:r>
          </w:p>
          <w:p w14:paraId="055C873A" w14:textId="77777777" w:rsidR="00296D36" w:rsidRPr="001F3C63" w:rsidRDefault="00296D36" w:rsidP="00A95F90">
            <w:pPr>
              <w:jc w:val="center"/>
              <w:rPr>
                <w:color w:val="000000"/>
                <w:sz w:val="18"/>
                <w:szCs w:val="18"/>
              </w:rPr>
            </w:pPr>
            <w:r w:rsidRPr="001F3C63">
              <w:rPr>
                <w:color w:val="000000"/>
                <w:sz w:val="18"/>
                <w:szCs w:val="18"/>
              </w:rPr>
              <w:t>0.48</w:t>
            </w:r>
          </w:p>
        </w:tc>
        <w:tc>
          <w:tcPr>
            <w:tcW w:w="432" w:type="pct"/>
            <w:tcBorders>
              <w:bottom w:val="single" w:sz="8" w:space="0" w:color="auto"/>
            </w:tcBorders>
            <w:vAlign w:val="bottom"/>
          </w:tcPr>
          <w:p w14:paraId="49BC7564" w14:textId="77777777" w:rsidR="00296D36" w:rsidRDefault="00296D36" w:rsidP="00A95F90">
            <w:pPr>
              <w:jc w:val="center"/>
              <w:rPr>
                <w:i/>
                <w:iCs/>
                <w:color w:val="000000"/>
                <w:sz w:val="18"/>
                <w:szCs w:val="18"/>
              </w:rPr>
            </w:pPr>
            <w:r w:rsidRPr="001F3C63">
              <w:rPr>
                <w:i/>
                <w:iCs/>
                <w:color w:val="000000"/>
                <w:sz w:val="18"/>
                <w:szCs w:val="18"/>
              </w:rPr>
              <w:t>Actinobacteria</w:t>
            </w:r>
          </w:p>
          <w:p w14:paraId="5DF05571" w14:textId="77777777" w:rsidR="00296D36" w:rsidRPr="001F3C63" w:rsidRDefault="00296D36" w:rsidP="00A95F90">
            <w:pPr>
              <w:jc w:val="center"/>
              <w:rPr>
                <w:color w:val="000000"/>
                <w:sz w:val="18"/>
                <w:szCs w:val="18"/>
              </w:rPr>
            </w:pPr>
            <w:r w:rsidRPr="001F3C63">
              <w:rPr>
                <w:color w:val="000000"/>
                <w:sz w:val="18"/>
                <w:szCs w:val="18"/>
              </w:rPr>
              <w:t>1.09</w:t>
            </w:r>
          </w:p>
        </w:tc>
      </w:tr>
    </w:tbl>
    <w:p w14:paraId="7FA53926" w14:textId="77777777" w:rsidR="00296D36" w:rsidRDefault="00296D36" w:rsidP="00A95F90">
      <w:pPr>
        <w:widowControl/>
        <w:autoSpaceDE w:val="0"/>
        <w:autoSpaceDN w:val="0"/>
        <w:adjustRightInd w:val="0"/>
        <w:snapToGrid w:val="0"/>
        <w:spacing w:after="240" w:line="288" w:lineRule="auto"/>
        <w:rPr>
          <w:color w:val="000000"/>
          <w:sz w:val="21"/>
          <w:szCs w:val="22"/>
        </w:rPr>
        <w:sectPr w:rsidR="00296D36" w:rsidSect="00A95F90">
          <w:pgSz w:w="16840" w:h="11900" w:orient="landscape"/>
          <w:pgMar w:top="1800" w:right="1440" w:bottom="1800" w:left="1440" w:header="851" w:footer="992" w:gutter="0"/>
          <w:cols w:space="425"/>
          <w:docGrid w:type="lines" w:linePitch="326"/>
        </w:sectPr>
      </w:pPr>
    </w:p>
    <w:p w14:paraId="008E52C8" w14:textId="77777777" w:rsidR="00296D36" w:rsidRDefault="00296D36" w:rsidP="00A95F90">
      <w:pPr>
        <w:spacing w:line="300" w:lineRule="auto"/>
        <w:ind w:firstLine="482"/>
        <w:rPr>
          <w:szCs w:val="22"/>
        </w:rPr>
      </w:pPr>
      <w:r>
        <w:rPr>
          <w:rFonts w:hint="eastAsia"/>
          <w:szCs w:val="22"/>
        </w:rPr>
        <w:lastRenderedPageBreak/>
        <w:t>表</w:t>
      </w:r>
      <w:r>
        <w:rPr>
          <w:rFonts w:hint="eastAsia"/>
          <w:szCs w:val="22"/>
        </w:rPr>
        <w:t>4-2</w:t>
      </w:r>
      <w:r>
        <w:rPr>
          <w:rFonts w:hint="eastAsia"/>
          <w:szCs w:val="22"/>
        </w:rPr>
        <w:t>中给出了各实验组不同样品前十位的优势门类百分比。</w:t>
      </w:r>
    </w:p>
    <w:p w14:paraId="6F0A6C64" w14:textId="77777777" w:rsidR="00296D36" w:rsidRPr="00D173BA" w:rsidRDefault="00296D36" w:rsidP="00A95F90">
      <w:pPr>
        <w:spacing w:line="300" w:lineRule="auto"/>
        <w:ind w:firstLine="482"/>
        <w:rPr>
          <w:snapToGrid w:val="0"/>
          <w:spacing w:val="-2"/>
          <w:kern w:val="0"/>
        </w:rPr>
      </w:pPr>
      <w:r w:rsidRPr="00D173BA">
        <w:rPr>
          <w:rFonts w:hint="eastAsia"/>
          <w:snapToGrid w:val="0"/>
          <w:spacing w:val="-2"/>
          <w:kern w:val="0"/>
        </w:rPr>
        <w:t>绿弯菌门（</w:t>
      </w:r>
      <w:r w:rsidRPr="00D173BA">
        <w:rPr>
          <w:rFonts w:hint="eastAsia"/>
          <w:i/>
          <w:snapToGrid w:val="0"/>
          <w:spacing w:val="-2"/>
          <w:kern w:val="0"/>
        </w:rPr>
        <w:t>Chloroflexi</w:t>
      </w:r>
      <w:r w:rsidRPr="00D173BA">
        <w:rPr>
          <w:rFonts w:hint="eastAsia"/>
          <w:snapToGrid w:val="0"/>
          <w:spacing w:val="-2"/>
          <w:kern w:val="0"/>
        </w:rPr>
        <w:t>）内包括丝状绿色非硫菌，</w:t>
      </w:r>
      <w:r w:rsidRPr="00D173BA">
        <w:rPr>
          <w:rFonts w:hint="eastAsia"/>
          <w:i/>
          <w:snapToGrid w:val="0"/>
          <w:spacing w:val="-2"/>
          <w:kern w:val="0"/>
        </w:rPr>
        <w:t>Dehalococcoides</w:t>
      </w:r>
      <w:r w:rsidRPr="00D173BA">
        <w:rPr>
          <w:rFonts w:hint="eastAsia"/>
          <w:snapToGrid w:val="0"/>
          <w:spacing w:val="-2"/>
          <w:kern w:val="0"/>
        </w:rPr>
        <w:t>、进化枝不同的脱氯细菌和大量未鉴别的环境微生物，是</w:t>
      </w:r>
      <w:r w:rsidR="00D173BA" w:rsidRPr="00D173BA">
        <w:rPr>
          <w:rFonts w:hint="eastAsia"/>
          <w:snapToGrid w:val="0"/>
          <w:spacing w:val="-2"/>
          <w:kern w:val="0"/>
        </w:rPr>
        <w:t>研究</w:t>
      </w:r>
      <w:r w:rsidRPr="00D173BA">
        <w:rPr>
          <w:rFonts w:hint="eastAsia"/>
          <w:snapToGrid w:val="0"/>
          <w:spacing w:val="-2"/>
          <w:kern w:val="0"/>
        </w:rPr>
        <w:t>PCBs</w:t>
      </w:r>
      <w:r w:rsidRPr="00D173BA">
        <w:rPr>
          <w:rFonts w:hint="eastAsia"/>
          <w:snapToGrid w:val="0"/>
          <w:spacing w:val="-2"/>
          <w:kern w:val="0"/>
        </w:rPr>
        <w:t>脱氯过程中重点关注的门类</w:t>
      </w:r>
      <w:r w:rsidRPr="00D173BA">
        <w:rPr>
          <w:noProof/>
          <w:snapToGrid w:val="0"/>
          <w:spacing w:val="-2"/>
          <w:kern w:val="0"/>
          <w:vertAlign w:val="superscript"/>
        </w:rPr>
        <w:t>[76]</w:t>
      </w:r>
      <w:r w:rsidRPr="00D173BA">
        <w:rPr>
          <w:rFonts w:hint="eastAsia"/>
          <w:snapToGrid w:val="0"/>
          <w:spacing w:val="-2"/>
          <w:kern w:val="0"/>
        </w:rPr>
        <w:t>。表</w:t>
      </w:r>
      <w:r w:rsidRPr="00D173BA">
        <w:rPr>
          <w:rFonts w:hint="eastAsia"/>
          <w:snapToGrid w:val="0"/>
          <w:spacing w:val="-2"/>
          <w:kern w:val="0"/>
        </w:rPr>
        <w:t>4-3</w:t>
      </w:r>
      <w:r w:rsidRPr="00D173BA">
        <w:rPr>
          <w:rFonts w:hint="eastAsia"/>
          <w:snapToGrid w:val="0"/>
          <w:spacing w:val="-2"/>
          <w:kern w:val="0"/>
        </w:rPr>
        <w:t>为各实验组中</w:t>
      </w:r>
      <w:r w:rsidRPr="00D173BA">
        <w:rPr>
          <w:rFonts w:hint="eastAsia"/>
          <w:i/>
          <w:snapToGrid w:val="0"/>
          <w:spacing w:val="-2"/>
          <w:kern w:val="0"/>
        </w:rPr>
        <w:t>Dehalococcoides</w:t>
      </w:r>
      <w:r w:rsidRPr="00D173BA">
        <w:rPr>
          <w:rFonts w:hint="eastAsia"/>
          <w:i/>
          <w:snapToGrid w:val="0"/>
          <w:spacing w:val="-2"/>
          <w:kern w:val="0"/>
        </w:rPr>
        <w:t>、</w:t>
      </w:r>
      <w:r w:rsidRPr="00D173BA">
        <w:rPr>
          <w:i/>
          <w:snapToGrid w:val="0"/>
          <w:spacing w:val="-2"/>
          <w:kern w:val="0"/>
        </w:rPr>
        <w:t>Dehalococcoidales</w:t>
      </w:r>
      <w:r w:rsidRPr="00D173BA">
        <w:rPr>
          <w:rFonts w:hint="eastAsia"/>
          <w:i/>
          <w:snapToGrid w:val="0"/>
          <w:spacing w:val="-2"/>
          <w:kern w:val="0"/>
        </w:rPr>
        <w:t xml:space="preserve"> </w:t>
      </w:r>
      <w:r w:rsidRPr="00D173BA">
        <w:rPr>
          <w:rFonts w:hint="eastAsia"/>
          <w:i/>
          <w:snapToGrid w:val="0"/>
          <w:spacing w:val="-2"/>
          <w:kern w:val="0"/>
        </w:rPr>
        <w:t>、</w:t>
      </w:r>
      <w:r w:rsidRPr="00D173BA">
        <w:rPr>
          <w:rFonts w:hint="eastAsia"/>
          <w:i/>
          <w:snapToGrid w:val="0"/>
          <w:spacing w:val="-2"/>
          <w:kern w:val="0"/>
        </w:rPr>
        <w:t>Chloroflexi</w:t>
      </w:r>
      <w:r w:rsidRPr="00D173BA">
        <w:rPr>
          <w:rFonts w:hint="eastAsia"/>
          <w:snapToGrid w:val="0"/>
          <w:spacing w:val="-2"/>
          <w:kern w:val="0"/>
        </w:rPr>
        <w:t>占总</w:t>
      </w:r>
      <w:r w:rsidRPr="00D173BA">
        <w:rPr>
          <w:rFonts w:hint="eastAsia"/>
          <w:snapToGrid w:val="0"/>
          <w:spacing w:val="-2"/>
          <w:kern w:val="0"/>
        </w:rPr>
        <w:t>OTUs</w:t>
      </w:r>
      <w:r w:rsidRPr="00D173BA">
        <w:rPr>
          <w:rFonts w:hint="eastAsia"/>
          <w:snapToGrid w:val="0"/>
          <w:spacing w:val="-2"/>
          <w:kern w:val="0"/>
        </w:rPr>
        <w:t>的百分比及</w:t>
      </w:r>
      <w:r w:rsidRPr="00D173BA">
        <w:rPr>
          <w:i/>
          <w:snapToGrid w:val="0"/>
          <w:spacing w:val="-2"/>
          <w:kern w:val="0"/>
        </w:rPr>
        <w:t>Dehalococcoidales</w:t>
      </w:r>
      <w:r w:rsidRPr="00D173BA">
        <w:rPr>
          <w:rFonts w:hint="eastAsia"/>
          <w:snapToGrid w:val="0"/>
          <w:spacing w:val="-2"/>
          <w:kern w:val="0"/>
        </w:rPr>
        <w:t xml:space="preserve"> /</w:t>
      </w:r>
      <w:r w:rsidRPr="00D173BA">
        <w:rPr>
          <w:rFonts w:hint="eastAsia"/>
          <w:i/>
          <w:snapToGrid w:val="0"/>
          <w:spacing w:val="-2"/>
          <w:kern w:val="0"/>
        </w:rPr>
        <w:t>Chloroflexi</w:t>
      </w:r>
      <w:r w:rsidRPr="00D173BA">
        <w:rPr>
          <w:rFonts w:hint="eastAsia"/>
          <w:snapToGrid w:val="0"/>
          <w:spacing w:val="-2"/>
          <w:kern w:val="0"/>
        </w:rPr>
        <w:t>与</w:t>
      </w:r>
      <w:r w:rsidRPr="00D173BA">
        <w:rPr>
          <w:rFonts w:hint="eastAsia"/>
          <w:snapToGrid w:val="0"/>
          <w:spacing w:val="-2"/>
          <w:kern w:val="0"/>
        </w:rPr>
        <w:t>DHC/CHL</w:t>
      </w:r>
      <w:r w:rsidRPr="00D173BA">
        <w:rPr>
          <w:rFonts w:hint="eastAsia"/>
          <w:snapToGrid w:val="0"/>
          <w:spacing w:val="-2"/>
          <w:kern w:val="0"/>
        </w:rPr>
        <w:t>的百分比。</w:t>
      </w:r>
    </w:p>
    <w:p w14:paraId="7DED18D5" w14:textId="77777777" w:rsidR="00296D36" w:rsidRPr="00C366C5" w:rsidRDefault="00296D36" w:rsidP="003A4A6B">
      <w:pPr>
        <w:widowControl/>
        <w:autoSpaceDE w:val="0"/>
        <w:autoSpaceDN w:val="0"/>
        <w:adjustRightInd w:val="0"/>
        <w:snapToGrid w:val="0"/>
        <w:spacing w:beforeLines="50" w:before="163" w:line="288" w:lineRule="auto"/>
        <w:jc w:val="center"/>
        <w:rPr>
          <w:i/>
          <w:color w:val="000000"/>
          <w:sz w:val="21"/>
          <w:szCs w:val="21"/>
        </w:rPr>
      </w:pPr>
      <w:r>
        <w:rPr>
          <w:rFonts w:hint="eastAsia"/>
          <w:color w:val="000000"/>
          <w:sz w:val="21"/>
          <w:szCs w:val="22"/>
        </w:rPr>
        <w:t>表</w:t>
      </w:r>
      <w:r>
        <w:rPr>
          <w:rFonts w:hint="eastAsia"/>
          <w:color w:val="000000"/>
          <w:sz w:val="21"/>
          <w:szCs w:val="22"/>
        </w:rPr>
        <w:t xml:space="preserve">4-3 </w:t>
      </w:r>
      <w:r>
        <w:rPr>
          <w:rFonts w:hint="eastAsia"/>
          <w:color w:val="000000"/>
          <w:sz w:val="21"/>
          <w:szCs w:val="22"/>
        </w:rPr>
        <w:t>各实验组</w:t>
      </w:r>
      <w:r w:rsidRPr="002B0557">
        <w:rPr>
          <w:i/>
          <w:color w:val="000000"/>
          <w:sz w:val="21"/>
          <w:szCs w:val="21"/>
        </w:rPr>
        <w:t>Dehalococcoides</w:t>
      </w:r>
      <w:r>
        <w:rPr>
          <w:rFonts w:hint="eastAsia"/>
          <w:i/>
          <w:color w:val="000000"/>
          <w:sz w:val="21"/>
          <w:szCs w:val="21"/>
        </w:rPr>
        <w:t>、</w:t>
      </w:r>
      <w:r w:rsidRPr="0080362A">
        <w:rPr>
          <w:i/>
          <w:color w:val="000000"/>
          <w:sz w:val="21"/>
          <w:szCs w:val="21"/>
        </w:rPr>
        <w:t>Dehalococcoidales</w:t>
      </w:r>
      <w:r>
        <w:rPr>
          <w:rFonts w:hint="eastAsia"/>
          <w:i/>
          <w:color w:val="000000"/>
          <w:sz w:val="21"/>
          <w:szCs w:val="21"/>
        </w:rPr>
        <w:t>、</w:t>
      </w:r>
      <w:r w:rsidRPr="002B0557">
        <w:rPr>
          <w:i/>
          <w:color w:val="000000"/>
          <w:sz w:val="21"/>
          <w:szCs w:val="21"/>
        </w:rPr>
        <w:t>Chloroflexi</w:t>
      </w:r>
      <w:r>
        <w:rPr>
          <w:rFonts w:hint="eastAsia"/>
          <w:color w:val="000000"/>
          <w:sz w:val="21"/>
          <w:szCs w:val="21"/>
        </w:rPr>
        <w:t>百分比</w:t>
      </w:r>
      <w:r>
        <w:rPr>
          <w:rFonts w:hint="eastAsia"/>
          <w:color w:val="000000"/>
          <w:sz w:val="21"/>
          <w:szCs w:val="21"/>
        </w:rPr>
        <w:t xml:space="preserve"> </w:t>
      </w:r>
      <w:r w:rsidRPr="00782A6F">
        <w:rPr>
          <w:rFonts w:hint="eastAsia"/>
          <w:color w:val="000000"/>
          <w:sz w:val="21"/>
          <w:szCs w:val="22"/>
        </w:rPr>
        <w:t>(</w:t>
      </w:r>
      <w:r w:rsidRPr="00782A6F">
        <w:rPr>
          <w:rFonts w:hint="eastAsia"/>
          <w:color w:val="000000"/>
          <w:sz w:val="21"/>
          <w:szCs w:val="22"/>
        </w:rPr>
        <w:t>单位：</w:t>
      </w:r>
      <w:r w:rsidRPr="00782A6F">
        <w:rPr>
          <w:rFonts w:hint="eastAsia"/>
          <w:color w:val="000000"/>
          <w:sz w:val="21"/>
          <w:szCs w:val="22"/>
        </w:rPr>
        <w:t>%)</w:t>
      </w:r>
    </w:p>
    <w:tbl>
      <w:tblPr>
        <w:tblW w:w="5000" w:type="pct"/>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2005"/>
        <w:gridCol w:w="632"/>
        <w:gridCol w:w="640"/>
        <w:gridCol w:w="626"/>
        <w:gridCol w:w="633"/>
        <w:gridCol w:w="633"/>
        <w:gridCol w:w="631"/>
        <w:gridCol w:w="633"/>
        <w:gridCol w:w="633"/>
        <w:gridCol w:w="633"/>
        <w:gridCol w:w="631"/>
      </w:tblGrid>
      <w:tr w:rsidR="00296D36" w:rsidRPr="002F078A" w14:paraId="07122331" w14:textId="77777777" w:rsidTr="00A95F90">
        <w:trPr>
          <w:trHeight w:val="300"/>
        </w:trPr>
        <w:tc>
          <w:tcPr>
            <w:tcW w:w="1203" w:type="pct"/>
            <w:tcBorders>
              <w:top w:val="single" w:sz="8" w:space="0" w:color="auto"/>
              <w:bottom w:val="single" w:sz="4" w:space="0" w:color="auto"/>
            </w:tcBorders>
            <w:shd w:val="clear" w:color="auto" w:fill="auto"/>
            <w:noWrap/>
            <w:tcMar>
              <w:top w:w="15" w:type="dxa"/>
              <w:left w:w="15" w:type="dxa"/>
              <w:bottom w:w="0" w:type="dxa"/>
              <w:right w:w="15" w:type="dxa"/>
            </w:tcMar>
          </w:tcPr>
          <w:p w14:paraId="0BDEAD53" w14:textId="77777777" w:rsidR="00296D36" w:rsidRDefault="00296D36" w:rsidP="00A95F90">
            <w:pPr>
              <w:jc w:val="center"/>
              <w:rPr>
                <w:color w:val="000000"/>
                <w:sz w:val="21"/>
                <w:szCs w:val="21"/>
              </w:rPr>
            </w:pPr>
            <w:r>
              <w:rPr>
                <w:rFonts w:hint="eastAsia"/>
                <w:color w:val="000000"/>
                <w:sz w:val="21"/>
                <w:szCs w:val="21"/>
              </w:rPr>
              <w:t>样品组别</w:t>
            </w:r>
          </w:p>
          <w:p w14:paraId="78AC0C0F" w14:textId="77777777" w:rsidR="00296D36" w:rsidRPr="002F078A" w:rsidRDefault="00296D36" w:rsidP="00A95F90">
            <w:pPr>
              <w:jc w:val="center"/>
              <w:rPr>
                <w:color w:val="000000"/>
                <w:sz w:val="21"/>
                <w:szCs w:val="21"/>
              </w:rPr>
            </w:pPr>
            <w:r>
              <w:rPr>
                <w:rFonts w:hint="eastAsia"/>
                <w:color w:val="000000"/>
                <w:sz w:val="21"/>
                <w:szCs w:val="21"/>
              </w:rPr>
              <w:t>周数</w:t>
            </w:r>
          </w:p>
        </w:tc>
        <w:tc>
          <w:tcPr>
            <w:tcW w:w="379"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7B57A384" w14:textId="77777777" w:rsidR="00296D36" w:rsidRPr="002F078A" w:rsidRDefault="00296D36" w:rsidP="00A95F90">
            <w:pPr>
              <w:jc w:val="center"/>
              <w:rPr>
                <w:color w:val="000000"/>
                <w:sz w:val="21"/>
                <w:szCs w:val="21"/>
              </w:rPr>
            </w:pPr>
            <w:r w:rsidRPr="002F078A">
              <w:rPr>
                <w:rFonts w:hint="eastAsia"/>
                <w:color w:val="000000"/>
                <w:sz w:val="21"/>
                <w:szCs w:val="21"/>
              </w:rPr>
              <w:t>T-1</w:t>
            </w:r>
          </w:p>
          <w:p w14:paraId="6C28F9C2" w14:textId="77777777" w:rsidR="00296D36" w:rsidRDefault="00296D36" w:rsidP="00A95F90">
            <w:pPr>
              <w:jc w:val="center"/>
              <w:rPr>
                <w:color w:val="000000"/>
                <w:sz w:val="21"/>
                <w:szCs w:val="21"/>
              </w:rPr>
            </w:pPr>
            <w:r w:rsidRPr="002F078A">
              <w:rPr>
                <w:rFonts w:hint="eastAsia"/>
                <w:color w:val="000000"/>
                <w:sz w:val="21"/>
                <w:szCs w:val="21"/>
              </w:rPr>
              <w:t>0w</w:t>
            </w:r>
          </w:p>
        </w:tc>
        <w:tc>
          <w:tcPr>
            <w:tcW w:w="384"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7B027C96"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2972831A" w14:textId="77777777" w:rsidR="00296D36" w:rsidRDefault="00296D36" w:rsidP="00A95F90">
            <w:pPr>
              <w:jc w:val="center"/>
              <w:rPr>
                <w:color w:val="000000"/>
                <w:sz w:val="21"/>
                <w:szCs w:val="21"/>
              </w:rPr>
            </w:pPr>
            <w:r w:rsidRPr="002F078A">
              <w:rPr>
                <w:rFonts w:hint="eastAsia"/>
                <w:color w:val="000000"/>
                <w:sz w:val="21"/>
                <w:szCs w:val="21"/>
              </w:rPr>
              <w:t>6w</w:t>
            </w:r>
          </w:p>
        </w:tc>
        <w:tc>
          <w:tcPr>
            <w:tcW w:w="376"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291C329F"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39CEBDC0" w14:textId="77777777" w:rsidR="00296D36" w:rsidRPr="002F078A" w:rsidRDefault="00296D36" w:rsidP="00A95F90">
            <w:pPr>
              <w:jc w:val="center"/>
              <w:rPr>
                <w:color w:val="000000"/>
                <w:sz w:val="21"/>
                <w:szCs w:val="21"/>
              </w:rPr>
            </w:pPr>
            <w:r w:rsidRPr="002F078A">
              <w:rPr>
                <w:rFonts w:hint="eastAsia"/>
                <w:color w:val="000000"/>
                <w:sz w:val="21"/>
                <w:szCs w:val="21"/>
              </w:rPr>
              <w:t>24w</w:t>
            </w:r>
          </w:p>
        </w:tc>
        <w:tc>
          <w:tcPr>
            <w:tcW w:w="380"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4B524D3C"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2F69D283" w14:textId="77777777" w:rsidR="00296D36" w:rsidRPr="002F078A" w:rsidRDefault="00296D36" w:rsidP="00A95F90">
            <w:pPr>
              <w:jc w:val="center"/>
              <w:rPr>
                <w:color w:val="000000"/>
                <w:sz w:val="21"/>
                <w:szCs w:val="21"/>
              </w:rPr>
            </w:pPr>
            <w:r w:rsidRPr="002F078A">
              <w:rPr>
                <w:rFonts w:hint="eastAsia"/>
                <w:color w:val="000000"/>
                <w:sz w:val="21"/>
                <w:szCs w:val="21"/>
              </w:rPr>
              <w:t>66w</w:t>
            </w:r>
          </w:p>
        </w:tc>
        <w:tc>
          <w:tcPr>
            <w:tcW w:w="380"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09BDABA8"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4C6F0B1F" w14:textId="77777777" w:rsidR="00296D36" w:rsidRDefault="00296D36" w:rsidP="00A95F90">
            <w:pPr>
              <w:jc w:val="center"/>
              <w:rPr>
                <w:color w:val="000000"/>
                <w:sz w:val="21"/>
                <w:szCs w:val="21"/>
              </w:rPr>
            </w:pPr>
            <w:r w:rsidRPr="002F078A">
              <w:rPr>
                <w:rFonts w:hint="eastAsia"/>
                <w:color w:val="000000"/>
                <w:sz w:val="21"/>
                <w:szCs w:val="21"/>
              </w:rPr>
              <w:t>6w</w:t>
            </w:r>
          </w:p>
        </w:tc>
        <w:tc>
          <w:tcPr>
            <w:tcW w:w="379"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5B0A7BDA"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3C3E40FF" w14:textId="77777777" w:rsidR="00296D36" w:rsidRDefault="00296D36" w:rsidP="00A95F90">
            <w:pPr>
              <w:jc w:val="center"/>
              <w:rPr>
                <w:color w:val="000000"/>
                <w:sz w:val="21"/>
                <w:szCs w:val="21"/>
              </w:rPr>
            </w:pPr>
            <w:r w:rsidRPr="002F078A">
              <w:rPr>
                <w:rFonts w:hint="eastAsia"/>
                <w:color w:val="000000"/>
                <w:sz w:val="21"/>
                <w:szCs w:val="21"/>
              </w:rPr>
              <w:t>24w</w:t>
            </w:r>
          </w:p>
        </w:tc>
        <w:tc>
          <w:tcPr>
            <w:tcW w:w="380"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3B505892"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14629C07" w14:textId="77777777" w:rsidR="00296D36" w:rsidRDefault="00296D36" w:rsidP="00A95F90">
            <w:pPr>
              <w:jc w:val="center"/>
              <w:rPr>
                <w:color w:val="000000"/>
                <w:sz w:val="21"/>
                <w:szCs w:val="21"/>
              </w:rPr>
            </w:pPr>
            <w:r w:rsidRPr="002F078A">
              <w:rPr>
                <w:rFonts w:hint="eastAsia"/>
                <w:color w:val="000000"/>
                <w:sz w:val="21"/>
                <w:szCs w:val="21"/>
              </w:rPr>
              <w:t>66w</w:t>
            </w:r>
          </w:p>
        </w:tc>
        <w:tc>
          <w:tcPr>
            <w:tcW w:w="380"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26087ADB"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2E5DF3E2" w14:textId="77777777" w:rsidR="00296D36" w:rsidRDefault="00296D36" w:rsidP="00A95F90">
            <w:pPr>
              <w:jc w:val="center"/>
              <w:rPr>
                <w:color w:val="000000"/>
                <w:sz w:val="21"/>
                <w:szCs w:val="21"/>
              </w:rPr>
            </w:pPr>
            <w:r w:rsidRPr="002F078A">
              <w:rPr>
                <w:rFonts w:hint="eastAsia"/>
                <w:color w:val="000000"/>
                <w:sz w:val="21"/>
                <w:szCs w:val="21"/>
              </w:rPr>
              <w:t>6w</w:t>
            </w:r>
          </w:p>
        </w:tc>
        <w:tc>
          <w:tcPr>
            <w:tcW w:w="380"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6561F426"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79E047D8" w14:textId="77777777" w:rsidR="00296D36" w:rsidRDefault="00296D36" w:rsidP="00A95F90">
            <w:pPr>
              <w:jc w:val="center"/>
              <w:rPr>
                <w:color w:val="000000"/>
                <w:sz w:val="21"/>
                <w:szCs w:val="21"/>
              </w:rPr>
            </w:pPr>
            <w:r w:rsidRPr="002F078A">
              <w:rPr>
                <w:rFonts w:hint="eastAsia"/>
                <w:color w:val="000000"/>
                <w:sz w:val="21"/>
                <w:szCs w:val="21"/>
              </w:rPr>
              <w:t>24w</w:t>
            </w:r>
          </w:p>
        </w:tc>
        <w:tc>
          <w:tcPr>
            <w:tcW w:w="379"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2C3114D8"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71F9612E" w14:textId="77777777" w:rsidR="00296D36" w:rsidRPr="002F078A" w:rsidRDefault="00296D36" w:rsidP="00A95F90">
            <w:pPr>
              <w:jc w:val="center"/>
              <w:rPr>
                <w:color w:val="000000"/>
                <w:sz w:val="21"/>
                <w:szCs w:val="21"/>
              </w:rPr>
            </w:pPr>
            <w:r w:rsidRPr="002F078A">
              <w:rPr>
                <w:rFonts w:hint="eastAsia"/>
                <w:color w:val="000000"/>
                <w:sz w:val="21"/>
                <w:szCs w:val="21"/>
              </w:rPr>
              <w:t>66w</w:t>
            </w:r>
          </w:p>
        </w:tc>
      </w:tr>
      <w:tr w:rsidR="00296D36" w:rsidRPr="002F078A" w14:paraId="24487B41" w14:textId="77777777" w:rsidTr="00A95F90">
        <w:trPr>
          <w:trHeight w:val="300"/>
        </w:trPr>
        <w:tc>
          <w:tcPr>
            <w:tcW w:w="1203" w:type="pct"/>
            <w:tcBorders>
              <w:top w:val="single" w:sz="4" w:space="0" w:color="auto"/>
              <w:bottom w:val="nil"/>
            </w:tcBorders>
            <w:shd w:val="clear" w:color="auto" w:fill="auto"/>
            <w:noWrap/>
            <w:tcMar>
              <w:top w:w="15" w:type="dxa"/>
              <w:left w:w="15" w:type="dxa"/>
              <w:bottom w:w="0" w:type="dxa"/>
              <w:right w:w="15" w:type="dxa"/>
            </w:tcMar>
            <w:vAlign w:val="bottom"/>
            <w:hideMark/>
          </w:tcPr>
          <w:p w14:paraId="5DDCBD7B" w14:textId="77777777" w:rsidR="00296D36" w:rsidRPr="002F078A" w:rsidRDefault="00296D36" w:rsidP="00A95F90">
            <w:pPr>
              <w:jc w:val="left"/>
              <w:rPr>
                <w:color w:val="000000"/>
                <w:sz w:val="21"/>
                <w:szCs w:val="21"/>
              </w:rPr>
            </w:pPr>
            <w:r w:rsidRPr="002B0557">
              <w:rPr>
                <w:i/>
                <w:color w:val="000000"/>
                <w:sz w:val="21"/>
                <w:szCs w:val="21"/>
              </w:rPr>
              <w:t>Dehalococcoides</w:t>
            </w:r>
            <w:r>
              <w:rPr>
                <w:rFonts w:hint="eastAsia"/>
                <w:color w:val="000000"/>
                <w:sz w:val="21"/>
                <w:szCs w:val="21"/>
              </w:rPr>
              <w:t xml:space="preserve"> (%)</w:t>
            </w:r>
          </w:p>
        </w:tc>
        <w:tc>
          <w:tcPr>
            <w:tcW w:w="379" w:type="pct"/>
            <w:tcBorders>
              <w:top w:val="single" w:sz="4" w:space="0" w:color="auto"/>
              <w:bottom w:val="nil"/>
            </w:tcBorders>
            <w:shd w:val="clear" w:color="auto" w:fill="auto"/>
            <w:noWrap/>
            <w:tcMar>
              <w:top w:w="15" w:type="dxa"/>
              <w:left w:w="15" w:type="dxa"/>
              <w:bottom w:w="0" w:type="dxa"/>
              <w:right w:w="15" w:type="dxa"/>
            </w:tcMar>
            <w:vAlign w:val="bottom"/>
            <w:hideMark/>
          </w:tcPr>
          <w:p w14:paraId="785DF7BD" w14:textId="77777777" w:rsidR="00296D36" w:rsidRPr="002F078A" w:rsidRDefault="00296D36" w:rsidP="00A95F90">
            <w:pPr>
              <w:ind w:leftChars="2" w:left="234" w:hangingChars="109" w:hanging="229"/>
              <w:jc w:val="center"/>
              <w:rPr>
                <w:color w:val="000000"/>
                <w:sz w:val="21"/>
                <w:szCs w:val="21"/>
              </w:rPr>
            </w:pPr>
            <w:r w:rsidRPr="002F078A">
              <w:rPr>
                <w:rFonts w:hint="eastAsia"/>
                <w:color w:val="000000"/>
                <w:sz w:val="21"/>
                <w:szCs w:val="21"/>
              </w:rPr>
              <w:t>-</w:t>
            </w:r>
          </w:p>
        </w:tc>
        <w:tc>
          <w:tcPr>
            <w:tcW w:w="384" w:type="pct"/>
            <w:tcBorders>
              <w:top w:val="single" w:sz="4" w:space="0" w:color="auto"/>
              <w:bottom w:val="nil"/>
            </w:tcBorders>
            <w:shd w:val="clear" w:color="auto" w:fill="auto"/>
            <w:noWrap/>
            <w:tcMar>
              <w:top w:w="15" w:type="dxa"/>
              <w:left w:w="15" w:type="dxa"/>
              <w:bottom w:w="0" w:type="dxa"/>
              <w:right w:w="15" w:type="dxa"/>
            </w:tcMar>
            <w:vAlign w:val="bottom"/>
            <w:hideMark/>
          </w:tcPr>
          <w:p w14:paraId="47F6089E" w14:textId="77777777" w:rsidR="00296D36" w:rsidRPr="002F078A" w:rsidRDefault="00296D36" w:rsidP="00A95F90">
            <w:pPr>
              <w:jc w:val="center"/>
              <w:rPr>
                <w:color w:val="000000"/>
                <w:sz w:val="21"/>
                <w:szCs w:val="21"/>
              </w:rPr>
            </w:pPr>
            <w:r w:rsidRPr="002F078A">
              <w:rPr>
                <w:rFonts w:hint="eastAsia"/>
                <w:color w:val="000000"/>
                <w:sz w:val="21"/>
                <w:szCs w:val="21"/>
              </w:rPr>
              <w:t>0.01</w:t>
            </w:r>
          </w:p>
        </w:tc>
        <w:tc>
          <w:tcPr>
            <w:tcW w:w="376" w:type="pct"/>
            <w:tcBorders>
              <w:top w:val="single" w:sz="4" w:space="0" w:color="auto"/>
              <w:bottom w:val="nil"/>
            </w:tcBorders>
            <w:shd w:val="clear" w:color="auto" w:fill="auto"/>
            <w:noWrap/>
            <w:tcMar>
              <w:top w:w="15" w:type="dxa"/>
              <w:left w:w="15" w:type="dxa"/>
              <w:bottom w:w="0" w:type="dxa"/>
              <w:right w:w="15" w:type="dxa"/>
            </w:tcMar>
            <w:vAlign w:val="bottom"/>
            <w:hideMark/>
          </w:tcPr>
          <w:p w14:paraId="44B57216" w14:textId="77777777" w:rsidR="00296D36" w:rsidRPr="002F078A" w:rsidRDefault="00296D36" w:rsidP="00A95F90">
            <w:pPr>
              <w:jc w:val="center"/>
              <w:rPr>
                <w:color w:val="000000"/>
                <w:sz w:val="21"/>
                <w:szCs w:val="21"/>
              </w:rPr>
            </w:pPr>
            <w:r w:rsidRPr="002F078A">
              <w:rPr>
                <w:rFonts w:hint="eastAsia"/>
                <w:color w:val="000000"/>
                <w:sz w:val="21"/>
                <w:szCs w:val="21"/>
              </w:rPr>
              <w:t>0.78</w:t>
            </w:r>
          </w:p>
        </w:tc>
        <w:tc>
          <w:tcPr>
            <w:tcW w:w="380" w:type="pct"/>
            <w:tcBorders>
              <w:top w:val="single" w:sz="4" w:space="0" w:color="auto"/>
              <w:bottom w:val="nil"/>
            </w:tcBorders>
            <w:shd w:val="clear" w:color="auto" w:fill="auto"/>
            <w:noWrap/>
            <w:tcMar>
              <w:top w:w="15" w:type="dxa"/>
              <w:left w:w="15" w:type="dxa"/>
              <w:bottom w:w="0" w:type="dxa"/>
              <w:right w:w="15" w:type="dxa"/>
            </w:tcMar>
            <w:vAlign w:val="bottom"/>
            <w:hideMark/>
          </w:tcPr>
          <w:p w14:paraId="7FE683EA" w14:textId="77777777" w:rsidR="00296D36" w:rsidRPr="002F078A" w:rsidRDefault="00296D36" w:rsidP="00A95F90">
            <w:pPr>
              <w:jc w:val="center"/>
              <w:rPr>
                <w:color w:val="000000"/>
                <w:sz w:val="21"/>
                <w:szCs w:val="21"/>
              </w:rPr>
            </w:pPr>
            <w:r w:rsidRPr="002F078A">
              <w:rPr>
                <w:rFonts w:hint="eastAsia"/>
                <w:color w:val="000000"/>
                <w:sz w:val="21"/>
                <w:szCs w:val="21"/>
              </w:rPr>
              <w:t>4.13</w:t>
            </w:r>
          </w:p>
        </w:tc>
        <w:tc>
          <w:tcPr>
            <w:tcW w:w="380" w:type="pct"/>
            <w:tcBorders>
              <w:top w:val="single" w:sz="4" w:space="0" w:color="auto"/>
              <w:bottom w:val="nil"/>
            </w:tcBorders>
            <w:shd w:val="clear" w:color="auto" w:fill="auto"/>
            <w:noWrap/>
            <w:tcMar>
              <w:top w:w="15" w:type="dxa"/>
              <w:left w:w="15" w:type="dxa"/>
              <w:bottom w:w="0" w:type="dxa"/>
              <w:right w:w="15" w:type="dxa"/>
            </w:tcMar>
            <w:vAlign w:val="bottom"/>
            <w:hideMark/>
          </w:tcPr>
          <w:p w14:paraId="495FA49D" w14:textId="77777777" w:rsidR="00296D36" w:rsidRPr="002F078A" w:rsidRDefault="00296D36" w:rsidP="00A95F90">
            <w:pPr>
              <w:jc w:val="center"/>
              <w:rPr>
                <w:color w:val="000000"/>
                <w:sz w:val="21"/>
                <w:szCs w:val="21"/>
              </w:rPr>
            </w:pPr>
            <w:r>
              <w:rPr>
                <w:rFonts w:hint="eastAsia"/>
                <w:color w:val="000000"/>
                <w:sz w:val="21"/>
                <w:szCs w:val="21"/>
              </w:rPr>
              <w:t>-</w:t>
            </w:r>
          </w:p>
        </w:tc>
        <w:tc>
          <w:tcPr>
            <w:tcW w:w="379" w:type="pct"/>
            <w:tcBorders>
              <w:top w:val="single" w:sz="4" w:space="0" w:color="auto"/>
              <w:bottom w:val="nil"/>
            </w:tcBorders>
            <w:shd w:val="clear" w:color="auto" w:fill="auto"/>
            <w:noWrap/>
            <w:tcMar>
              <w:top w:w="15" w:type="dxa"/>
              <w:left w:w="15" w:type="dxa"/>
              <w:bottom w:w="0" w:type="dxa"/>
              <w:right w:w="15" w:type="dxa"/>
            </w:tcMar>
            <w:vAlign w:val="bottom"/>
            <w:hideMark/>
          </w:tcPr>
          <w:p w14:paraId="753AF792" w14:textId="77777777" w:rsidR="00296D36" w:rsidRPr="002F078A" w:rsidRDefault="00296D36" w:rsidP="00A95F90">
            <w:pPr>
              <w:jc w:val="center"/>
              <w:rPr>
                <w:color w:val="000000"/>
                <w:sz w:val="21"/>
                <w:szCs w:val="21"/>
              </w:rPr>
            </w:pPr>
            <w:r>
              <w:rPr>
                <w:rFonts w:hint="eastAsia"/>
                <w:color w:val="000000"/>
                <w:sz w:val="21"/>
                <w:szCs w:val="21"/>
              </w:rPr>
              <w:t>-</w:t>
            </w:r>
          </w:p>
        </w:tc>
        <w:tc>
          <w:tcPr>
            <w:tcW w:w="380" w:type="pct"/>
            <w:tcBorders>
              <w:top w:val="single" w:sz="4" w:space="0" w:color="auto"/>
              <w:bottom w:val="nil"/>
            </w:tcBorders>
            <w:shd w:val="clear" w:color="auto" w:fill="auto"/>
            <w:noWrap/>
            <w:tcMar>
              <w:top w:w="15" w:type="dxa"/>
              <w:left w:w="15" w:type="dxa"/>
              <w:bottom w:w="0" w:type="dxa"/>
              <w:right w:w="15" w:type="dxa"/>
            </w:tcMar>
            <w:vAlign w:val="bottom"/>
            <w:hideMark/>
          </w:tcPr>
          <w:p w14:paraId="72388263" w14:textId="77777777" w:rsidR="00296D36" w:rsidRPr="002F078A" w:rsidRDefault="00296D36" w:rsidP="00A95F90">
            <w:pPr>
              <w:jc w:val="center"/>
              <w:rPr>
                <w:color w:val="000000"/>
                <w:sz w:val="21"/>
                <w:szCs w:val="21"/>
              </w:rPr>
            </w:pPr>
            <w:r w:rsidRPr="002F078A">
              <w:rPr>
                <w:rFonts w:hint="eastAsia"/>
                <w:color w:val="000000"/>
                <w:sz w:val="21"/>
                <w:szCs w:val="21"/>
              </w:rPr>
              <w:t>0.04</w:t>
            </w:r>
          </w:p>
        </w:tc>
        <w:tc>
          <w:tcPr>
            <w:tcW w:w="380" w:type="pct"/>
            <w:tcBorders>
              <w:top w:val="single" w:sz="4" w:space="0" w:color="auto"/>
              <w:bottom w:val="nil"/>
            </w:tcBorders>
            <w:shd w:val="clear" w:color="auto" w:fill="auto"/>
            <w:noWrap/>
            <w:tcMar>
              <w:top w:w="15" w:type="dxa"/>
              <w:left w:w="15" w:type="dxa"/>
              <w:bottom w:w="0" w:type="dxa"/>
              <w:right w:w="15" w:type="dxa"/>
            </w:tcMar>
            <w:vAlign w:val="bottom"/>
            <w:hideMark/>
          </w:tcPr>
          <w:p w14:paraId="7CEF14F6" w14:textId="77777777" w:rsidR="00296D36" w:rsidRPr="002F078A" w:rsidRDefault="00296D36" w:rsidP="00A95F90">
            <w:pPr>
              <w:jc w:val="center"/>
              <w:rPr>
                <w:color w:val="000000"/>
                <w:sz w:val="21"/>
                <w:szCs w:val="21"/>
              </w:rPr>
            </w:pPr>
            <w:r>
              <w:rPr>
                <w:rFonts w:hint="eastAsia"/>
                <w:color w:val="000000"/>
                <w:sz w:val="21"/>
                <w:szCs w:val="21"/>
              </w:rPr>
              <w:t>-</w:t>
            </w:r>
          </w:p>
        </w:tc>
        <w:tc>
          <w:tcPr>
            <w:tcW w:w="380" w:type="pct"/>
            <w:tcBorders>
              <w:top w:val="single" w:sz="4" w:space="0" w:color="auto"/>
              <w:bottom w:val="nil"/>
            </w:tcBorders>
            <w:shd w:val="clear" w:color="auto" w:fill="auto"/>
            <w:noWrap/>
            <w:tcMar>
              <w:top w:w="15" w:type="dxa"/>
              <w:left w:w="15" w:type="dxa"/>
              <w:bottom w:w="0" w:type="dxa"/>
              <w:right w:w="15" w:type="dxa"/>
            </w:tcMar>
            <w:vAlign w:val="bottom"/>
            <w:hideMark/>
          </w:tcPr>
          <w:p w14:paraId="7B040B16" w14:textId="77777777" w:rsidR="00296D36" w:rsidRPr="002F078A" w:rsidRDefault="00296D36" w:rsidP="00A95F90">
            <w:pPr>
              <w:jc w:val="center"/>
              <w:rPr>
                <w:color w:val="000000"/>
                <w:sz w:val="21"/>
                <w:szCs w:val="21"/>
              </w:rPr>
            </w:pPr>
            <w:r w:rsidRPr="002F078A">
              <w:rPr>
                <w:rFonts w:hint="eastAsia"/>
                <w:color w:val="000000"/>
                <w:sz w:val="21"/>
                <w:szCs w:val="21"/>
              </w:rPr>
              <w:t>0.18</w:t>
            </w:r>
          </w:p>
        </w:tc>
        <w:tc>
          <w:tcPr>
            <w:tcW w:w="379" w:type="pct"/>
            <w:tcBorders>
              <w:top w:val="single" w:sz="4" w:space="0" w:color="auto"/>
              <w:bottom w:val="nil"/>
            </w:tcBorders>
            <w:shd w:val="clear" w:color="auto" w:fill="auto"/>
            <w:noWrap/>
            <w:tcMar>
              <w:top w:w="15" w:type="dxa"/>
              <w:left w:w="15" w:type="dxa"/>
              <w:bottom w:w="0" w:type="dxa"/>
              <w:right w:w="15" w:type="dxa"/>
            </w:tcMar>
            <w:vAlign w:val="bottom"/>
            <w:hideMark/>
          </w:tcPr>
          <w:p w14:paraId="652A5695" w14:textId="77777777" w:rsidR="00296D36" w:rsidRPr="002F078A" w:rsidRDefault="00296D36" w:rsidP="00A95F90">
            <w:pPr>
              <w:jc w:val="center"/>
              <w:rPr>
                <w:color w:val="000000"/>
                <w:sz w:val="21"/>
                <w:szCs w:val="21"/>
              </w:rPr>
            </w:pPr>
            <w:r w:rsidRPr="002F078A">
              <w:rPr>
                <w:rFonts w:hint="eastAsia"/>
                <w:color w:val="000000"/>
                <w:sz w:val="21"/>
                <w:szCs w:val="21"/>
              </w:rPr>
              <w:t>1.33</w:t>
            </w:r>
          </w:p>
        </w:tc>
      </w:tr>
      <w:tr w:rsidR="00296D36" w:rsidRPr="002F078A" w14:paraId="09E6636C" w14:textId="77777777" w:rsidTr="00A95F90">
        <w:trPr>
          <w:trHeight w:val="300"/>
        </w:trPr>
        <w:tc>
          <w:tcPr>
            <w:tcW w:w="1203" w:type="pct"/>
            <w:tcBorders>
              <w:top w:val="nil"/>
              <w:bottom w:val="nil"/>
            </w:tcBorders>
            <w:shd w:val="clear" w:color="auto" w:fill="auto"/>
            <w:noWrap/>
            <w:tcMar>
              <w:top w:w="15" w:type="dxa"/>
              <w:left w:w="15" w:type="dxa"/>
              <w:bottom w:w="0" w:type="dxa"/>
              <w:right w:w="15" w:type="dxa"/>
            </w:tcMar>
            <w:vAlign w:val="bottom"/>
          </w:tcPr>
          <w:p w14:paraId="0BAD4063" w14:textId="77777777" w:rsidR="00296D36" w:rsidRPr="002B0557" w:rsidRDefault="00296D36" w:rsidP="00A95F90">
            <w:pPr>
              <w:jc w:val="left"/>
              <w:rPr>
                <w:i/>
                <w:color w:val="000000"/>
                <w:sz w:val="21"/>
                <w:szCs w:val="21"/>
              </w:rPr>
            </w:pPr>
            <w:r w:rsidRPr="0080362A">
              <w:rPr>
                <w:i/>
                <w:color w:val="000000"/>
                <w:sz w:val="21"/>
                <w:szCs w:val="21"/>
              </w:rPr>
              <w:t>Dehalococcoidales</w:t>
            </w:r>
            <w:r>
              <w:rPr>
                <w:rFonts w:hint="eastAsia"/>
                <w:color w:val="000000"/>
                <w:sz w:val="21"/>
                <w:szCs w:val="21"/>
              </w:rPr>
              <w:t>(%)</w:t>
            </w:r>
          </w:p>
        </w:tc>
        <w:tc>
          <w:tcPr>
            <w:tcW w:w="379" w:type="pct"/>
            <w:tcBorders>
              <w:top w:val="nil"/>
              <w:bottom w:val="nil"/>
            </w:tcBorders>
            <w:shd w:val="clear" w:color="auto" w:fill="auto"/>
            <w:noWrap/>
            <w:tcMar>
              <w:top w:w="15" w:type="dxa"/>
              <w:left w:w="15" w:type="dxa"/>
              <w:bottom w:w="0" w:type="dxa"/>
              <w:right w:w="15" w:type="dxa"/>
            </w:tcMar>
            <w:vAlign w:val="bottom"/>
          </w:tcPr>
          <w:p w14:paraId="108BCC4B" w14:textId="77777777" w:rsidR="00296D36" w:rsidRPr="002F078A" w:rsidRDefault="00296D36" w:rsidP="00A95F90">
            <w:pPr>
              <w:jc w:val="center"/>
              <w:rPr>
                <w:color w:val="000000"/>
                <w:sz w:val="21"/>
                <w:szCs w:val="21"/>
              </w:rPr>
            </w:pPr>
            <w:r w:rsidRPr="00345A2C">
              <w:rPr>
                <w:rFonts w:hint="eastAsia"/>
                <w:color w:val="000000"/>
                <w:sz w:val="21"/>
                <w:szCs w:val="21"/>
              </w:rPr>
              <w:t>0.33</w:t>
            </w:r>
          </w:p>
        </w:tc>
        <w:tc>
          <w:tcPr>
            <w:tcW w:w="384" w:type="pct"/>
            <w:tcBorders>
              <w:top w:val="nil"/>
              <w:bottom w:val="nil"/>
            </w:tcBorders>
            <w:shd w:val="clear" w:color="auto" w:fill="auto"/>
            <w:noWrap/>
            <w:tcMar>
              <w:top w:w="15" w:type="dxa"/>
              <w:left w:w="15" w:type="dxa"/>
              <w:bottom w:w="0" w:type="dxa"/>
              <w:right w:w="15" w:type="dxa"/>
            </w:tcMar>
            <w:vAlign w:val="bottom"/>
          </w:tcPr>
          <w:p w14:paraId="5E2900CF" w14:textId="77777777" w:rsidR="00296D36" w:rsidRPr="002F078A" w:rsidRDefault="00296D36" w:rsidP="00A95F90">
            <w:pPr>
              <w:jc w:val="center"/>
              <w:rPr>
                <w:color w:val="000000"/>
                <w:sz w:val="21"/>
                <w:szCs w:val="21"/>
              </w:rPr>
            </w:pPr>
            <w:r>
              <w:rPr>
                <w:rFonts w:hint="eastAsia"/>
                <w:color w:val="000000"/>
                <w:sz w:val="21"/>
                <w:szCs w:val="21"/>
              </w:rPr>
              <w:t>0.48</w:t>
            </w:r>
          </w:p>
        </w:tc>
        <w:tc>
          <w:tcPr>
            <w:tcW w:w="376" w:type="pct"/>
            <w:tcBorders>
              <w:top w:val="nil"/>
              <w:bottom w:val="nil"/>
            </w:tcBorders>
            <w:shd w:val="clear" w:color="auto" w:fill="auto"/>
            <w:noWrap/>
            <w:tcMar>
              <w:top w:w="15" w:type="dxa"/>
              <w:left w:w="15" w:type="dxa"/>
              <w:bottom w:w="0" w:type="dxa"/>
              <w:right w:w="15" w:type="dxa"/>
            </w:tcMar>
            <w:vAlign w:val="bottom"/>
          </w:tcPr>
          <w:p w14:paraId="6610DB71" w14:textId="77777777" w:rsidR="00296D36" w:rsidRPr="002F078A" w:rsidRDefault="00296D36" w:rsidP="00A95F90">
            <w:pPr>
              <w:jc w:val="center"/>
              <w:rPr>
                <w:color w:val="000000"/>
                <w:sz w:val="21"/>
                <w:szCs w:val="21"/>
              </w:rPr>
            </w:pPr>
            <w:r>
              <w:rPr>
                <w:rFonts w:hint="eastAsia"/>
                <w:color w:val="000000"/>
                <w:sz w:val="21"/>
                <w:szCs w:val="21"/>
              </w:rPr>
              <w:t>3.04</w:t>
            </w:r>
          </w:p>
        </w:tc>
        <w:tc>
          <w:tcPr>
            <w:tcW w:w="380" w:type="pct"/>
            <w:tcBorders>
              <w:top w:val="nil"/>
              <w:bottom w:val="nil"/>
            </w:tcBorders>
            <w:shd w:val="clear" w:color="auto" w:fill="auto"/>
            <w:noWrap/>
            <w:tcMar>
              <w:top w:w="15" w:type="dxa"/>
              <w:left w:w="15" w:type="dxa"/>
              <w:bottom w:w="0" w:type="dxa"/>
              <w:right w:w="15" w:type="dxa"/>
            </w:tcMar>
            <w:vAlign w:val="bottom"/>
          </w:tcPr>
          <w:p w14:paraId="2FBF5A83" w14:textId="77777777" w:rsidR="00296D36" w:rsidRPr="002F078A" w:rsidRDefault="00296D36" w:rsidP="00A95F90">
            <w:pPr>
              <w:jc w:val="center"/>
              <w:rPr>
                <w:color w:val="000000"/>
                <w:sz w:val="21"/>
                <w:szCs w:val="21"/>
              </w:rPr>
            </w:pPr>
            <w:r>
              <w:rPr>
                <w:rFonts w:hint="eastAsia"/>
                <w:color w:val="000000"/>
                <w:sz w:val="21"/>
                <w:szCs w:val="21"/>
              </w:rPr>
              <w:t>10.37</w:t>
            </w:r>
          </w:p>
        </w:tc>
        <w:tc>
          <w:tcPr>
            <w:tcW w:w="380" w:type="pct"/>
            <w:tcBorders>
              <w:top w:val="nil"/>
              <w:bottom w:val="nil"/>
            </w:tcBorders>
            <w:shd w:val="clear" w:color="auto" w:fill="auto"/>
            <w:noWrap/>
            <w:tcMar>
              <w:top w:w="15" w:type="dxa"/>
              <w:left w:w="15" w:type="dxa"/>
              <w:bottom w:w="0" w:type="dxa"/>
              <w:right w:w="15" w:type="dxa"/>
            </w:tcMar>
            <w:vAlign w:val="bottom"/>
          </w:tcPr>
          <w:p w14:paraId="5B0032F9" w14:textId="77777777" w:rsidR="00296D36" w:rsidRDefault="00296D36" w:rsidP="00A95F90">
            <w:pPr>
              <w:jc w:val="center"/>
              <w:rPr>
                <w:color w:val="000000"/>
                <w:sz w:val="21"/>
                <w:szCs w:val="21"/>
              </w:rPr>
            </w:pPr>
            <w:r w:rsidRPr="00345A2C">
              <w:rPr>
                <w:rFonts w:hint="eastAsia"/>
                <w:color w:val="000000"/>
                <w:sz w:val="21"/>
                <w:szCs w:val="21"/>
              </w:rPr>
              <w:t>0.27</w:t>
            </w:r>
          </w:p>
        </w:tc>
        <w:tc>
          <w:tcPr>
            <w:tcW w:w="379" w:type="pct"/>
            <w:tcBorders>
              <w:top w:val="nil"/>
              <w:bottom w:val="nil"/>
            </w:tcBorders>
            <w:shd w:val="clear" w:color="auto" w:fill="auto"/>
            <w:noWrap/>
            <w:tcMar>
              <w:top w:w="15" w:type="dxa"/>
              <w:left w:w="15" w:type="dxa"/>
              <w:bottom w:w="0" w:type="dxa"/>
              <w:right w:w="15" w:type="dxa"/>
            </w:tcMar>
            <w:vAlign w:val="bottom"/>
          </w:tcPr>
          <w:p w14:paraId="31B05D10" w14:textId="77777777" w:rsidR="00296D36" w:rsidRDefault="00296D36" w:rsidP="00A95F90">
            <w:pPr>
              <w:jc w:val="center"/>
              <w:rPr>
                <w:color w:val="000000"/>
                <w:sz w:val="21"/>
                <w:szCs w:val="21"/>
              </w:rPr>
            </w:pPr>
            <w:r w:rsidRPr="00345A2C">
              <w:rPr>
                <w:rFonts w:hint="eastAsia"/>
                <w:color w:val="000000"/>
                <w:sz w:val="21"/>
                <w:szCs w:val="21"/>
              </w:rPr>
              <w:t>0.47</w:t>
            </w:r>
          </w:p>
        </w:tc>
        <w:tc>
          <w:tcPr>
            <w:tcW w:w="380" w:type="pct"/>
            <w:tcBorders>
              <w:top w:val="nil"/>
              <w:bottom w:val="nil"/>
            </w:tcBorders>
            <w:shd w:val="clear" w:color="auto" w:fill="auto"/>
            <w:noWrap/>
            <w:tcMar>
              <w:top w:w="15" w:type="dxa"/>
              <w:left w:w="15" w:type="dxa"/>
              <w:bottom w:w="0" w:type="dxa"/>
              <w:right w:w="15" w:type="dxa"/>
            </w:tcMar>
            <w:vAlign w:val="bottom"/>
          </w:tcPr>
          <w:p w14:paraId="55EF0A26" w14:textId="77777777" w:rsidR="00296D36" w:rsidRPr="002F078A" w:rsidRDefault="00296D36" w:rsidP="00A95F90">
            <w:pPr>
              <w:jc w:val="center"/>
              <w:rPr>
                <w:color w:val="000000"/>
                <w:sz w:val="21"/>
                <w:szCs w:val="21"/>
              </w:rPr>
            </w:pPr>
            <w:r w:rsidRPr="00345A2C">
              <w:rPr>
                <w:rFonts w:hint="eastAsia"/>
                <w:color w:val="000000"/>
                <w:sz w:val="21"/>
                <w:szCs w:val="21"/>
              </w:rPr>
              <w:t>5.79</w:t>
            </w:r>
          </w:p>
        </w:tc>
        <w:tc>
          <w:tcPr>
            <w:tcW w:w="380" w:type="pct"/>
            <w:tcBorders>
              <w:top w:val="nil"/>
              <w:bottom w:val="nil"/>
            </w:tcBorders>
            <w:shd w:val="clear" w:color="auto" w:fill="auto"/>
            <w:noWrap/>
            <w:tcMar>
              <w:top w:w="15" w:type="dxa"/>
              <w:left w:w="15" w:type="dxa"/>
              <w:bottom w:w="0" w:type="dxa"/>
              <w:right w:w="15" w:type="dxa"/>
            </w:tcMar>
            <w:vAlign w:val="bottom"/>
          </w:tcPr>
          <w:p w14:paraId="4E653DC1" w14:textId="77777777" w:rsidR="00296D36" w:rsidRDefault="00296D36" w:rsidP="00A95F90">
            <w:pPr>
              <w:jc w:val="center"/>
              <w:rPr>
                <w:color w:val="000000"/>
                <w:sz w:val="21"/>
                <w:szCs w:val="21"/>
              </w:rPr>
            </w:pPr>
            <w:r w:rsidRPr="00345A2C">
              <w:rPr>
                <w:rFonts w:hint="eastAsia"/>
                <w:color w:val="000000"/>
                <w:sz w:val="21"/>
                <w:szCs w:val="21"/>
              </w:rPr>
              <w:t>0.49</w:t>
            </w:r>
          </w:p>
        </w:tc>
        <w:tc>
          <w:tcPr>
            <w:tcW w:w="380" w:type="pct"/>
            <w:tcBorders>
              <w:top w:val="nil"/>
              <w:bottom w:val="nil"/>
            </w:tcBorders>
            <w:shd w:val="clear" w:color="auto" w:fill="auto"/>
            <w:noWrap/>
            <w:tcMar>
              <w:top w:w="15" w:type="dxa"/>
              <w:left w:w="15" w:type="dxa"/>
              <w:bottom w:w="0" w:type="dxa"/>
              <w:right w:w="15" w:type="dxa"/>
            </w:tcMar>
            <w:vAlign w:val="bottom"/>
          </w:tcPr>
          <w:p w14:paraId="1CFEE8D0" w14:textId="77777777" w:rsidR="00296D36" w:rsidRPr="002F078A" w:rsidRDefault="00296D36" w:rsidP="00A95F90">
            <w:pPr>
              <w:jc w:val="center"/>
              <w:rPr>
                <w:color w:val="000000"/>
                <w:sz w:val="21"/>
                <w:szCs w:val="21"/>
              </w:rPr>
            </w:pPr>
            <w:r w:rsidRPr="00345A2C">
              <w:rPr>
                <w:rFonts w:hint="eastAsia"/>
                <w:color w:val="000000"/>
                <w:sz w:val="21"/>
                <w:szCs w:val="21"/>
              </w:rPr>
              <w:t>1.34</w:t>
            </w:r>
          </w:p>
        </w:tc>
        <w:tc>
          <w:tcPr>
            <w:tcW w:w="379" w:type="pct"/>
            <w:tcBorders>
              <w:top w:val="nil"/>
              <w:bottom w:val="nil"/>
            </w:tcBorders>
            <w:shd w:val="clear" w:color="auto" w:fill="auto"/>
            <w:noWrap/>
            <w:tcMar>
              <w:top w:w="15" w:type="dxa"/>
              <w:left w:w="15" w:type="dxa"/>
              <w:bottom w:w="0" w:type="dxa"/>
              <w:right w:w="15" w:type="dxa"/>
            </w:tcMar>
            <w:vAlign w:val="bottom"/>
          </w:tcPr>
          <w:p w14:paraId="7A3622EA" w14:textId="77777777" w:rsidR="00296D36" w:rsidRPr="002F078A" w:rsidRDefault="00296D36" w:rsidP="00A95F90">
            <w:pPr>
              <w:jc w:val="center"/>
              <w:rPr>
                <w:color w:val="000000"/>
                <w:sz w:val="21"/>
                <w:szCs w:val="21"/>
              </w:rPr>
            </w:pPr>
            <w:r w:rsidRPr="00345A2C">
              <w:rPr>
                <w:rFonts w:hint="eastAsia"/>
                <w:color w:val="000000"/>
                <w:sz w:val="21"/>
                <w:szCs w:val="21"/>
              </w:rPr>
              <w:t>11.4</w:t>
            </w:r>
          </w:p>
        </w:tc>
      </w:tr>
      <w:tr w:rsidR="00296D36" w:rsidRPr="002F078A" w14:paraId="3AF510DD" w14:textId="77777777" w:rsidTr="00A95F90">
        <w:trPr>
          <w:trHeight w:val="300"/>
        </w:trPr>
        <w:tc>
          <w:tcPr>
            <w:tcW w:w="1203" w:type="pct"/>
            <w:tcBorders>
              <w:top w:val="nil"/>
            </w:tcBorders>
            <w:shd w:val="clear" w:color="auto" w:fill="auto"/>
            <w:noWrap/>
            <w:tcMar>
              <w:top w:w="15" w:type="dxa"/>
              <w:left w:w="15" w:type="dxa"/>
              <w:bottom w:w="0" w:type="dxa"/>
              <w:right w:w="15" w:type="dxa"/>
            </w:tcMar>
            <w:vAlign w:val="bottom"/>
            <w:hideMark/>
          </w:tcPr>
          <w:p w14:paraId="6680D5D0" w14:textId="77777777" w:rsidR="00296D36" w:rsidRPr="002F078A" w:rsidRDefault="00296D36" w:rsidP="00A95F90">
            <w:pPr>
              <w:jc w:val="left"/>
              <w:rPr>
                <w:color w:val="000000"/>
                <w:sz w:val="21"/>
                <w:szCs w:val="21"/>
              </w:rPr>
            </w:pPr>
            <w:r w:rsidRPr="002B0557">
              <w:rPr>
                <w:i/>
                <w:color w:val="000000"/>
                <w:sz w:val="21"/>
                <w:szCs w:val="21"/>
              </w:rPr>
              <w:t>Chloroflexi</w:t>
            </w:r>
            <w:r>
              <w:rPr>
                <w:rFonts w:hint="eastAsia"/>
                <w:color w:val="000000"/>
                <w:sz w:val="21"/>
                <w:szCs w:val="21"/>
              </w:rPr>
              <w:t xml:space="preserve"> (%)</w:t>
            </w:r>
          </w:p>
        </w:tc>
        <w:tc>
          <w:tcPr>
            <w:tcW w:w="379" w:type="pct"/>
            <w:tcBorders>
              <w:top w:val="nil"/>
            </w:tcBorders>
            <w:shd w:val="clear" w:color="auto" w:fill="auto"/>
            <w:noWrap/>
            <w:tcMar>
              <w:top w:w="15" w:type="dxa"/>
              <w:left w:w="15" w:type="dxa"/>
              <w:bottom w:w="0" w:type="dxa"/>
              <w:right w:w="15" w:type="dxa"/>
            </w:tcMar>
            <w:vAlign w:val="bottom"/>
            <w:hideMark/>
          </w:tcPr>
          <w:p w14:paraId="77977383" w14:textId="77777777" w:rsidR="00296D36" w:rsidRPr="002F078A" w:rsidRDefault="00296D36" w:rsidP="00A95F90">
            <w:pPr>
              <w:jc w:val="center"/>
              <w:rPr>
                <w:color w:val="000000"/>
                <w:sz w:val="21"/>
                <w:szCs w:val="21"/>
              </w:rPr>
            </w:pPr>
            <w:r w:rsidRPr="002F078A">
              <w:rPr>
                <w:rFonts w:hint="eastAsia"/>
                <w:color w:val="000000"/>
                <w:sz w:val="21"/>
                <w:szCs w:val="21"/>
              </w:rPr>
              <w:t>9.64</w:t>
            </w:r>
          </w:p>
        </w:tc>
        <w:tc>
          <w:tcPr>
            <w:tcW w:w="384" w:type="pct"/>
            <w:tcBorders>
              <w:top w:val="nil"/>
            </w:tcBorders>
            <w:shd w:val="clear" w:color="auto" w:fill="auto"/>
            <w:noWrap/>
            <w:tcMar>
              <w:top w:w="15" w:type="dxa"/>
              <w:left w:w="15" w:type="dxa"/>
              <w:bottom w:w="0" w:type="dxa"/>
              <w:right w:w="15" w:type="dxa"/>
            </w:tcMar>
            <w:vAlign w:val="bottom"/>
            <w:hideMark/>
          </w:tcPr>
          <w:p w14:paraId="08375876" w14:textId="77777777" w:rsidR="00296D36" w:rsidRPr="002F078A" w:rsidRDefault="00296D36" w:rsidP="00A95F90">
            <w:pPr>
              <w:jc w:val="center"/>
              <w:rPr>
                <w:color w:val="000000"/>
                <w:sz w:val="21"/>
                <w:szCs w:val="21"/>
              </w:rPr>
            </w:pPr>
            <w:r w:rsidRPr="002F078A">
              <w:rPr>
                <w:rFonts w:hint="eastAsia"/>
                <w:color w:val="000000"/>
                <w:sz w:val="21"/>
                <w:szCs w:val="21"/>
              </w:rPr>
              <w:t>11.86</w:t>
            </w:r>
          </w:p>
        </w:tc>
        <w:tc>
          <w:tcPr>
            <w:tcW w:w="376" w:type="pct"/>
            <w:tcBorders>
              <w:top w:val="nil"/>
            </w:tcBorders>
            <w:shd w:val="clear" w:color="auto" w:fill="auto"/>
            <w:noWrap/>
            <w:tcMar>
              <w:top w:w="15" w:type="dxa"/>
              <w:left w:w="15" w:type="dxa"/>
              <w:bottom w:w="0" w:type="dxa"/>
              <w:right w:w="15" w:type="dxa"/>
            </w:tcMar>
            <w:vAlign w:val="bottom"/>
            <w:hideMark/>
          </w:tcPr>
          <w:p w14:paraId="4E4961AF" w14:textId="77777777" w:rsidR="00296D36" w:rsidRPr="002F078A" w:rsidRDefault="00296D36" w:rsidP="00A95F90">
            <w:pPr>
              <w:jc w:val="center"/>
              <w:rPr>
                <w:color w:val="000000"/>
                <w:sz w:val="21"/>
                <w:szCs w:val="21"/>
              </w:rPr>
            </w:pPr>
            <w:r w:rsidRPr="002F078A">
              <w:rPr>
                <w:rFonts w:hint="eastAsia"/>
                <w:color w:val="000000"/>
                <w:sz w:val="21"/>
                <w:szCs w:val="21"/>
              </w:rPr>
              <w:t>11.57</w:t>
            </w:r>
          </w:p>
        </w:tc>
        <w:tc>
          <w:tcPr>
            <w:tcW w:w="380" w:type="pct"/>
            <w:tcBorders>
              <w:top w:val="nil"/>
            </w:tcBorders>
            <w:shd w:val="clear" w:color="auto" w:fill="auto"/>
            <w:noWrap/>
            <w:tcMar>
              <w:top w:w="15" w:type="dxa"/>
              <w:left w:w="15" w:type="dxa"/>
              <w:bottom w:w="0" w:type="dxa"/>
              <w:right w:w="15" w:type="dxa"/>
            </w:tcMar>
            <w:vAlign w:val="bottom"/>
            <w:hideMark/>
          </w:tcPr>
          <w:p w14:paraId="703566F7" w14:textId="77777777" w:rsidR="00296D36" w:rsidRPr="002F078A" w:rsidRDefault="00296D36" w:rsidP="00A95F90">
            <w:pPr>
              <w:jc w:val="center"/>
              <w:rPr>
                <w:color w:val="000000"/>
                <w:sz w:val="21"/>
                <w:szCs w:val="21"/>
              </w:rPr>
            </w:pPr>
            <w:r w:rsidRPr="002F078A">
              <w:rPr>
                <w:rFonts w:hint="eastAsia"/>
                <w:color w:val="000000"/>
                <w:sz w:val="21"/>
                <w:szCs w:val="21"/>
              </w:rPr>
              <w:t>27.41</w:t>
            </w:r>
          </w:p>
        </w:tc>
        <w:tc>
          <w:tcPr>
            <w:tcW w:w="380" w:type="pct"/>
            <w:tcBorders>
              <w:top w:val="nil"/>
            </w:tcBorders>
            <w:shd w:val="clear" w:color="auto" w:fill="auto"/>
            <w:noWrap/>
            <w:tcMar>
              <w:top w:w="15" w:type="dxa"/>
              <w:left w:w="15" w:type="dxa"/>
              <w:bottom w:w="0" w:type="dxa"/>
              <w:right w:w="15" w:type="dxa"/>
            </w:tcMar>
            <w:vAlign w:val="bottom"/>
            <w:hideMark/>
          </w:tcPr>
          <w:p w14:paraId="4BBBFD41" w14:textId="77777777" w:rsidR="00296D36" w:rsidRPr="002F078A" w:rsidRDefault="00296D36" w:rsidP="00A95F90">
            <w:pPr>
              <w:jc w:val="center"/>
              <w:rPr>
                <w:color w:val="000000"/>
                <w:sz w:val="21"/>
                <w:szCs w:val="21"/>
              </w:rPr>
            </w:pPr>
            <w:r w:rsidRPr="002F078A">
              <w:rPr>
                <w:rFonts w:hint="eastAsia"/>
                <w:color w:val="000000"/>
                <w:sz w:val="21"/>
                <w:szCs w:val="21"/>
              </w:rPr>
              <w:t>19.11</w:t>
            </w:r>
          </w:p>
        </w:tc>
        <w:tc>
          <w:tcPr>
            <w:tcW w:w="379" w:type="pct"/>
            <w:tcBorders>
              <w:top w:val="nil"/>
            </w:tcBorders>
            <w:shd w:val="clear" w:color="auto" w:fill="auto"/>
            <w:noWrap/>
            <w:tcMar>
              <w:top w:w="15" w:type="dxa"/>
              <w:left w:w="15" w:type="dxa"/>
              <w:bottom w:w="0" w:type="dxa"/>
              <w:right w:w="15" w:type="dxa"/>
            </w:tcMar>
            <w:vAlign w:val="bottom"/>
            <w:hideMark/>
          </w:tcPr>
          <w:p w14:paraId="05EF7345" w14:textId="77777777" w:rsidR="00296D36" w:rsidRPr="002F078A" w:rsidRDefault="00296D36" w:rsidP="00A95F90">
            <w:pPr>
              <w:jc w:val="center"/>
              <w:rPr>
                <w:color w:val="000000"/>
                <w:sz w:val="21"/>
                <w:szCs w:val="21"/>
              </w:rPr>
            </w:pPr>
            <w:r w:rsidRPr="002F078A">
              <w:rPr>
                <w:rFonts w:hint="eastAsia"/>
                <w:color w:val="000000"/>
                <w:sz w:val="21"/>
                <w:szCs w:val="21"/>
              </w:rPr>
              <w:t>12.12</w:t>
            </w:r>
          </w:p>
        </w:tc>
        <w:tc>
          <w:tcPr>
            <w:tcW w:w="380" w:type="pct"/>
            <w:tcBorders>
              <w:top w:val="nil"/>
            </w:tcBorders>
            <w:shd w:val="clear" w:color="auto" w:fill="auto"/>
            <w:noWrap/>
            <w:tcMar>
              <w:top w:w="15" w:type="dxa"/>
              <w:left w:w="15" w:type="dxa"/>
              <w:bottom w:w="0" w:type="dxa"/>
              <w:right w:w="15" w:type="dxa"/>
            </w:tcMar>
            <w:vAlign w:val="bottom"/>
            <w:hideMark/>
          </w:tcPr>
          <w:p w14:paraId="4E25CA93" w14:textId="77777777" w:rsidR="00296D36" w:rsidRPr="002F078A" w:rsidRDefault="00296D36" w:rsidP="00A95F90">
            <w:pPr>
              <w:jc w:val="center"/>
              <w:rPr>
                <w:color w:val="000000"/>
                <w:sz w:val="21"/>
                <w:szCs w:val="21"/>
              </w:rPr>
            </w:pPr>
            <w:r w:rsidRPr="002F078A">
              <w:rPr>
                <w:rFonts w:hint="eastAsia"/>
                <w:color w:val="000000"/>
                <w:sz w:val="21"/>
                <w:szCs w:val="21"/>
              </w:rPr>
              <w:t>22.15</w:t>
            </w:r>
          </w:p>
        </w:tc>
        <w:tc>
          <w:tcPr>
            <w:tcW w:w="380" w:type="pct"/>
            <w:tcBorders>
              <w:top w:val="nil"/>
            </w:tcBorders>
            <w:shd w:val="clear" w:color="auto" w:fill="auto"/>
            <w:noWrap/>
            <w:tcMar>
              <w:top w:w="15" w:type="dxa"/>
              <w:left w:w="15" w:type="dxa"/>
              <w:bottom w:w="0" w:type="dxa"/>
              <w:right w:w="15" w:type="dxa"/>
            </w:tcMar>
            <w:vAlign w:val="bottom"/>
            <w:hideMark/>
          </w:tcPr>
          <w:p w14:paraId="1AD93F33" w14:textId="77777777" w:rsidR="00296D36" w:rsidRPr="002F078A" w:rsidRDefault="00296D36" w:rsidP="00A95F90">
            <w:pPr>
              <w:jc w:val="center"/>
              <w:rPr>
                <w:color w:val="000000"/>
                <w:sz w:val="21"/>
                <w:szCs w:val="21"/>
              </w:rPr>
            </w:pPr>
            <w:r w:rsidRPr="002F078A">
              <w:rPr>
                <w:rFonts w:hint="eastAsia"/>
                <w:color w:val="000000"/>
                <w:sz w:val="21"/>
                <w:szCs w:val="21"/>
              </w:rPr>
              <w:t>16.20</w:t>
            </w:r>
          </w:p>
        </w:tc>
        <w:tc>
          <w:tcPr>
            <w:tcW w:w="380" w:type="pct"/>
            <w:tcBorders>
              <w:top w:val="nil"/>
            </w:tcBorders>
            <w:shd w:val="clear" w:color="auto" w:fill="auto"/>
            <w:noWrap/>
            <w:tcMar>
              <w:top w:w="15" w:type="dxa"/>
              <w:left w:w="15" w:type="dxa"/>
              <w:bottom w:w="0" w:type="dxa"/>
              <w:right w:w="15" w:type="dxa"/>
            </w:tcMar>
            <w:vAlign w:val="bottom"/>
            <w:hideMark/>
          </w:tcPr>
          <w:p w14:paraId="1B5A3A2E" w14:textId="77777777" w:rsidR="00296D36" w:rsidRPr="002F078A" w:rsidRDefault="00296D36" w:rsidP="00A95F90">
            <w:pPr>
              <w:jc w:val="center"/>
              <w:rPr>
                <w:color w:val="000000"/>
                <w:sz w:val="21"/>
                <w:szCs w:val="21"/>
              </w:rPr>
            </w:pPr>
            <w:r w:rsidRPr="002F078A">
              <w:rPr>
                <w:rFonts w:hint="eastAsia"/>
                <w:color w:val="000000"/>
                <w:sz w:val="21"/>
                <w:szCs w:val="21"/>
              </w:rPr>
              <w:t>12.70</w:t>
            </w:r>
          </w:p>
        </w:tc>
        <w:tc>
          <w:tcPr>
            <w:tcW w:w="379" w:type="pct"/>
            <w:tcBorders>
              <w:top w:val="nil"/>
            </w:tcBorders>
            <w:shd w:val="clear" w:color="auto" w:fill="auto"/>
            <w:noWrap/>
            <w:tcMar>
              <w:top w:w="15" w:type="dxa"/>
              <w:left w:w="15" w:type="dxa"/>
              <w:bottom w:w="0" w:type="dxa"/>
              <w:right w:w="15" w:type="dxa"/>
            </w:tcMar>
            <w:vAlign w:val="bottom"/>
            <w:hideMark/>
          </w:tcPr>
          <w:p w14:paraId="6F76C875" w14:textId="77777777" w:rsidR="00296D36" w:rsidRPr="002F078A" w:rsidRDefault="00296D36" w:rsidP="00A95F90">
            <w:pPr>
              <w:jc w:val="center"/>
              <w:rPr>
                <w:color w:val="000000"/>
                <w:sz w:val="21"/>
                <w:szCs w:val="21"/>
              </w:rPr>
            </w:pPr>
            <w:r w:rsidRPr="002F078A">
              <w:rPr>
                <w:rFonts w:hint="eastAsia"/>
                <w:color w:val="000000"/>
                <w:sz w:val="21"/>
                <w:szCs w:val="21"/>
              </w:rPr>
              <w:t>25.87</w:t>
            </w:r>
          </w:p>
        </w:tc>
      </w:tr>
      <w:tr w:rsidR="00296D36" w:rsidRPr="002F078A" w14:paraId="645136B0" w14:textId="77777777" w:rsidTr="00A95F90">
        <w:trPr>
          <w:trHeight w:val="300"/>
        </w:trPr>
        <w:tc>
          <w:tcPr>
            <w:tcW w:w="1203" w:type="pct"/>
            <w:shd w:val="clear" w:color="auto" w:fill="auto"/>
            <w:noWrap/>
            <w:tcMar>
              <w:top w:w="15" w:type="dxa"/>
              <w:left w:w="15" w:type="dxa"/>
              <w:bottom w:w="0" w:type="dxa"/>
              <w:right w:w="15" w:type="dxa"/>
            </w:tcMar>
            <w:vAlign w:val="bottom"/>
            <w:hideMark/>
          </w:tcPr>
          <w:p w14:paraId="6694B889" w14:textId="77777777" w:rsidR="00296D36" w:rsidRPr="002F078A" w:rsidRDefault="00296D36" w:rsidP="00A95F90">
            <w:pPr>
              <w:jc w:val="left"/>
              <w:rPr>
                <w:color w:val="000000"/>
                <w:sz w:val="21"/>
                <w:szCs w:val="21"/>
              </w:rPr>
            </w:pPr>
            <w:r>
              <w:rPr>
                <w:rFonts w:hint="eastAsia"/>
                <w:color w:val="000000"/>
                <w:sz w:val="21"/>
                <w:szCs w:val="21"/>
              </w:rPr>
              <w:t>DHC</w:t>
            </w:r>
            <w:r>
              <w:rPr>
                <w:color w:val="000000"/>
                <w:sz w:val="21"/>
                <w:szCs w:val="21"/>
              </w:rPr>
              <w:t>/CHL</w:t>
            </w:r>
            <w:r>
              <w:rPr>
                <w:rFonts w:hint="eastAsia"/>
                <w:color w:val="000000"/>
                <w:sz w:val="21"/>
                <w:szCs w:val="21"/>
              </w:rPr>
              <w:t xml:space="preserve"> (%)</w:t>
            </w:r>
          </w:p>
        </w:tc>
        <w:tc>
          <w:tcPr>
            <w:tcW w:w="379" w:type="pct"/>
            <w:shd w:val="clear" w:color="auto" w:fill="auto"/>
            <w:noWrap/>
            <w:tcMar>
              <w:top w:w="15" w:type="dxa"/>
              <w:left w:w="15" w:type="dxa"/>
              <w:bottom w:w="0" w:type="dxa"/>
              <w:right w:w="15" w:type="dxa"/>
            </w:tcMar>
            <w:vAlign w:val="bottom"/>
            <w:hideMark/>
          </w:tcPr>
          <w:p w14:paraId="72786032" w14:textId="77777777" w:rsidR="00296D36" w:rsidRPr="002F078A" w:rsidRDefault="00296D36" w:rsidP="00A95F90">
            <w:pPr>
              <w:ind w:leftChars="2" w:left="234" w:hangingChars="109" w:hanging="229"/>
              <w:jc w:val="center"/>
              <w:rPr>
                <w:color w:val="000000"/>
                <w:sz w:val="21"/>
                <w:szCs w:val="21"/>
              </w:rPr>
            </w:pPr>
            <w:r>
              <w:rPr>
                <w:rFonts w:hint="eastAsia"/>
                <w:color w:val="000000"/>
                <w:sz w:val="21"/>
                <w:szCs w:val="21"/>
              </w:rPr>
              <w:t>-</w:t>
            </w:r>
          </w:p>
        </w:tc>
        <w:tc>
          <w:tcPr>
            <w:tcW w:w="384" w:type="pct"/>
            <w:shd w:val="clear" w:color="auto" w:fill="auto"/>
            <w:noWrap/>
            <w:tcMar>
              <w:top w:w="15" w:type="dxa"/>
              <w:left w:w="15" w:type="dxa"/>
              <w:bottom w:w="0" w:type="dxa"/>
              <w:right w:w="15" w:type="dxa"/>
            </w:tcMar>
            <w:vAlign w:val="bottom"/>
            <w:hideMark/>
          </w:tcPr>
          <w:p w14:paraId="0F0F44BF" w14:textId="77777777" w:rsidR="00296D36" w:rsidRPr="002F078A" w:rsidRDefault="00296D36" w:rsidP="00A95F90">
            <w:pPr>
              <w:jc w:val="center"/>
              <w:rPr>
                <w:color w:val="000000"/>
                <w:sz w:val="21"/>
                <w:szCs w:val="21"/>
              </w:rPr>
            </w:pPr>
            <w:r w:rsidRPr="002F078A">
              <w:rPr>
                <w:color w:val="000000"/>
                <w:sz w:val="21"/>
                <w:szCs w:val="21"/>
              </w:rPr>
              <w:t>0.11</w:t>
            </w:r>
          </w:p>
        </w:tc>
        <w:tc>
          <w:tcPr>
            <w:tcW w:w="376" w:type="pct"/>
            <w:shd w:val="clear" w:color="auto" w:fill="auto"/>
            <w:noWrap/>
            <w:tcMar>
              <w:top w:w="15" w:type="dxa"/>
              <w:left w:w="15" w:type="dxa"/>
              <w:bottom w:w="0" w:type="dxa"/>
              <w:right w:w="15" w:type="dxa"/>
            </w:tcMar>
            <w:vAlign w:val="bottom"/>
            <w:hideMark/>
          </w:tcPr>
          <w:p w14:paraId="57CCFA20" w14:textId="77777777" w:rsidR="00296D36" w:rsidRPr="002F078A" w:rsidRDefault="00296D36" w:rsidP="00A95F90">
            <w:pPr>
              <w:jc w:val="center"/>
              <w:rPr>
                <w:color w:val="000000"/>
                <w:sz w:val="21"/>
                <w:szCs w:val="21"/>
              </w:rPr>
            </w:pPr>
            <w:r w:rsidRPr="002F078A">
              <w:rPr>
                <w:color w:val="000000"/>
                <w:sz w:val="21"/>
                <w:szCs w:val="21"/>
              </w:rPr>
              <w:t>6.72</w:t>
            </w:r>
          </w:p>
        </w:tc>
        <w:tc>
          <w:tcPr>
            <w:tcW w:w="380" w:type="pct"/>
            <w:shd w:val="clear" w:color="auto" w:fill="auto"/>
            <w:noWrap/>
            <w:tcMar>
              <w:top w:w="15" w:type="dxa"/>
              <w:left w:w="15" w:type="dxa"/>
              <w:bottom w:w="0" w:type="dxa"/>
              <w:right w:w="15" w:type="dxa"/>
            </w:tcMar>
            <w:vAlign w:val="bottom"/>
            <w:hideMark/>
          </w:tcPr>
          <w:p w14:paraId="6DA473F1" w14:textId="77777777" w:rsidR="00296D36" w:rsidRPr="002F078A" w:rsidRDefault="00296D36" w:rsidP="00A95F90">
            <w:pPr>
              <w:jc w:val="center"/>
              <w:rPr>
                <w:color w:val="000000"/>
                <w:sz w:val="21"/>
                <w:szCs w:val="21"/>
              </w:rPr>
            </w:pPr>
            <w:r w:rsidRPr="002F078A">
              <w:rPr>
                <w:color w:val="000000"/>
                <w:sz w:val="21"/>
                <w:szCs w:val="21"/>
              </w:rPr>
              <w:t>15.07</w:t>
            </w:r>
          </w:p>
        </w:tc>
        <w:tc>
          <w:tcPr>
            <w:tcW w:w="380" w:type="pct"/>
            <w:shd w:val="clear" w:color="auto" w:fill="auto"/>
            <w:noWrap/>
            <w:tcMar>
              <w:top w:w="15" w:type="dxa"/>
              <w:left w:w="15" w:type="dxa"/>
              <w:bottom w:w="0" w:type="dxa"/>
              <w:right w:w="15" w:type="dxa"/>
            </w:tcMar>
            <w:vAlign w:val="bottom"/>
            <w:hideMark/>
          </w:tcPr>
          <w:p w14:paraId="5900C7FB" w14:textId="77777777" w:rsidR="00296D36" w:rsidRPr="002F078A" w:rsidRDefault="00296D36" w:rsidP="00A95F90">
            <w:pPr>
              <w:jc w:val="center"/>
              <w:rPr>
                <w:color w:val="000000"/>
                <w:sz w:val="21"/>
                <w:szCs w:val="21"/>
              </w:rPr>
            </w:pPr>
            <w:r>
              <w:rPr>
                <w:rFonts w:hint="eastAsia"/>
                <w:color w:val="000000"/>
                <w:sz w:val="21"/>
                <w:szCs w:val="21"/>
              </w:rPr>
              <w:t>-</w:t>
            </w:r>
          </w:p>
        </w:tc>
        <w:tc>
          <w:tcPr>
            <w:tcW w:w="379" w:type="pct"/>
            <w:shd w:val="clear" w:color="auto" w:fill="auto"/>
            <w:noWrap/>
            <w:tcMar>
              <w:top w:w="15" w:type="dxa"/>
              <w:left w:w="15" w:type="dxa"/>
              <w:bottom w:w="0" w:type="dxa"/>
              <w:right w:w="15" w:type="dxa"/>
            </w:tcMar>
            <w:vAlign w:val="bottom"/>
            <w:hideMark/>
          </w:tcPr>
          <w:p w14:paraId="0E04C386" w14:textId="77777777" w:rsidR="00296D36" w:rsidRPr="002F078A" w:rsidRDefault="00296D36" w:rsidP="00A95F90">
            <w:pPr>
              <w:jc w:val="center"/>
              <w:rPr>
                <w:color w:val="000000"/>
                <w:sz w:val="21"/>
                <w:szCs w:val="21"/>
              </w:rPr>
            </w:pPr>
            <w:r>
              <w:rPr>
                <w:rFonts w:hint="eastAsia"/>
                <w:color w:val="000000"/>
                <w:sz w:val="21"/>
                <w:szCs w:val="21"/>
              </w:rPr>
              <w:t>-</w:t>
            </w:r>
          </w:p>
        </w:tc>
        <w:tc>
          <w:tcPr>
            <w:tcW w:w="380" w:type="pct"/>
            <w:shd w:val="clear" w:color="auto" w:fill="auto"/>
            <w:noWrap/>
            <w:tcMar>
              <w:top w:w="15" w:type="dxa"/>
              <w:left w:w="15" w:type="dxa"/>
              <w:bottom w:w="0" w:type="dxa"/>
              <w:right w:w="15" w:type="dxa"/>
            </w:tcMar>
            <w:vAlign w:val="bottom"/>
            <w:hideMark/>
          </w:tcPr>
          <w:p w14:paraId="67CDAF43" w14:textId="77777777" w:rsidR="00296D36" w:rsidRPr="002F078A" w:rsidRDefault="00296D36" w:rsidP="00A95F90">
            <w:pPr>
              <w:jc w:val="center"/>
              <w:rPr>
                <w:color w:val="000000"/>
                <w:sz w:val="21"/>
                <w:szCs w:val="21"/>
              </w:rPr>
            </w:pPr>
            <w:r w:rsidRPr="002F078A">
              <w:rPr>
                <w:color w:val="000000"/>
                <w:sz w:val="21"/>
                <w:szCs w:val="21"/>
              </w:rPr>
              <w:t>0.20</w:t>
            </w:r>
          </w:p>
        </w:tc>
        <w:tc>
          <w:tcPr>
            <w:tcW w:w="380" w:type="pct"/>
            <w:shd w:val="clear" w:color="auto" w:fill="auto"/>
            <w:noWrap/>
            <w:tcMar>
              <w:top w:w="15" w:type="dxa"/>
              <w:left w:w="15" w:type="dxa"/>
              <w:bottom w:w="0" w:type="dxa"/>
              <w:right w:w="15" w:type="dxa"/>
            </w:tcMar>
            <w:vAlign w:val="bottom"/>
            <w:hideMark/>
          </w:tcPr>
          <w:p w14:paraId="58C99766" w14:textId="77777777" w:rsidR="00296D36" w:rsidRPr="002F078A" w:rsidRDefault="00296D36" w:rsidP="00A95F90">
            <w:pPr>
              <w:jc w:val="center"/>
              <w:rPr>
                <w:color w:val="000000"/>
                <w:sz w:val="21"/>
                <w:szCs w:val="21"/>
              </w:rPr>
            </w:pPr>
            <w:r>
              <w:rPr>
                <w:rFonts w:hint="eastAsia"/>
                <w:color w:val="000000"/>
                <w:sz w:val="21"/>
                <w:szCs w:val="21"/>
              </w:rPr>
              <w:t>-</w:t>
            </w:r>
          </w:p>
        </w:tc>
        <w:tc>
          <w:tcPr>
            <w:tcW w:w="380" w:type="pct"/>
            <w:shd w:val="clear" w:color="auto" w:fill="auto"/>
            <w:noWrap/>
            <w:tcMar>
              <w:top w:w="15" w:type="dxa"/>
              <w:left w:w="15" w:type="dxa"/>
              <w:bottom w:w="0" w:type="dxa"/>
              <w:right w:w="15" w:type="dxa"/>
            </w:tcMar>
            <w:vAlign w:val="bottom"/>
            <w:hideMark/>
          </w:tcPr>
          <w:p w14:paraId="48C1F9C6" w14:textId="77777777" w:rsidR="00296D36" w:rsidRPr="002F078A" w:rsidRDefault="00296D36" w:rsidP="00A95F90">
            <w:pPr>
              <w:jc w:val="center"/>
              <w:rPr>
                <w:color w:val="000000"/>
                <w:sz w:val="21"/>
                <w:szCs w:val="21"/>
              </w:rPr>
            </w:pPr>
            <w:r w:rsidRPr="002F078A">
              <w:rPr>
                <w:color w:val="000000"/>
                <w:sz w:val="21"/>
                <w:szCs w:val="21"/>
              </w:rPr>
              <w:t>1.45</w:t>
            </w:r>
          </w:p>
        </w:tc>
        <w:tc>
          <w:tcPr>
            <w:tcW w:w="379" w:type="pct"/>
            <w:shd w:val="clear" w:color="auto" w:fill="auto"/>
            <w:noWrap/>
            <w:tcMar>
              <w:top w:w="15" w:type="dxa"/>
              <w:left w:w="15" w:type="dxa"/>
              <w:bottom w:w="0" w:type="dxa"/>
              <w:right w:w="15" w:type="dxa"/>
            </w:tcMar>
            <w:vAlign w:val="bottom"/>
            <w:hideMark/>
          </w:tcPr>
          <w:p w14:paraId="5497F2FA" w14:textId="77777777" w:rsidR="00296D36" w:rsidRPr="002F078A" w:rsidRDefault="00296D36" w:rsidP="00A95F90">
            <w:pPr>
              <w:jc w:val="center"/>
              <w:rPr>
                <w:color w:val="000000"/>
                <w:sz w:val="21"/>
                <w:szCs w:val="21"/>
              </w:rPr>
            </w:pPr>
            <w:r w:rsidRPr="002F078A">
              <w:rPr>
                <w:color w:val="000000"/>
                <w:sz w:val="21"/>
                <w:szCs w:val="21"/>
              </w:rPr>
              <w:t>5.14</w:t>
            </w:r>
          </w:p>
        </w:tc>
      </w:tr>
      <w:tr w:rsidR="00296D36" w:rsidRPr="002F078A" w14:paraId="6D8E89E7" w14:textId="77777777" w:rsidTr="00A95F90">
        <w:trPr>
          <w:trHeight w:val="300"/>
        </w:trPr>
        <w:tc>
          <w:tcPr>
            <w:tcW w:w="1203" w:type="pct"/>
            <w:tcBorders>
              <w:bottom w:val="single" w:sz="8" w:space="0" w:color="auto"/>
            </w:tcBorders>
            <w:shd w:val="clear" w:color="auto" w:fill="auto"/>
            <w:noWrap/>
            <w:tcMar>
              <w:top w:w="15" w:type="dxa"/>
              <w:left w:w="15" w:type="dxa"/>
              <w:bottom w:w="0" w:type="dxa"/>
              <w:right w:w="15" w:type="dxa"/>
            </w:tcMar>
            <w:vAlign w:val="bottom"/>
          </w:tcPr>
          <w:p w14:paraId="1AABDDEC" w14:textId="77777777" w:rsidR="00296D36" w:rsidRDefault="00296D36" w:rsidP="00A95F90">
            <w:pPr>
              <w:jc w:val="left"/>
              <w:rPr>
                <w:i/>
                <w:color w:val="000000"/>
                <w:sz w:val="21"/>
                <w:szCs w:val="21"/>
              </w:rPr>
            </w:pPr>
            <w:r w:rsidRPr="0080362A">
              <w:rPr>
                <w:i/>
                <w:color w:val="000000"/>
                <w:sz w:val="21"/>
                <w:szCs w:val="21"/>
              </w:rPr>
              <w:t>Dehalococcoidales</w:t>
            </w:r>
            <w:r>
              <w:rPr>
                <w:rFonts w:hint="eastAsia"/>
                <w:i/>
                <w:color w:val="000000"/>
                <w:sz w:val="21"/>
                <w:szCs w:val="21"/>
              </w:rPr>
              <w:t>/</w:t>
            </w:r>
          </w:p>
          <w:p w14:paraId="4E6D745C" w14:textId="77777777" w:rsidR="00296D36" w:rsidRDefault="00296D36" w:rsidP="00A95F90">
            <w:pPr>
              <w:jc w:val="left"/>
              <w:rPr>
                <w:color w:val="000000"/>
                <w:sz w:val="21"/>
                <w:szCs w:val="21"/>
              </w:rPr>
            </w:pPr>
            <w:r w:rsidRPr="002B0557">
              <w:rPr>
                <w:i/>
                <w:color w:val="000000"/>
                <w:sz w:val="21"/>
                <w:szCs w:val="21"/>
              </w:rPr>
              <w:t>Chloroflexi</w:t>
            </w:r>
            <w:r>
              <w:rPr>
                <w:rFonts w:hint="eastAsia"/>
                <w:color w:val="000000"/>
                <w:sz w:val="21"/>
                <w:szCs w:val="21"/>
              </w:rPr>
              <w:t xml:space="preserve"> (%)</w:t>
            </w:r>
          </w:p>
        </w:tc>
        <w:tc>
          <w:tcPr>
            <w:tcW w:w="379" w:type="pct"/>
            <w:tcBorders>
              <w:bottom w:val="single" w:sz="8" w:space="0" w:color="auto"/>
            </w:tcBorders>
            <w:shd w:val="clear" w:color="auto" w:fill="auto"/>
            <w:noWrap/>
            <w:tcMar>
              <w:top w:w="15" w:type="dxa"/>
              <w:left w:w="15" w:type="dxa"/>
              <w:bottom w:w="0" w:type="dxa"/>
              <w:right w:w="15" w:type="dxa"/>
            </w:tcMar>
            <w:vAlign w:val="center"/>
          </w:tcPr>
          <w:p w14:paraId="5815CE27" w14:textId="77777777" w:rsidR="00296D36" w:rsidRDefault="00296D36" w:rsidP="00A95F90">
            <w:pPr>
              <w:jc w:val="center"/>
              <w:rPr>
                <w:color w:val="000000"/>
                <w:sz w:val="21"/>
                <w:szCs w:val="21"/>
              </w:rPr>
            </w:pPr>
            <w:r>
              <w:rPr>
                <w:color w:val="000000"/>
                <w:sz w:val="21"/>
                <w:szCs w:val="21"/>
              </w:rPr>
              <w:t>3.42</w:t>
            </w:r>
          </w:p>
        </w:tc>
        <w:tc>
          <w:tcPr>
            <w:tcW w:w="384" w:type="pct"/>
            <w:tcBorders>
              <w:bottom w:val="single" w:sz="8" w:space="0" w:color="auto"/>
            </w:tcBorders>
            <w:shd w:val="clear" w:color="auto" w:fill="auto"/>
            <w:noWrap/>
            <w:tcMar>
              <w:top w:w="15" w:type="dxa"/>
              <w:left w:w="15" w:type="dxa"/>
              <w:bottom w:w="0" w:type="dxa"/>
              <w:right w:w="15" w:type="dxa"/>
            </w:tcMar>
            <w:vAlign w:val="center"/>
          </w:tcPr>
          <w:p w14:paraId="57929B1D" w14:textId="77777777" w:rsidR="00296D36" w:rsidRPr="002F078A" w:rsidRDefault="00296D36" w:rsidP="00A95F90">
            <w:pPr>
              <w:jc w:val="center"/>
              <w:rPr>
                <w:color w:val="000000"/>
                <w:sz w:val="21"/>
                <w:szCs w:val="21"/>
              </w:rPr>
            </w:pPr>
            <w:r>
              <w:rPr>
                <w:color w:val="000000"/>
                <w:sz w:val="21"/>
                <w:szCs w:val="21"/>
              </w:rPr>
              <w:t>4.05</w:t>
            </w:r>
          </w:p>
        </w:tc>
        <w:tc>
          <w:tcPr>
            <w:tcW w:w="376" w:type="pct"/>
            <w:tcBorders>
              <w:bottom w:val="single" w:sz="8" w:space="0" w:color="auto"/>
            </w:tcBorders>
            <w:shd w:val="clear" w:color="auto" w:fill="auto"/>
            <w:noWrap/>
            <w:tcMar>
              <w:top w:w="15" w:type="dxa"/>
              <w:left w:w="15" w:type="dxa"/>
              <w:bottom w:w="0" w:type="dxa"/>
              <w:right w:w="15" w:type="dxa"/>
            </w:tcMar>
            <w:vAlign w:val="center"/>
          </w:tcPr>
          <w:p w14:paraId="2E55856C" w14:textId="77777777" w:rsidR="00296D36" w:rsidRPr="002F078A" w:rsidRDefault="00296D36" w:rsidP="00A95F90">
            <w:pPr>
              <w:jc w:val="center"/>
              <w:rPr>
                <w:color w:val="000000"/>
                <w:sz w:val="21"/>
                <w:szCs w:val="21"/>
              </w:rPr>
            </w:pPr>
            <w:r>
              <w:rPr>
                <w:color w:val="000000"/>
                <w:sz w:val="21"/>
                <w:szCs w:val="21"/>
              </w:rPr>
              <w:t>26.27</w:t>
            </w:r>
          </w:p>
        </w:tc>
        <w:tc>
          <w:tcPr>
            <w:tcW w:w="380" w:type="pct"/>
            <w:tcBorders>
              <w:bottom w:val="single" w:sz="8" w:space="0" w:color="auto"/>
            </w:tcBorders>
            <w:shd w:val="clear" w:color="auto" w:fill="auto"/>
            <w:noWrap/>
            <w:tcMar>
              <w:top w:w="15" w:type="dxa"/>
              <w:left w:w="15" w:type="dxa"/>
              <w:bottom w:w="0" w:type="dxa"/>
              <w:right w:w="15" w:type="dxa"/>
            </w:tcMar>
            <w:vAlign w:val="center"/>
          </w:tcPr>
          <w:p w14:paraId="21EC4A91" w14:textId="77777777" w:rsidR="00296D36" w:rsidRPr="002F078A" w:rsidRDefault="00296D36" w:rsidP="00A95F90">
            <w:pPr>
              <w:jc w:val="center"/>
              <w:rPr>
                <w:color w:val="000000"/>
                <w:sz w:val="21"/>
                <w:szCs w:val="21"/>
              </w:rPr>
            </w:pPr>
            <w:r>
              <w:rPr>
                <w:color w:val="000000"/>
                <w:sz w:val="21"/>
                <w:szCs w:val="21"/>
              </w:rPr>
              <w:t>37.83</w:t>
            </w:r>
          </w:p>
        </w:tc>
        <w:tc>
          <w:tcPr>
            <w:tcW w:w="380" w:type="pct"/>
            <w:tcBorders>
              <w:bottom w:val="single" w:sz="8" w:space="0" w:color="auto"/>
            </w:tcBorders>
            <w:shd w:val="clear" w:color="auto" w:fill="auto"/>
            <w:noWrap/>
            <w:tcMar>
              <w:top w:w="15" w:type="dxa"/>
              <w:left w:w="15" w:type="dxa"/>
              <w:bottom w:w="0" w:type="dxa"/>
              <w:right w:w="15" w:type="dxa"/>
            </w:tcMar>
            <w:vAlign w:val="center"/>
          </w:tcPr>
          <w:p w14:paraId="00F55759" w14:textId="77777777" w:rsidR="00296D36" w:rsidRDefault="00296D36" w:rsidP="00A95F90">
            <w:pPr>
              <w:jc w:val="center"/>
              <w:rPr>
                <w:color w:val="000000"/>
                <w:sz w:val="21"/>
                <w:szCs w:val="21"/>
              </w:rPr>
            </w:pPr>
            <w:r>
              <w:rPr>
                <w:color w:val="000000"/>
                <w:sz w:val="21"/>
                <w:szCs w:val="21"/>
              </w:rPr>
              <w:t>1.41</w:t>
            </w:r>
          </w:p>
        </w:tc>
        <w:tc>
          <w:tcPr>
            <w:tcW w:w="379" w:type="pct"/>
            <w:tcBorders>
              <w:bottom w:val="single" w:sz="8" w:space="0" w:color="auto"/>
            </w:tcBorders>
            <w:shd w:val="clear" w:color="auto" w:fill="auto"/>
            <w:noWrap/>
            <w:tcMar>
              <w:top w:w="15" w:type="dxa"/>
              <w:left w:w="15" w:type="dxa"/>
              <w:bottom w:w="0" w:type="dxa"/>
              <w:right w:w="15" w:type="dxa"/>
            </w:tcMar>
            <w:vAlign w:val="center"/>
          </w:tcPr>
          <w:p w14:paraId="5F24AD6C" w14:textId="77777777" w:rsidR="00296D36" w:rsidRDefault="00296D36" w:rsidP="00A95F90">
            <w:pPr>
              <w:jc w:val="center"/>
              <w:rPr>
                <w:color w:val="000000"/>
                <w:sz w:val="21"/>
                <w:szCs w:val="21"/>
              </w:rPr>
            </w:pPr>
            <w:r>
              <w:rPr>
                <w:color w:val="000000"/>
                <w:sz w:val="21"/>
                <w:szCs w:val="21"/>
              </w:rPr>
              <w:t>3.88</w:t>
            </w:r>
          </w:p>
        </w:tc>
        <w:tc>
          <w:tcPr>
            <w:tcW w:w="380" w:type="pct"/>
            <w:tcBorders>
              <w:bottom w:val="single" w:sz="8" w:space="0" w:color="auto"/>
            </w:tcBorders>
            <w:shd w:val="clear" w:color="auto" w:fill="auto"/>
            <w:noWrap/>
            <w:tcMar>
              <w:top w:w="15" w:type="dxa"/>
              <w:left w:w="15" w:type="dxa"/>
              <w:bottom w:w="0" w:type="dxa"/>
              <w:right w:w="15" w:type="dxa"/>
            </w:tcMar>
            <w:vAlign w:val="center"/>
          </w:tcPr>
          <w:p w14:paraId="1D1DFC01" w14:textId="77777777" w:rsidR="00296D36" w:rsidRPr="002F078A" w:rsidRDefault="00296D36" w:rsidP="00A95F90">
            <w:pPr>
              <w:jc w:val="center"/>
              <w:rPr>
                <w:color w:val="000000"/>
                <w:sz w:val="21"/>
                <w:szCs w:val="21"/>
              </w:rPr>
            </w:pPr>
            <w:r>
              <w:rPr>
                <w:color w:val="000000"/>
                <w:sz w:val="21"/>
                <w:szCs w:val="21"/>
              </w:rPr>
              <w:t>26.14</w:t>
            </w:r>
          </w:p>
        </w:tc>
        <w:tc>
          <w:tcPr>
            <w:tcW w:w="380" w:type="pct"/>
            <w:tcBorders>
              <w:bottom w:val="single" w:sz="8" w:space="0" w:color="auto"/>
            </w:tcBorders>
            <w:shd w:val="clear" w:color="auto" w:fill="auto"/>
            <w:noWrap/>
            <w:tcMar>
              <w:top w:w="15" w:type="dxa"/>
              <w:left w:w="15" w:type="dxa"/>
              <w:bottom w:w="0" w:type="dxa"/>
              <w:right w:w="15" w:type="dxa"/>
            </w:tcMar>
            <w:vAlign w:val="center"/>
          </w:tcPr>
          <w:p w14:paraId="2259634B" w14:textId="77777777" w:rsidR="00296D36" w:rsidRDefault="00296D36" w:rsidP="00A95F90">
            <w:pPr>
              <w:jc w:val="center"/>
              <w:rPr>
                <w:color w:val="000000"/>
                <w:sz w:val="21"/>
                <w:szCs w:val="21"/>
              </w:rPr>
            </w:pPr>
            <w:r>
              <w:rPr>
                <w:color w:val="000000"/>
                <w:sz w:val="21"/>
                <w:szCs w:val="21"/>
              </w:rPr>
              <w:t>3.02</w:t>
            </w:r>
          </w:p>
        </w:tc>
        <w:tc>
          <w:tcPr>
            <w:tcW w:w="380" w:type="pct"/>
            <w:tcBorders>
              <w:bottom w:val="single" w:sz="8" w:space="0" w:color="auto"/>
            </w:tcBorders>
            <w:shd w:val="clear" w:color="auto" w:fill="auto"/>
            <w:noWrap/>
            <w:tcMar>
              <w:top w:w="15" w:type="dxa"/>
              <w:left w:w="15" w:type="dxa"/>
              <w:bottom w:w="0" w:type="dxa"/>
              <w:right w:w="15" w:type="dxa"/>
            </w:tcMar>
            <w:vAlign w:val="center"/>
          </w:tcPr>
          <w:p w14:paraId="5A42FF2C" w14:textId="77777777" w:rsidR="00296D36" w:rsidRPr="002F078A" w:rsidRDefault="00296D36" w:rsidP="00A95F90">
            <w:pPr>
              <w:jc w:val="center"/>
              <w:rPr>
                <w:color w:val="000000"/>
                <w:sz w:val="21"/>
                <w:szCs w:val="21"/>
              </w:rPr>
            </w:pPr>
            <w:r>
              <w:rPr>
                <w:color w:val="000000"/>
                <w:sz w:val="21"/>
                <w:szCs w:val="21"/>
              </w:rPr>
              <w:t>10.55</w:t>
            </w:r>
          </w:p>
        </w:tc>
        <w:tc>
          <w:tcPr>
            <w:tcW w:w="379" w:type="pct"/>
            <w:tcBorders>
              <w:bottom w:val="single" w:sz="8" w:space="0" w:color="auto"/>
            </w:tcBorders>
            <w:shd w:val="clear" w:color="auto" w:fill="auto"/>
            <w:noWrap/>
            <w:tcMar>
              <w:top w:w="15" w:type="dxa"/>
              <w:left w:w="15" w:type="dxa"/>
              <w:bottom w:w="0" w:type="dxa"/>
              <w:right w:w="15" w:type="dxa"/>
            </w:tcMar>
            <w:vAlign w:val="center"/>
          </w:tcPr>
          <w:p w14:paraId="57442D66" w14:textId="77777777" w:rsidR="00296D36" w:rsidRPr="002F078A" w:rsidRDefault="00296D36" w:rsidP="00A95F90">
            <w:pPr>
              <w:jc w:val="center"/>
              <w:rPr>
                <w:color w:val="000000"/>
                <w:sz w:val="21"/>
                <w:szCs w:val="21"/>
              </w:rPr>
            </w:pPr>
            <w:r>
              <w:rPr>
                <w:color w:val="000000"/>
                <w:sz w:val="21"/>
                <w:szCs w:val="21"/>
              </w:rPr>
              <w:t>44.07</w:t>
            </w:r>
          </w:p>
        </w:tc>
      </w:tr>
    </w:tbl>
    <w:p w14:paraId="104D59AF" w14:textId="77777777" w:rsidR="00296D36" w:rsidRDefault="00296D36" w:rsidP="003A4A6B">
      <w:pPr>
        <w:adjustRightInd w:val="0"/>
        <w:snapToGrid w:val="0"/>
        <w:spacing w:beforeLines="100" w:before="326" w:line="300" w:lineRule="auto"/>
        <w:ind w:firstLineChars="200" w:firstLine="480"/>
        <w:rPr>
          <w:iCs/>
          <w:color w:val="000000"/>
        </w:rPr>
      </w:pPr>
      <w:r>
        <w:rPr>
          <w:rFonts w:hint="eastAsia"/>
          <w:iCs/>
          <w:color w:val="000000"/>
        </w:rPr>
        <w:t>T-1</w:t>
      </w:r>
      <w:r>
        <w:rPr>
          <w:rFonts w:hint="eastAsia"/>
          <w:iCs/>
          <w:color w:val="000000"/>
        </w:rPr>
        <w:t>实验组中，</w:t>
      </w:r>
      <w:r w:rsidRPr="00B8071D">
        <w:rPr>
          <w:i/>
          <w:iCs/>
          <w:color w:val="000000"/>
        </w:rPr>
        <w:t>Chloroflexi</w:t>
      </w:r>
      <w:r>
        <w:rPr>
          <w:rFonts w:hint="eastAsia"/>
          <w:iCs/>
          <w:color w:val="000000"/>
        </w:rPr>
        <w:t xml:space="preserve"> </w:t>
      </w:r>
      <w:r>
        <w:rPr>
          <w:rFonts w:hint="eastAsia"/>
          <w:iCs/>
          <w:color w:val="000000"/>
        </w:rPr>
        <w:t>随脱氯反应进行呈增长趋势，到第</w:t>
      </w:r>
      <w:r>
        <w:rPr>
          <w:rFonts w:hint="eastAsia"/>
          <w:iCs/>
          <w:color w:val="000000"/>
        </w:rPr>
        <w:t>66</w:t>
      </w:r>
      <w:r>
        <w:rPr>
          <w:rFonts w:hint="eastAsia"/>
          <w:iCs/>
          <w:color w:val="000000"/>
        </w:rPr>
        <w:t>周，相对丰度已达</w:t>
      </w:r>
      <w:r>
        <w:rPr>
          <w:rFonts w:hint="eastAsia"/>
          <w:iCs/>
          <w:color w:val="000000"/>
        </w:rPr>
        <w:t>27.41%</w:t>
      </w:r>
      <w:r>
        <w:rPr>
          <w:rFonts w:hint="eastAsia"/>
          <w:iCs/>
          <w:color w:val="000000"/>
        </w:rPr>
        <w:t>，成为相对数量最多的门类。</w:t>
      </w:r>
      <w:r>
        <w:rPr>
          <w:rFonts w:hint="eastAsia"/>
        </w:rPr>
        <w:t>具体看</w:t>
      </w:r>
      <w:r w:rsidRPr="00B8071D">
        <w:rPr>
          <w:i/>
          <w:iCs/>
          <w:color w:val="000000"/>
        </w:rPr>
        <w:t>Chloroflexi</w:t>
      </w:r>
      <w:r w:rsidRPr="001F51FA">
        <w:rPr>
          <w:rFonts w:hint="eastAsia"/>
          <w:iCs/>
          <w:color w:val="000000"/>
        </w:rPr>
        <w:t>门内</w:t>
      </w:r>
      <w:r>
        <w:rPr>
          <w:iCs/>
          <w:color w:val="000000"/>
        </w:rPr>
        <w:t>OT</w:t>
      </w:r>
      <w:r w:rsidR="005A0EBB">
        <w:rPr>
          <w:iCs/>
          <w:color w:val="000000"/>
        </w:rPr>
        <w:t>U</w:t>
      </w:r>
      <w:r>
        <w:rPr>
          <w:rFonts w:hint="eastAsia"/>
          <w:iCs/>
          <w:color w:val="000000"/>
        </w:rPr>
        <w:t>的相对丰度，初始微环境体系中最多的是厌氧绳菌纲（</w:t>
      </w:r>
      <w:r w:rsidRPr="001F51FA">
        <w:rPr>
          <w:i/>
          <w:iCs/>
          <w:color w:val="000000"/>
        </w:rPr>
        <w:t>Anaerolineae</w:t>
      </w:r>
      <w:r w:rsidRPr="00FA25A1">
        <w:rPr>
          <w:rFonts w:hint="eastAsia"/>
          <w:iCs/>
          <w:color w:val="000000"/>
        </w:rPr>
        <w:t>）</w:t>
      </w:r>
      <w:r>
        <w:rPr>
          <w:rFonts w:hint="eastAsia"/>
          <w:iCs/>
          <w:color w:val="000000"/>
        </w:rPr>
        <w:t>，占</w:t>
      </w:r>
      <w:r>
        <w:rPr>
          <w:rFonts w:hint="eastAsia"/>
          <w:iCs/>
          <w:color w:val="000000"/>
        </w:rPr>
        <w:t>94.33%</w:t>
      </w:r>
      <w:r>
        <w:rPr>
          <w:rFonts w:hint="eastAsia"/>
          <w:iCs/>
          <w:color w:val="000000"/>
        </w:rPr>
        <w:t>，</w:t>
      </w:r>
      <w:r w:rsidRPr="00A515D3">
        <w:rPr>
          <w:rFonts w:hint="eastAsia"/>
          <w:iCs/>
          <w:color w:val="000000"/>
        </w:rPr>
        <w:t>随后就是</w:t>
      </w:r>
      <w:r w:rsidRPr="00A515D3">
        <w:rPr>
          <w:i/>
          <w:iCs/>
          <w:color w:val="000000"/>
        </w:rPr>
        <w:t>Dehalococcoidetes</w:t>
      </w:r>
      <w:r w:rsidRPr="00A515D3">
        <w:rPr>
          <w:rFonts w:hint="eastAsia"/>
          <w:iCs/>
          <w:color w:val="000000"/>
        </w:rPr>
        <w:t>，占</w:t>
      </w:r>
      <w:r w:rsidRPr="00A515D3">
        <w:rPr>
          <w:rFonts w:hint="eastAsia"/>
          <w:iCs/>
          <w:color w:val="000000"/>
        </w:rPr>
        <w:t>4.2%</w:t>
      </w:r>
      <w:r w:rsidRPr="00A515D3">
        <w:rPr>
          <w:rFonts w:hint="eastAsia"/>
          <w:iCs/>
          <w:color w:val="000000"/>
        </w:rPr>
        <w:t>。不仅</w:t>
      </w:r>
      <w:r w:rsidRPr="00A515D3">
        <w:rPr>
          <w:i/>
          <w:iCs/>
          <w:color w:val="000000"/>
        </w:rPr>
        <w:t>Chloroflexi</w:t>
      </w:r>
      <w:r w:rsidRPr="00A515D3">
        <w:rPr>
          <w:rFonts w:hint="eastAsia"/>
          <w:iCs/>
          <w:color w:val="000000"/>
        </w:rPr>
        <w:t>在体系中随脱氯进程</w:t>
      </w:r>
      <w:r>
        <w:rPr>
          <w:rFonts w:hint="eastAsia"/>
          <w:iCs/>
          <w:color w:val="000000"/>
        </w:rPr>
        <w:t>在环境中占比增加</w:t>
      </w:r>
      <w:r w:rsidRPr="00A515D3">
        <w:rPr>
          <w:rFonts w:hint="eastAsia"/>
          <w:iCs/>
          <w:color w:val="000000"/>
        </w:rPr>
        <w:t>，与已知与</w:t>
      </w:r>
      <w:r w:rsidRPr="00A515D3">
        <w:rPr>
          <w:rFonts w:hint="eastAsia"/>
          <w:iCs/>
          <w:color w:val="000000"/>
        </w:rPr>
        <w:t>PCBs</w:t>
      </w:r>
      <w:r w:rsidRPr="00A515D3">
        <w:rPr>
          <w:rFonts w:hint="eastAsia"/>
          <w:iCs/>
          <w:color w:val="000000"/>
        </w:rPr>
        <w:t>脱氯相关</w:t>
      </w:r>
      <w:r w:rsidRPr="00345A2C">
        <w:rPr>
          <w:rFonts w:hint="eastAsia"/>
          <w:iCs/>
        </w:rPr>
        <w:t>的</w:t>
      </w:r>
      <w:r w:rsidRPr="00345A2C">
        <w:rPr>
          <w:i/>
          <w:iCs/>
        </w:rPr>
        <w:t>Dehalococcoidales</w:t>
      </w:r>
      <w:r>
        <w:rPr>
          <w:rFonts w:hint="eastAsia"/>
          <w:iCs/>
        </w:rPr>
        <w:t>/</w:t>
      </w:r>
      <w:r w:rsidRPr="00A515D3">
        <w:rPr>
          <w:i/>
          <w:iCs/>
          <w:color w:val="000000"/>
        </w:rPr>
        <w:t>Chloroflexi</w:t>
      </w:r>
      <w:r w:rsidRPr="00345A2C">
        <w:rPr>
          <w:rFonts w:hint="eastAsia"/>
          <w:iCs/>
        </w:rPr>
        <w:t>的百分比也同样增加，由初始的</w:t>
      </w:r>
      <w:r w:rsidRPr="00345A2C">
        <w:rPr>
          <w:rFonts w:hint="eastAsia"/>
          <w:iCs/>
        </w:rPr>
        <w:t xml:space="preserve">3.42% </w:t>
      </w:r>
      <w:r w:rsidRPr="00345A2C">
        <w:rPr>
          <w:rFonts w:hint="eastAsia"/>
          <w:iCs/>
        </w:rPr>
        <w:t>依次增长到</w:t>
      </w:r>
      <w:r w:rsidRPr="00345A2C">
        <w:rPr>
          <w:rFonts w:hint="eastAsia"/>
          <w:iCs/>
        </w:rPr>
        <w:t>4.05%</w:t>
      </w:r>
      <w:r w:rsidRPr="00345A2C">
        <w:rPr>
          <w:rFonts w:hint="eastAsia"/>
          <w:iCs/>
        </w:rPr>
        <w:t>、</w:t>
      </w:r>
      <w:r w:rsidRPr="00345A2C">
        <w:rPr>
          <w:rFonts w:hint="eastAsia"/>
          <w:iCs/>
        </w:rPr>
        <w:t>26.27%</w:t>
      </w:r>
      <w:r w:rsidRPr="00345A2C">
        <w:rPr>
          <w:rFonts w:hint="eastAsia"/>
          <w:iCs/>
        </w:rPr>
        <w:t>、</w:t>
      </w:r>
      <w:r w:rsidRPr="00345A2C">
        <w:rPr>
          <w:rFonts w:hint="eastAsia"/>
          <w:iCs/>
        </w:rPr>
        <w:t>37.83%</w:t>
      </w:r>
      <w:r w:rsidRPr="00345A2C">
        <w:rPr>
          <w:rFonts w:hint="eastAsia"/>
          <w:iCs/>
        </w:rPr>
        <w:t>。</w:t>
      </w:r>
    </w:p>
    <w:p w14:paraId="02763E4F" w14:textId="77777777" w:rsidR="00296D36" w:rsidRDefault="00296D36" w:rsidP="00A95F90">
      <w:pPr>
        <w:adjustRightInd w:val="0"/>
        <w:snapToGrid w:val="0"/>
        <w:spacing w:line="300" w:lineRule="auto"/>
        <w:ind w:firstLineChars="200" w:firstLine="480"/>
        <w:rPr>
          <w:iCs/>
          <w:color w:val="000000"/>
        </w:rPr>
      </w:pPr>
      <w:r>
        <w:rPr>
          <w:rFonts w:hint="eastAsia"/>
          <w:iCs/>
          <w:color w:val="000000"/>
        </w:rPr>
        <w:t>T-S</w:t>
      </w:r>
      <w:r>
        <w:rPr>
          <w:rFonts w:hint="eastAsia"/>
          <w:iCs/>
          <w:color w:val="000000"/>
        </w:rPr>
        <w:t>组、</w:t>
      </w:r>
      <w:r>
        <w:rPr>
          <w:rFonts w:hint="eastAsia"/>
          <w:iCs/>
          <w:color w:val="000000"/>
        </w:rPr>
        <w:t>T-Fe</w:t>
      </w:r>
      <w:r>
        <w:rPr>
          <w:rFonts w:hint="eastAsia"/>
          <w:iCs/>
          <w:color w:val="000000"/>
        </w:rPr>
        <w:t>组的</w:t>
      </w:r>
      <w:r w:rsidRPr="00B8071D">
        <w:rPr>
          <w:i/>
          <w:iCs/>
          <w:color w:val="000000"/>
        </w:rPr>
        <w:t>Chloroflexi</w:t>
      </w:r>
      <w:r>
        <w:rPr>
          <w:rFonts w:hint="eastAsia"/>
          <w:iCs/>
          <w:color w:val="000000"/>
        </w:rPr>
        <w:t>菌门在第</w:t>
      </w:r>
      <w:r>
        <w:rPr>
          <w:rFonts w:hint="eastAsia"/>
          <w:iCs/>
          <w:color w:val="000000"/>
        </w:rPr>
        <w:t>6</w:t>
      </w:r>
      <w:r>
        <w:rPr>
          <w:rFonts w:hint="eastAsia"/>
          <w:iCs/>
          <w:color w:val="000000"/>
        </w:rPr>
        <w:t>周百分比数量都较高，分别达到</w:t>
      </w:r>
      <w:r>
        <w:rPr>
          <w:rFonts w:hint="eastAsia"/>
          <w:iCs/>
          <w:color w:val="000000"/>
        </w:rPr>
        <w:t>19.11%</w:t>
      </w:r>
      <w:r>
        <w:rPr>
          <w:rFonts w:hint="eastAsia"/>
          <w:iCs/>
          <w:color w:val="000000"/>
        </w:rPr>
        <w:t>、</w:t>
      </w:r>
      <w:r>
        <w:rPr>
          <w:rFonts w:hint="eastAsia"/>
          <w:iCs/>
          <w:color w:val="000000"/>
        </w:rPr>
        <w:t>16.20%</w:t>
      </w:r>
      <w:r>
        <w:rPr>
          <w:rFonts w:hint="eastAsia"/>
          <w:iCs/>
          <w:color w:val="000000"/>
        </w:rPr>
        <w:t>，高于同期</w:t>
      </w:r>
      <w:r>
        <w:rPr>
          <w:rFonts w:hint="eastAsia"/>
          <w:iCs/>
          <w:color w:val="000000"/>
        </w:rPr>
        <w:t>T-1</w:t>
      </w:r>
      <w:r>
        <w:rPr>
          <w:rFonts w:hint="eastAsia"/>
          <w:iCs/>
          <w:color w:val="000000"/>
        </w:rPr>
        <w:t>组的</w:t>
      </w:r>
      <w:r>
        <w:rPr>
          <w:rFonts w:hint="eastAsia"/>
          <w:iCs/>
          <w:color w:val="000000"/>
        </w:rPr>
        <w:t>11.86%</w:t>
      </w:r>
      <w:r>
        <w:rPr>
          <w:rFonts w:hint="eastAsia"/>
          <w:iCs/>
          <w:color w:val="000000"/>
        </w:rPr>
        <w:t>。在第</w:t>
      </w:r>
      <w:r>
        <w:rPr>
          <w:rFonts w:hint="eastAsia"/>
          <w:iCs/>
          <w:color w:val="000000"/>
        </w:rPr>
        <w:t>24</w:t>
      </w:r>
      <w:r>
        <w:rPr>
          <w:rFonts w:hint="eastAsia"/>
          <w:iCs/>
          <w:color w:val="000000"/>
        </w:rPr>
        <w:t>周，</w:t>
      </w:r>
      <w:r>
        <w:rPr>
          <w:rFonts w:hint="eastAsia"/>
          <w:iCs/>
          <w:color w:val="000000"/>
        </w:rPr>
        <w:t>T-S</w:t>
      </w:r>
      <w:r>
        <w:rPr>
          <w:rFonts w:hint="eastAsia"/>
          <w:iCs/>
          <w:color w:val="000000"/>
        </w:rPr>
        <w:t>、</w:t>
      </w:r>
      <w:r>
        <w:rPr>
          <w:rFonts w:hint="eastAsia"/>
          <w:iCs/>
          <w:color w:val="000000"/>
        </w:rPr>
        <w:t>T-Fe</w:t>
      </w:r>
      <w:r>
        <w:rPr>
          <w:rFonts w:hint="eastAsia"/>
          <w:iCs/>
          <w:color w:val="000000"/>
        </w:rPr>
        <w:t>百分比分别下降至</w:t>
      </w:r>
      <w:r w:rsidRPr="00055D64">
        <w:rPr>
          <w:color w:val="000000"/>
        </w:rPr>
        <w:t>12.1</w:t>
      </w:r>
      <w:r>
        <w:rPr>
          <w:rFonts w:hint="eastAsia"/>
          <w:color w:val="000000"/>
        </w:rPr>
        <w:t>2</w:t>
      </w:r>
      <w:r>
        <w:rPr>
          <w:rFonts w:hint="eastAsia"/>
          <w:iCs/>
          <w:color w:val="000000"/>
        </w:rPr>
        <w:t>%</w:t>
      </w:r>
      <w:r w:rsidRPr="00055D64">
        <w:rPr>
          <w:rFonts w:hint="eastAsia"/>
          <w:color w:val="000000"/>
        </w:rPr>
        <w:t>、</w:t>
      </w:r>
      <w:r w:rsidRPr="00055D64">
        <w:rPr>
          <w:color w:val="000000"/>
        </w:rPr>
        <w:t>12.7</w:t>
      </w:r>
      <w:r>
        <w:rPr>
          <w:rFonts w:hint="eastAsia"/>
          <w:color w:val="000000"/>
        </w:rPr>
        <w:t>0</w:t>
      </w:r>
      <w:r>
        <w:rPr>
          <w:rFonts w:hint="eastAsia"/>
          <w:iCs/>
          <w:color w:val="000000"/>
        </w:rPr>
        <w:t>%</w:t>
      </w:r>
      <w:r>
        <w:rPr>
          <w:rFonts w:hint="eastAsia"/>
          <w:iCs/>
          <w:color w:val="000000"/>
        </w:rPr>
        <w:t>，</w:t>
      </w:r>
      <w:r>
        <w:rPr>
          <w:rFonts w:hint="eastAsia"/>
          <w:iCs/>
          <w:color w:val="000000"/>
        </w:rPr>
        <w:t>66</w:t>
      </w:r>
      <w:r>
        <w:rPr>
          <w:rFonts w:hint="eastAsia"/>
          <w:iCs/>
          <w:color w:val="000000"/>
        </w:rPr>
        <w:t>周又增至</w:t>
      </w:r>
      <w:r w:rsidRPr="00055D64">
        <w:rPr>
          <w:color w:val="000000"/>
        </w:rPr>
        <w:t>22.</w:t>
      </w:r>
      <w:r>
        <w:rPr>
          <w:rFonts w:hint="eastAsia"/>
          <w:color w:val="000000"/>
        </w:rPr>
        <w:t>15</w:t>
      </w:r>
      <w:r w:rsidRPr="00055D64">
        <w:rPr>
          <w:rFonts w:hint="eastAsia"/>
          <w:iCs/>
          <w:color w:val="000000"/>
        </w:rPr>
        <w:t>%</w:t>
      </w:r>
      <w:r w:rsidRPr="00055D64">
        <w:rPr>
          <w:rFonts w:hint="eastAsia"/>
          <w:color w:val="000000"/>
        </w:rPr>
        <w:t>、</w:t>
      </w:r>
      <w:r w:rsidRPr="00055D64">
        <w:rPr>
          <w:rFonts w:hint="eastAsia"/>
          <w:color w:val="000000"/>
        </w:rPr>
        <w:t>25.</w:t>
      </w:r>
      <w:r>
        <w:rPr>
          <w:rFonts w:hint="eastAsia"/>
          <w:color w:val="000000"/>
        </w:rPr>
        <w:t>87</w:t>
      </w:r>
      <w:r w:rsidRPr="00055D64">
        <w:rPr>
          <w:rFonts w:hint="eastAsia"/>
          <w:iCs/>
          <w:color w:val="000000"/>
        </w:rPr>
        <w:t>%</w:t>
      </w:r>
      <w:r>
        <w:rPr>
          <w:rFonts w:hint="eastAsia"/>
          <w:iCs/>
          <w:color w:val="000000"/>
        </w:rPr>
        <w:t>。</w:t>
      </w:r>
      <w:r w:rsidRPr="00645ADB">
        <w:rPr>
          <w:rFonts w:hint="eastAsia"/>
          <w:iCs/>
          <w:color w:val="000000"/>
        </w:rPr>
        <w:t>但就</w:t>
      </w:r>
      <w:r w:rsidRPr="00645ADB">
        <w:rPr>
          <w:i/>
          <w:iCs/>
          <w:color w:val="000000"/>
        </w:rPr>
        <w:t>Dehalococcoidales</w:t>
      </w:r>
      <w:r>
        <w:rPr>
          <w:rFonts w:hint="eastAsia"/>
          <w:iCs/>
          <w:color w:val="000000"/>
        </w:rPr>
        <w:t>目而言，</w:t>
      </w:r>
      <w:r w:rsidRPr="00645ADB">
        <w:rPr>
          <w:rFonts w:hint="eastAsia"/>
          <w:iCs/>
          <w:color w:val="000000"/>
        </w:rPr>
        <w:t>硫酸盐还原条件及三价铁还原环境下占样品总</w:t>
      </w:r>
      <w:r w:rsidRPr="00645ADB">
        <w:rPr>
          <w:rFonts w:hint="eastAsia"/>
          <w:iCs/>
          <w:color w:val="000000"/>
        </w:rPr>
        <w:t>OTUs</w:t>
      </w:r>
      <w:r w:rsidRPr="00645ADB">
        <w:rPr>
          <w:rFonts w:hint="eastAsia"/>
          <w:iCs/>
          <w:color w:val="000000"/>
        </w:rPr>
        <w:t>的比例大体上升</w:t>
      </w:r>
      <w:r>
        <w:rPr>
          <w:rFonts w:hint="eastAsia"/>
          <w:iCs/>
          <w:color w:val="000000"/>
        </w:rPr>
        <w:t>。</w:t>
      </w:r>
      <w:r>
        <w:rPr>
          <w:rFonts w:hint="eastAsia"/>
          <w:iCs/>
          <w:color w:val="000000"/>
        </w:rPr>
        <w:t>T-S</w:t>
      </w:r>
      <w:r>
        <w:rPr>
          <w:rFonts w:hint="eastAsia"/>
          <w:iCs/>
          <w:color w:val="000000"/>
        </w:rPr>
        <w:t>实验组中从时间</w:t>
      </w:r>
      <w:r>
        <w:rPr>
          <w:rFonts w:hint="eastAsia"/>
          <w:iCs/>
          <w:color w:val="000000"/>
        </w:rPr>
        <w:t>0</w:t>
      </w:r>
      <w:r>
        <w:rPr>
          <w:rFonts w:hint="eastAsia"/>
          <w:iCs/>
          <w:color w:val="000000"/>
        </w:rPr>
        <w:t>点的</w:t>
      </w:r>
      <w:r>
        <w:rPr>
          <w:rFonts w:hint="eastAsia"/>
          <w:iCs/>
          <w:color w:val="000000"/>
        </w:rPr>
        <w:t>0.33%</w:t>
      </w:r>
      <w:r>
        <w:rPr>
          <w:rFonts w:hint="eastAsia"/>
          <w:iCs/>
          <w:color w:val="000000"/>
        </w:rPr>
        <w:t>依次变为</w:t>
      </w:r>
      <w:r>
        <w:rPr>
          <w:rFonts w:hint="eastAsia"/>
          <w:iCs/>
          <w:color w:val="000000"/>
        </w:rPr>
        <w:t>0.27%</w:t>
      </w:r>
      <w:r>
        <w:rPr>
          <w:rFonts w:hint="eastAsia"/>
          <w:iCs/>
          <w:color w:val="000000"/>
        </w:rPr>
        <w:t>、</w:t>
      </w:r>
      <w:r>
        <w:rPr>
          <w:rFonts w:hint="eastAsia"/>
          <w:iCs/>
          <w:color w:val="000000"/>
        </w:rPr>
        <w:t>0.47%</w:t>
      </w:r>
      <w:r>
        <w:rPr>
          <w:rFonts w:hint="eastAsia"/>
          <w:iCs/>
          <w:color w:val="000000"/>
        </w:rPr>
        <w:t>、</w:t>
      </w:r>
      <w:r>
        <w:rPr>
          <w:rFonts w:hint="eastAsia"/>
          <w:iCs/>
          <w:color w:val="000000"/>
        </w:rPr>
        <w:t>5.79%</w:t>
      </w:r>
      <w:r>
        <w:rPr>
          <w:rFonts w:hint="eastAsia"/>
          <w:iCs/>
          <w:color w:val="000000"/>
        </w:rPr>
        <w:t>；</w:t>
      </w:r>
      <w:r>
        <w:rPr>
          <w:rFonts w:hint="eastAsia"/>
          <w:iCs/>
          <w:color w:val="000000"/>
        </w:rPr>
        <w:t>T-Fe</w:t>
      </w:r>
      <w:r>
        <w:rPr>
          <w:rFonts w:hint="eastAsia"/>
          <w:iCs/>
          <w:color w:val="000000"/>
        </w:rPr>
        <w:t>实验组依次变为</w:t>
      </w:r>
      <w:r>
        <w:rPr>
          <w:rFonts w:hint="eastAsia"/>
          <w:iCs/>
          <w:color w:val="000000"/>
        </w:rPr>
        <w:t>0.49%</w:t>
      </w:r>
      <w:r>
        <w:rPr>
          <w:rFonts w:hint="eastAsia"/>
          <w:iCs/>
          <w:color w:val="000000"/>
        </w:rPr>
        <w:t>、</w:t>
      </w:r>
      <w:r>
        <w:rPr>
          <w:rFonts w:hint="eastAsia"/>
          <w:iCs/>
          <w:color w:val="000000"/>
        </w:rPr>
        <w:t>1.34%</w:t>
      </w:r>
      <w:r>
        <w:rPr>
          <w:rFonts w:hint="eastAsia"/>
          <w:iCs/>
          <w:color w:val="000000"/>
        </w:rPr>
        <w:t>、</w:t>
      </w:r>
      <w:r>
        <w:rPr>
          <w:rFonts w:hint="eastAsia"/>
          <w:iCs/>
          <w:color w:val="000000"/>
        </w:rPr>
        <w:t>11.4%</w:t>
      </w:r>
      <w:r>
        <w:rPr>
          <w:rFonts w:hint="eastAsia"/>
          <w:iCs/>
          <w:color w:val="000000"/>
        </w:rPr>
        <w:t>。</w:t>
      </w:r>
    </w:p>
    <w:p w14:paraId="0D4104DD" w14:textId="77777777" w:rsidR="00296D36" w:rsidRDefault="00296D36" w:rsidP="00A95F90">
      <w:pPr>
        <w:adjustRightInd w:val="0"/>
        <w:snapToGrid w:val="0"/>
        <w:spacing w:line="300" w:lineRule="auto"/>
        <w:ind w:firstLineChars="200" w:firstLine="480"/>
        <w:rPr>
          <w:rFonts w:cs="Lucida Grande"/>
          <w:color w:val="000000"/>
        </w:rPr>
      </w:pPr>
      <w:r w:rsidRPr="009F6EA9">
        <w:rPr>
          <w:rFonts w:cs="Lucida Grande"/>
          <w:i/>
          <w:color w:val="000000"/>
        </w:rPr>
        <w:t>Dehalococcoides</w:t>
      </w:r>
      <w:r w:rsidRPr="00A515D3">
        <w:rPr>
          <w:rFonts w:cs="Lucida Grande" w:hint="eastAsia"/>
          <w:color w:val="000000"/>
        </w:rPr>
        <w:t>属</w:t>
      </w:r>
      <w:r w:rsidRPr="009F6EA9">
        <w:rPr>
          <w:rFonts w:cs="Lucida Grande" w:hint="eastAsia"/>
          <w:color w:val="000000"/>
        </w:rPr>
        <w:t>0</w:t>
      </w:r>
      <w:r w:rsidRPr="009F6EA9">
        <w:rPr>
          <w:rFonts w:cs="Lucida Grande" w:hint="eastAsia"/>
          <w:color w:val="000000"/>
        </w:rPr>
        <w:t>周时未在体系中检出，在</w:t>
      </w:r>
      <w:r w:rsidRPr="009F6EA9">
        <w:rPr>
          <w:rFonts w:cs="Lucida Grande" w:hint="eastAsia"/>
          <w:color w:val="000000"/>
        </w:rPr>
        <w:t>T-1</w:t>
      </w:r>
      <w:r w:rsidRPr="009F6EA9">
        <w:rPr>
          <w:rFonts w:cs="Lucida Grande" w:hint="eastAsia"/>
          <w:color w:val="000000"/>
        </w:rPr>
        <w:t>实验组中第</w:t>
      </w:r>
      <w:r w:rsidRPr="009F6EA9">
        <w:rPr>
          <w:rFonts w:cs="Lucida Grande" w:hint="eastAsia"/>
          <w:color w:val="000000"/>
        </w:rPr>
        <w:t>6</w:t>
      </w:r>
      <w:r w:rsidRPr="009F6EA9">
        <w:rPr>
          <w:rFonts w:cs="Lucida Grande" w:hint="eastAsia"/>
          <w:color w:val="000000"/>
        </w:rPr>
        <w:t>周、</w:t>
      </w:r>
      <w:r w:rsidRPr="009F6EA9">
        <w:rPr>
          <w:rFonts w:cs="Lucida Grande" w:hint="eastAsia"/>
          <w:color w:val="000000"/>
        </w:rPr>
        <w:t>24</w:t>
      </w:r>
      <w:r w:rsidRPr="009F6EA9">
        <w:rPr>
          <w:rFonts w:cs="Lucida Grande" w:hint="eastAsia"/>
          <w:color w:val="000000"/>
        </w:rPr>
        <w:t>周、</w:t>
      </w:r>
      <w:r w:rsidRPr="009F6EA9">
        <w:rPr>
          <w:rFonts w:cs="Lucida Grande" w:hint="eastAsia"/>
          <w:color w:val="000000"/>
        </w:rPr>
        <w:t>66</w:t>
      </w:r>
      <w:r w:rsidRPr="009F6EA9">
        <w:rPr>
          <w:rFonts w:cs="Lucida Grande" w:hint="eastAsia"/>
          <w:color w:val="000000"/>
        </w:rPr>
        <w:t>周依次占</w:t>
      </w:r>
      <w:r w:rsidRPr="009F6EA9">
        <w:rPr>
          <w:rFonts w:cs="Lucida Grande" w:hint="eastAsia"/>
          <w:color w:val="000000"/>
        </w:rPr>
        <w:t>OTUs</w:t>
      </w:r>
      <w:r w:rsidRPr="009F6EA9">
        <w:rPr>
          <w:rFonts w:cs="Lucida Grande" w:hint="eastAsia"/>
          <w:color w:val="000000"/>
        </w:rPr>
        <w:t>总数的</w:t>
      </w:r>
      <w:r w:rsidRPr="009F6EA9">
        <w:rPr>
          <w:rFonts w:cs="Lucida Grande" w:hint="eastAsia"/>
          <w:color w:val="000000"/>
        </w:rPr>
        <w:t>0.01%</w:t>
      </w:r>
      <w:r w:rsidRPr="009F6EA9">
        <w:rPr>
          <w:rFonts w:cs="Lucida Grande" w:hint="eastAsia"/>
          <w:color w:val="000000"/>
        </w:rPr>
        <w:t>、</w:t>
      </w:r>
      <w:r w:rsidRPr="009F6EA9">
        <w:rPr>
          <w:rFonts w:cs="Lucida Grande" w:hint="eastAsia"/>
          <w:color w:val="000000"/>
        </w:rPr>
        <w:t>0.78%</w:t>
      </w:r>
      <w:r w:rsidRPr="009F6EA9">
        <w:rPr>
          <w:rFonts w:cs="Lucida Grande" w:hint="eastAsia"/>
          <w:color w:val="000000"/>
        </w:rPr>
        <w:t>、</w:t>
      </w:r>
      <w:r w:rsidRPr="009F6EA9">
        <w:rPr>
          <w:rFonts w:cs="Lucida Grande" w:hint="eastAsia"/>
          <w:color w:val="000000"/>
        </w:rPr>
        <w:t>4.13%</w:t>
      </w:r>
      <w:r w:rsidRPr="009F6EA9">
        <w:rPr>
          <w:rFonts w:cs="Lucida Grande" w:hint="eastAsia"/>
          <w:color w:val="000000"/>
        </w:rPr>
        <w:t>；在</w:t>
      </w:r>
      <w:r w:rsidRPr="009F6EA9">
        <w:rPr>
          <w:rFonts w:cs="Lucida Grande" w:hint="eastAsia"/>
          <w:color w:val="000000"/>
        </w:rPr>
        <w:t>T-S</w:t>
      </w:r>
      <w:r w:rsidRPr="009F6EA9">
        <w:rPr>
          <w:rFonts w:cs="Lucida Grande" w:hint="eastAsia"/>
          <w:color w:val="000000"/>
        </w:rPr>
        <w:t>实验组中只有第</w:t>
      </w:r>
      <w:r w:rsidRPr="009F6EA9">
        <w:rPr>
          <w:rFonts w:cs="Lucida Grande" w:hint="eastAsia"/>
          <w:color w:val="000000"/>
        </w:rPr>
        <w:t>66</w:t>
      </w:r>
      <w:r w:rsidRPr="009F6EA9">
        <w:rPr>
          <w:rFonts w:cs="Lucida Grande" w:hint="eastAsia"/>
          <w:color w:val="000000"/>
        </w:rPr>
        <w:t>周有检出占</w:t>
      </w:r>
      <w:r w:rsidRPr="009F6EA9">
        <w:rPr>
          <w:rFonts w:cs="Lucida Grande" w:hint="eastAsia"/>
          <w:color w:val="000000"/>
        </w:rPr>
        <w:t>OTUs</w:t>
      </w:r>
      <w:r w:rsidRPr="009F6EA9">
        <w:rPr>
          <w:rFonts w:cs="Lucida Grande" w:hint="eastAsia"/>
          <w:color w:val="000000"/>
        </w:rPr>
        <w:t>总数</w:t>
      </w:r>
      <w:r w:rsidRPr="009F6EA9">
        <w:rPr>
          <w:rFonts w:cs="Lucida Grande" w:hint="eastAsia"/>
          <w:color w:val="000000"/>
        </w:rPr>
        <w:t>0.04%</w:t>
      </w:r>
      <w:r w:rsidRPr="009F6EA9">
        <w:rPr>
          <w:rFonts w:cs="Lucida Grande" w:hint="eastAsia"/>
          <w:color w:val="000000"/>
        </w:rPr>
        <w:t>；</w:t>
      </w:r>
      <w:r w:rsidRPr="009F6EA9">
        <w:rPr>
          <w:rFonts w:cs="Lucida Grande" w:hint="eastAsia"/>
          <w:color w:val="000000"/>
        </w:rPr>
        <w:t>T-Fe</w:t>
      </w:r>
      <w:r w:rsidRPr="009F6EA9">
        <w:rPr>
          <w:rFonts w:cs="Lucida Grande" w:hint="eastAsia"/>
          <w:color w:val="000000"/>
        </w:rPr>
        <w:t>实验组中第</w:t>
      </w:r>
      <w:r w:rsidRPr="009F6EA9">
        <w:rPr>
          <w:rFonts w:cs="Lucida Grande" w:hint="eastAsia"/>
          <w:color w:val="000000"/>
        </w:rPr>
        <w:t>6</w:t>
      </w:r>
      <w:r w:rsidRPr="009F6EA9">
        <w:rPr>
          <w:rFonts w:cs="Lucida Grande" w:hint="eastAsia"/>
          <w:color w:val="000000"/>
        </w:rPr>
        <w:t>周时，</w:t>
      </w:r>
      <w:r w:rsidRPr="009F6EA9">
        <w:rPr>
          <w:rFonts w:cs="Lucida Grande"/>
          <w:i/>
          <w:color w:val="000000"/>
        </w:rPr>
        <w:t>Dehalococcoides</w:t>
      </w:r>
      <w:r w:rsidRPr="009F6EA9">
        <w:rPr>
          <w:rFonts w:cs="Lucida Grande" w:hint="eastAsia"/>
          <w:color w:val="000000"/>
        </w:rPr>
        <w:t>未检出，第</w:t>
      </w:r>
      <w:r w:rsidRPr="009F6EA9">
        <w:rPr>
          <w:rFonts w:cs="Lucida Grande" w:hint="eastAsia"/>
          <w:color w:val="000000"/>
        </w:rPr>
        <w:t>24</w:t>
      </w:r>
      <w:r w:rsidRPr="009F6EA9">
        <w:rPr>
          <w:rFonts w:cs="Lucida Grande" w:hint="eastAsia"/>
          <w:color w:val="000000"/>
        </w:rPr>
        <w:t>周、</w:t>
      </w:r>
      <w:r w:rsidRPr="009F6EA9">
        <w:rPr>
          <w:rFonts w:cs="Lucida Grande" w:hint="eastAsia"/>
          <w:color w:val="000000"/>
        </w:rPr>
        <w:t>66</w:t>
      </w:r>
      <w:r w:rsidRPr="009F6EA9">
        <w:rPr>
          <w:rFonts w:cs="Lucida Grande" w:hint="eastAsia"/>
          <w:color w:val="000000"/>
        </w:rPr>
        <w:t>周分别占</w:t>
      </w:r>
      <w:r w:rsidRPr="009F6EA9">
        <w:rPr>
          <w:rFonts w:hint="eastAsia"/>
          <w:color w:val="000000"/>
        </w:rPr>
        <w:t>0.18</w:t>
      </w:r>
      <w:r w:rsidRPr="009F6EA9">
        <w:rPr>
          <w:rFonts w:cs="Lucida Grande" w:hint="eastAsia"/>
          <w:color w:val="000000"/>
        </w:rPr>
        <w:t>%</w:t>
      </w:r>
      <w:r w:rsidRPr="009F6EA9">
        <w:rPr>
          <w:rFonts w:hint="eastAsia"/>
          <w:color w:val="000000"/>
        </w:rPr>
        <w:t>、</w:t>
      </w:r>
      <w:r w:rsidRPr="009F6EA9">
        <w:rPr>
          <w:rFonts w:hint="eastAsia"/>
          <w:color w:val="000000"/>
        </w:rPr>
        <w:t>1.33</w:t>
      </w:r>
      <w:r w:rsidRPr="009F6EA9">
        <w:rPr>
          <w:rFonts w:cs="Lucida Grande" w:hint="eastAsia"/>
          <w:color w:val="000000"/>
        </w:rPr>
        <w:t>%</w:t>
      </w:r>
      <w:r>
        <w:rPr>
          <w:rFonts w:cs="Lucida Grande" w:hint="eastAsia"/>
          <w:color w:val="000000"/>
        </w:rPr>
        <w:t>。</w:t>
      </w:r>
      <w:r w:rsidRPr="009F6EA9">
        <w:rPr>
          <w:rFonts w:cs="Lucida Grande"/>
          <w:i/>
          <w:color w:val="000000"/>
        </w:rPr>
        <w:t>Dehalococcoides</w:t>
      </w:r>
      <w:r w:rsidRPr="009F6EA9">
        <w:rPr>
          <w:rFonts w:cs="Lucida Grande" w:hint="eastAsia"/>
          <w:color w:val="000000"/>
        </w:rPr>
        <w:t>会随着</w:t>
      </w:r>
      <w:r>
        <w:rPr>
          <w:rFonts w:cs="Lucida Grande" w:hint="eastAsia"/>
          <w:color w:val="000000"/>
        </w:rPr>
        <w:t>时间富集，在</w:t>
      </w:r>
      <w:r>
        <w:rPr>
          <w:rFonts w:cs="Lucida Grande" w:hint="eastAsia"/>
          <w:color w:val="000000"/>
        </w:rPr>
        <w:t>PCB</w:t>
      </w:r>
      <w:r>
        <w:rPr>
          <w:rFonts w:cs="Lucida Grande" w:hint="eastAsia"/>
          <w:color w:val="000000"/>
        </w:rPr>
        <w:t>未开始降解的第六周</w:t>
      </w:r>
      <w:r>
        <w:rPr>
          <w:rFonts w:cs="Lucida Grande" w:hint="eastAsia"/>
          <w:color w:val="000000"/>
        </w:rPr>
        <w:t>T-S</w:t>
      </w:r>
      <w:r>
        <w:rPr>
          <w:rFonts w:cs="Lucida Grande" w:hint="eastAsia"/>
          <w:color w:val="000000"/>
        </w:rPr>
        <w:t>、</w:t>
      </w:r>
      <w:r>
        <w:rPr>
          <w:rFonts w:cs="Lucida Grande" w:hint="eastAsia"/>
          <w:color w:val="000000"/>
        </w:rPr>
        <w:t>T-Fe</w:t>
      </w:r>
      <w:r>
        <w:rPr>
          <w:rFonts w:cs="Lucida Grande" w:hint="eastAsia"/>
          <w:color w:val="000000"/>
        </w:rPr>
        <w:t>实验组以及</w:t>
      </w:r>
      <w:r>
        <w:rPr>
          <w:rFonts w:cs="Lucida Grande" w:hint="eastAsia"/>
          <w:color w:val="000000"/>
        </w:rPr>
        <w:t>PCBs</w:t>
      </w:r>
      <w:r>
        <w:rPr>
          <w:rFonts w:cs="Lucida Grande" w:hint="eastAsia"/>
          <w:color w:val="000000"/>
        </w:rPr>
        <w:t>脱氯速率较慢的</w:t>
      </w:r>
      <w:r>
        <w:rPr>
          <w:rFonts w:cs="Lucida Grande" w:hint="eastAsia"/>
          <w:color w:val="000000"/>
        </w:rPr>
        <w:t>24</w:t>
      </w:r>
      <w:r>
        <w:rPr>
          <w:rFonts w:cs="Lucida Grande" w:hint="eastAsia"/>
          <w:color w:val="000000"/>
        </w:rPr>
        <w:t>周时</w:t>
      </w:r>
      <w:r>
        <w:rPr>
          <w:rFonts w:cs="Lucida Grande" w:hint="eastAsia"/>
          <w:color w:val="000000"/>
        </w:rPr>
        <w:t>T-S</w:t>
      </w:r>
      <w:r>
        <w:rPr>
          <w:rFonts w:cs="Lucida Grande" w:hint="eastAsia"/>
          <w:color w:val="000000"/>
        </w:rPr>
        <w:t>组未检出，且在脱氯程度较高的</w:t>
      </w:r>
      <w:r>
        <w:rPr>
          <w:rFonts w:cs="Lucida Grande" w:hint="eastAsia"/>
          <w:color w:val="000000"/>
        </w:rPr>
        <w:t>T-1</w:t>
      </w:r>
      <w:r>
        <w:rPr>
          <w:rFonts w:cs="Lucida Grande" w:hint="eastAsia"/>
          <w:color w:val="000000"/>
        </w:rPr>
        <w:t>实验组富集程度高于</w:t>
      </w:r>
      <w:r>
        <w:rPr>
          <w:rFonts w:cs="Lucida Grande" w:hint="eastAsia"/>
          <w:color w:val="000000"/>
        </w:rPr>
        <w:t>T-Fe</w:t>
      </w:r>
      <w:r>
        <w:rPr>
          <w:rFonts w:cs="Lucida Grande" w:hint="eastAsia"/>
          <w:color w:val="000000"/>
        </w:rPr>
        <w:t>、</w:t>
      </w:r>
      <w:r>
        <w:rPr>
          <w:rFonts w:cs="Lucida Grande" w:hint="eastAsia"/>
          <w:color w:val="000000"/>
        </w:rPr>
        <w:t>T-S</w:t>
      </w:r>
      <w:r>
        <w:rPr>
          <w:rFonts w:cs="Lucida Grande" w:hint="eastAsia"/>
          <w:color w:val="000000"/>
        </w:rPr>
        <w:t>实验组，侧面验证了</w:t>
      </w:r>
      <w:r w:rsidRPr="009F6EA9">
        <w:rPr>
          <w:rFonts w:cs="Lucida Grande"/>
          <w:i/>
          <w:color w:val="000000"/>
        </w:rPr>
        <w:t>Dehalococcoides</w:t>
      </w:r>
      <w:r>
        <w:rPr>
          <w:rFonts w:cs="Lucida Grande" w:hint="eastAsia"/>
          <w:color w:val="000000"/>
        </w:rPr>
        <w:t>在太湖底泥微环境厌氧脱氯反应中起到重要作用。</w:t>
      </w:r>
    </w:p>
    <w:p w14:paraId="1264538E" w14:textId="77777777" w:rsidR="00296D36" w:rsidRDefault="00296D36" w:rsidP="00A95F90">
      <w:pPr>
        <w:adjustRightInd w:val="0"/>
        <w:snapToGrid w:val="0"/>
        <w:spacing w:line="300" w:lineRule="auto"/>
        <w:ind w:firstLineChars="200" w:firstLine="480"/>
        <w:rPr>
          <w:rFonts w:cs="Lucida Grande"/>
          <w:color w:val="000000"/>
        </w:rPr>
      </w:pPr>
      <w:r>
        <w:rPr>
          <w:rFonts w:cs="Lucida Grande" w:hint="eastAsia"/>
          <w:color w:val="000000"/>
        </w:rPr>
        <w:t>表</w:t>
      </w:r>
      <w:r>
        <w:rPr>
          <w:rFonts w:cs="Lucida Grande" w:hint="eastAsia"/>
          <w:color w:val="000000"/>
        </w:rPr>
        <w:t>4-4</w:t>
      </w:r>
      <w:r>
        <w:rPr>
          <w:rFonts w:cs="Lucida Grande" w:hint="eastAsia"/>
          <w:color w:val="000000"/>
        </w:rPr>
        <w:t>列出了分类在</w:t>
      </w:r>
      <w:r w:rsidRPr="009F6EA9">
        <w:rPr>
          <w:rFonts w:cs="Lucida Grande"/>
          <w:i/>
          <w:color w:val="000000"/>
        </w:rPr>
        <w:t>Dehalococcoides</w:t>
      </w:r>
      <w:r w:rsidRPr="008A2CFD">
        <w:rPr>
          <w:rFonts w:cs="Lucida Grande" w:hint="eastAsia"/>
          <w:color w:val="000000"/>
        </w:rPr>
        <w:t>下的</w:t>
      </w:r>
      <w:r w:rsidRPr="008A2CFD">
        <w:rPr>
          <w:rFonts w:cs="Lucida Grande" w:hint="eastAsia"/>
          <w:color w:val="000000"/>
        </w:rPr>
        <w:t>OTUs</w:t>
      </w:r>
      <w:r w:rsidRPr="008A2CFD">
        <w:rPr>
          <w:rFonts w:cs="Lucida Grande" w:hint="eastAsia"/>
          <w:color w:val="000000"/>
        </w:rPr>
        <w:t>条数及编号</w:t>
      </w:r>
      <w:r>
        <w:rPr>
          <w:rFonts w:cs="Lucida Grande" w:hint="eastAsia"/>
          <w:color w:val="000000"/>
        </w:rPr>
        <w:t>。虽然每个样品中</w:t>
      </w:r>
      <w:r>
        <w:rPr>
          <w:rFonts w:cs="Lucida Grande" w:hint="eastAsia"/>
          <w:color w:val="000000"/>
        </w:rPr>
        <w:t>OTUs</w:t>
      </w:r>
      <w:r>
        <w:rPr>
          <w:rFonts w:cs="Lucida Grande" w:hint="eastAsia"/>
          <w:color w:val="000000"/>
        </w:rPr>
        <w:t>数目不同，但</w:t>
      </w:r>
      <w:r w:rsidR="00246036">
        <w:rPr>
          <w:rFonts w:cs="Lucida Grande" w:hint="eastAsia"/>
          <w:color w:val="000000"/>
        </w:rPr>
        <w:t>可得出</w:t>
      </w:r>
      <w:r>
        <w:rPr>
          <w:rFonts w:cs="Lucida Grande" w:hint="eastAsia"/>
          <w:color w:val="000000"/>
        </w:rPr>
        <w:t>同一个样品中的不同</w:t>
      </w:r>
      <w:r>
        <w:rPr>
          <w:rFonts w:cs="Lucida Grande" w:hint="eastAsia"/>
          <w:color w:val="000000"/>
        </w:rPr>
        <w:t>OTUs</w:t>
      </w:r>
      <w:r>
        <w:rPr>
          <w:rFonts w:cs="Lucida Grande" w:hint="eastAsia"/>
          <w:color w:val="000000"/>
        </w:rPr>
        <w:t>的优势程度。其中</w:t>
      </w:r>
      <w:r>
        <w:rPr>
          <w:rFonts w:cs="Lucida Grande" w:hint="eastAsia"/>
          <w:color w:val="000000"/>
        </w:rPr>
        <w:lastRenderedPageBreak/>
        <w:t>OTU 10</w:t>
      </w:r>
      <w:r>
        <w:rPr>
          <w:rFonts w:cs="Lucida Grande" w:hint="eastAsia"/>
          <w:color w:val="000000"/>
        </w:rPr>
        <w:t>是各实验体系中最主要的</w:t>
      </w:r>
      <w:r w:rsidRPr="009F6EA9">
        <w:rPr>
          <w:rFonts w:cs="Lucida Grande"/>
          <w:i/>
          <w:color w:val="000000"/>
        </w:rPr>
        <w:t>Dehalococcoides</w:t>
      </w:r>
      <w:r>
        <w:rPr>
          <w:rFonts w:cs="Lucida Grande" w:hint="eastAsia"/>
          <w:i/>
          <w:color w:val="000000"/>
        </w:rPr>
        <w:t xml:space="preserve"> </w:t>
      </w:r>
      <w:r w:rsidRPr="008A2CFD">
        <w:rPr>
          <w:rFonts w:cs="Lucida Grande" w:hint="eastAsia"/>
          <w:color w:val="000000"/>
        </w:rPr>
        <w:t>OTU</w:t>
      </w:r>
      <w:r>
        <w:rPr>
          <w:rFonts w:cs="Lucida Grande" w:hint="eastAsia"/>
          <w:color w:val="000000"/>
        </w:rPr>
        <w:t>，且在</w:t>
      </w:r>
      <w:r>
        <w:rPr>
          <w:rFonts w:cs="Lucida Grande" w:hint="eastAsia"/>
          <w:color w:val="000000"/>
        </w:rPr>
        <w:t>T-S</w:t>
      </w:r>
      <w:r>
        <w:rPr>
          <w:rFonts w:cs="Lucida Grande" w:hint="eastAsia"/>
          <w:color w:val="000000"/>
        </w:rPr>
        <w:t>实验组只出现这一种分类为</w:t>
      </w:r>
      <w:r w:rsidRPr="009F6EA9">
        <w:rPr>
          <w:rFonts w:cs="Lucida Grande"/>
          <w:i/>
          <w:color w:val="000000"/>
        </w:rPr>
        <w:t>Dehalococcoides</w:t>
      </w:r>
      <w:r w:rsidRPr="008A2CFD">
        <w:rPr>
          <w:rFonts w:cs="Lucida Grande" w:hint="eastAsia"/>
          <w:color w:val="000000"/>
        </w:rPr>
        <w:t>的</w:t>
      </w:r>
      <w:r w:rsidRPr="008A2CFD">
        <w:rPr>
          <w:rFonts w:cs="Lucida Grande" w:hint="eastAsia"/>
          <w:color w:val="000000"/>
        </w:rPr>
        <w:t>OTU</w:t>
      </w:r>
      <w:r>
        <w:rPr>
          <w:rFonts w:cs="Lucida Grande" w:hint="eastAsia"/>
          <w:color w:val="000000"/>
        </w:rPr>
        <w:t>。</w:t>
      </w:r>
      <w:r>
        <w:rPr>
          <w:rFonts w:cs="Lucida Grande" w:hint="eastAsia"/>
          <w:color w:val="000000"/>
        </w:rPr>
        <w:t>OTU 11728</w:t>
      </w:r>
      <w:r>
        <w:rPr>
          <w:rFonts w:cs="Lucida Grande" w:hint="eastAsia"/>
          <w:color w:val="000000"/>
        </w:rPr>
        <w:t>只在</w:t>
      </w:r>
      <w:r>
        <w:rPr>
          <w:rFonts w:cs="Lucida Grande" w:hint="eastAsia"/>
          <w:color w:val="000000"/>
        </w:rPr>
        <w:t>66</w:t>
      </w:r>
      <w:r>
        <w:rPr>
          <w:rFonts w:cs="Lucida Grande" w:hint="eastAsia"/>
          <w:color w:val="000000"/>
        </w:rPr>
        <w:t>周的</w:t>
      </w:r>
      <w:r>
        <w:rPr>
          <w:rFonts w:cs="Lucida Grande" w:hint="eastAsia"/>
          <w:color w:val="000000"/>
        </w:rPr>
        <w:t>T-Fe</w:t>
      </w:r>
      <w:r>
        <w:rPr>
          <w:rFonts w:cs="Lucida Grande" w:hint="eastAsia"/>
          <w:color w:val="000000"/>
        </w:rPr>
        <w:t>实验组出现</w:t>
      </w:r>
      <w:r>
        <w:rPr>
          <w:rFonts w:cs="Lucida Grande" w:hint="eastAsia"/>
          <w:color w:val="000000"/>
        </w:rPr>
        <w:t>3</w:t>
      </w:r>
      <w:r>
        <w:rPr>
          <w:rFonts w:cs="Lucida Grande" w:hint="eastAsia"/>
          <w:color w:val="000000"/>
        </w:rPr>
        <w:t>条；</w:t>
      </w:r>
      <w:r>
        <w:rPr>
          <w:rFonts w:cs="Lucida Grande" w:hint="eastAsia"/>
          <w:color w:val="000000"/>
        </w:rPr>
        <w:t>OTU 9803</w:t>
      </w:r>
      <w:r>
        <w:rPr>
          <w:rFonts w:cs="Lucida Grande" w:hint="eastAsia"/>
          <w:color w:val="000000"/>
        </w:rPr>
        <w:t>只在</w:t>
      </w:r>
      <w:r>
        <w:rPr>
          <w:rFonts w:cs="Lucida Grande" w:hint="eastAsia"/>
          <w:color w:val="000000"/>
        </w:rPr>
        <w:t>T-1</w:t>
      </w:r>
      <w:r>
        <w:rPr>
          <w:rFonts w:cs="Lucida Grande" w:hint="eastAsia"/>
          <w:color w:val="000000"/>
        </w:rPr>
        <w:t>实验组的第</w:t>
      </w:r>
      <w:r>
        <w:rPr>
          <w:rFonts w:cs="Lucida Grande" w:hint="eastAsia"/>
          <w:color w:val="000000"/>
        </w:rPr>
        <w:t>24</w:t>
      </w:r>
      <w:r>
        <w:rPr>
          <w:rFonts w:cs="Lucida Grande" w:hint="eastAsia"/>
          <w:color w:val="000000"/>
        </w:rPr>
        <w:t>周、</w:t>
      </w:r>
      <w:r>
        <w:rPr>
          <w:rFonts w:cs="Lucida Grande" w:hint="eastAsia"/>
          <w:color w:val="000000"/>
        </w:rPr>
        <w:t>66</w:t>
      </w:r>
      <w:r>
        <w:rPr>
          <w:rFonts w:cs="Lucida Grande" w:hint="eastAsia"/>
          <w:color w:val="000000"/>
        </w:rPr>
        <w:t>周分别检测到</w:t>
      </w:r>
      <w:r>
        <w:rPr>
          <w:rFonts w:cs="Lucida Grande" w:hint="eastAsia"/>
          <w:color w:val="000000"/>
        </w:rPr>
        <w:t>1</w:t>
      </w:r>
      <w:r>
        <w:rPr>
          <w:rFonts w:cs="Lucida Grande" w:hint="eastAsia"/>
          <w:color w:val="000000"/>
        </w:rPr>
        <w:t>条、</w:t>
      </w:r>
      <w:r>
        <w:rPr>
          <w:rFonts w:cs="Lucida Grande" w:hint="eastAsia"/>
          <w:color w:val="000000"/>
        </w:rPr>
        <w:t>2</w:t>
      </w:r>
      <w:r>
        <w:rPr>
          <w:rFonts w:cs="Lucida Grande" w:hint="eastAsia"/>
          <w:color w:val="000000"/>
        </w:rPr>
        <w:t>条；</w:t>
      </w:r>
      <w:r>
        <w:rPr>
          <w:rFonts w:cs="Lucida Grande" w:hint="eastAsia"/>
          <w:color w:val="000000"/>
        </w:rPr>
        <w:t>OTU 10707</w:t>
      </w:r>
      <w:r>
        <w:rPr>
          <w:rFonts w:cs="Lucida Grande" w:hint="eastAsia"/>
          <w:color w:val="000000"/>
        </w:rPr>
        <w:t>、</w:t>
      </w:r>
      <w:r>
        <w:rPr>
          <w:rFonts w:cs="Lucida Grande" w:hint="eastAsia"/>
          <w:color w:val="000000"/>
        </w:rPr>
        <w:t>OTU 4458</w:t>
      </w:r>
      <w:r>
        <w:rPr>
          <w:rFonts w:cs="Lucida Grande" w:hint="eastAsia"/>
          <w:color w:val="000000"/>
        </w:rPr>
        <w:t>、</w:t>
      </w:r>
      <w:r>
        <w:rPr>
          <w:rFonts w:cs="Lucida Grande" w:hint="eastAsia"/>
          <w:color w:val="000000"/>
        </w:rPr>
        <w:t>OTU 8613</w:t>
      </w:r>
      <w:r>
        <w:rPr>
          <w:rFonts w:cs="Lucida Grande" w:hint="eastAsia"/>
          <w:color w:val="000000"/>
        </w:rPr>
        <w:t>只在</w:t>
      </w:r>
      <w:r>
        <w:rPr>
          <w:rFonts w:cs="Lucida Grande" w:hint="eastAsia"/>
          <w:color w:val="000000"/>
        </w:rPr>
        <w:t>66</w:t>
      </w:r>
      <w:r>
        <w:rPr>
          <w:rFonts w:cs="Lucida Grande" w:hint="eastAsia"/>
          <w:color w:val="000000"/>
        </w:rPr>
        <w:t>周的</w:t>
      </w:r>
      <w:r>
        <w:rPr>
          <w:rFonts w:cs="Lucida Grande" w:hint="eastAsia"/>
          <w:color w:val="000000"/>
        </w:rPr>
        <w:t>T-1</w:t>
      </w:r>
      <w:r>
        <w:rPr>
          <w:rFonts w:cs="Lucida Grande" w:hint="eastAsia"/>
          <w:color w:val="000000"/>
        </w:rPr>
        <w:t>、</w:t>
      </w:r>
      <w:r>
        <w:rPr>
          <w:rFonts w:cs="Lucida Grande" w:hint="eastAsia"/>
          <w:color w:val="000000"/>
        </w:rPr>
        <w:t>T-Fe</w:t>
      </w:r>
      <w:r w:rsidR="00881ADF">
        <w:rPr>
          <w:rFonts w:cs="Lucida Grande" w:hint="eastAsia"/>
          <w:color w:val="000000"/>
        </w:rPr>
        <w:t>实验组中检出</w:t>
      </w:r>
      <w:r>
        <w:rPr>
          <w:rFonts w:cs="Lucida Grande" w:hint="eastAsia"/>
          <w:color w:val="000000"/>
        </w:rPr>
        <w:t>。</w:t>
      </w:r>
    </w:p>
    <w:p w14:paraId="2DE61AB6" w14:textId="77777777" w:rsidR="00296D36" w:rsidRDefault="00296D36" w:rsidP="003A4A6B">
      <w:pPr>
        <w:adjustRightInd w:val="0"/>
        <w:snapToGrid w:val="0"/>
        <w:spacing w:beforeLines="50" w:before="163" w:line="300" w:lineRule="auto"/>
        <w:jc w:val="center"/>
      </w:pPr>
      <w:r>
        <w:rPr>
          <w:rFonts w:hint="eastAsia"/>
          <w:color w:val="000000"/>
          <w:sz w:val="21"/>
          <w:szCs w:val="22"/>
        </w:rPr>
        <w:t>表</w:t>
      </w:r>
      <w:r>
        <w:rPr>
          <w:rFonts w:hint="eastAsia"/>
          <w:color w:val="000000"/>
          <w:sz w:val="21"/>
          <w:szCs w:val="22"/>
        </w:rPr>
        <w:t xml:space="preserve">4-4 </w:t>
      </w:r>
      <w:r>
        <w:rPr>
          <w:rFonts w:hint="eastAsia"/>
          <w:color w:val="000000"/>
          <w:sz w:val="21"/>
          <w:szCs w:val="22"/>
        </w:rPr>
        <w:t>各实验组</w:t>
      </w:r>
      <w:r w:rsidRPr="002B0557">
        <w:rPr>
          <w:i/>
          <w:color w:val="000000"/>
          <w:sz w:val="21"/>
          <w:szCs w:val="21"/>
        </w:rPr>
        <w:t>Dehalococcoides</w:t>
      </w:r>
      <w:r w:rsidR="0083096B" w:rsidRPr="00C85235">
        <w:rPr>
          <w:rFonts w:hint="eastAsia"/>
          <w:color w:val="000000"/>
          <w:sz w:val="21"/>
          <w:szCs w:val="21"/>
        </w:rPr>
        <w:t xml:space="preserve"> </w:t>
      </w:r>
      <w:r w:rsidRPr="00C85235">
        <w:rPr>
          <w:rFonts w:hint="eastAsia"/>
          <w:color w:val="000000"/>
          <w:sz w:val="21"/>
          <w:szCs w:val="21"/>
        </w:rPr>
        <w:t>OTUs</w:t>
      </w:r>
      <w:r>
        <w:rPr>
          <w:rFonts w:hint="eastAsia"/>
          <w:color w:val="000000"/>
          <w:sz w:val="21"/>
          <w:szCs w:val="21"/>
        </w:rPr>
        <w:t>测序条数</w:t>
      </w:r>
    </w:p>
    <w:tbl>
      <w:tblPr>
        <w:tblW w:w="5000" w:type="pct"/>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1869"/>
        <w:gridCol w:w="647"/>
        <w:gridCol w:w="647"/>
        <w:gridCol w:w="646"/>
        <w:gridCol w:w="646"/>
        <w:gridCol w:w="646"/>
        <w:gridCol w:w="646"/>
        <w:gridCol w:w="646"/>
        <w:gridCol w:w="646"/>
        <w:gridCol w:w="646"/>
        <w:gridCol w:w="645"/>
      </w:tblGrid>
      <w:tr w:rsidR="00296D36" w:rsidRPr="002F078A" w14:paraId="20E13D7B" w14:textId="77777777" w:rsidTr="00A95F90">
        <w:trPr>
          <w:trHeight w:val="300"/>
        </w:trPr>
        <w:tc>
          <w:tcPr>
            <w:tcW w:w="1121" w:type="pct"/>
            <w:tcBorders>
              <w:top w:val="single" w:sz="8" w:space="0" w:color="auto"/>
              <w:bottom w:val="single" w:sz="4" w:space="0" w:color="auto"/>
            </w:tcBorders>
            <w:shd w:val="clear" w:color="auto" w:fill="auto"/>
            <w:noWrap/>
            <w:tcMar>
              <w:top w:w="15" w:type="dxa"/>
              <w:left w:w="15" w:type="dxa"/>
              <w:bottom w:w="0" w:type="dxa"/>
              <w:right w:w="15" w:type="dxa"/>
            </w:tcMar>
            <w:vAlign w:val="center"/>
          </w:tcPr>
          <w:p w14:paraId="6F9B822E" w14:textId="77777777" w:rsidR="00296D36" w:rsidRPr="002F078A" w:rsidRDefault="00296D36" w:rsidP="00A95F90">
            <w:pPr>
              <w:jc w:val="center"/>
              <w:rPr>
                <w:color w:val="000000"/>
                <w:sz w:val="21"/>
                <w:szCs w:val="21"/>
              </w:rPr>
            </w:pPr>
            <w:r>
              <w:rPr>
                <w:rFonts w:hint="eastAsia"/>
                <w:color w:val="000000"/>
                <w:sz w:val="21"/>
                <w:szCs w:val="21"/>
              </w:rPr>
              <w:t xml:space="preserve">OTU </w:t>
            </w:r>
            <w:r>
              <w:rPr>
                <w:rFonts w:hint="eastAsia"/>
                <w:color w:val="000000"/>
                <w:sz w:val="21"/>
                <w:szCs w:val="21"/>
              </w:rPr>
              <w:t>编号</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3BDE20E6" w14:textId="77777777" w:rsidR="00296D36" w:rsidRPr="002F078A" w:rsidRDefault="00296D36" w:rsidP="00A95F90">
            <w:pPr>
              <w:jc w:val="center"/>
              <w:rPr>
                <w:color w:val="000000"/>
                <w:sz w:val="21"/>
                <w:szCs w:val="21"/>
              </w:rPr>
            </w:pPr>
            <w:r w:rsidRPr="002F078A">
              <w:rPr>
                <w:rFonts w:hint="eastAsia"/>
                <w:color w:val="000000"/>
                <w:sz w:val="21"/>
                <w:szCs w:val="21"/>
              </w:rPr>
              <w:t>T-1</w:t>
            </w:r>
          </w:p>
          <w:p w14:paraId="53A0F54A" w14:textId="77777777" w:rsidR="00296D36" w:rsidRDefault="00296D36" w:rsidP="00A95F90">
            <w:pPr>
              <w:jc w:val="center"/>
              <w:rPr>
                <w:color w:val="000000"/>
                <w:sz w:val="21"/>
                <w:szCs w:val="21"/>
              </w:rPr>
            </w:pPr>
            <w:r w:rsidRPr="002F078A">
              <w:rPr>
                <w:rFonts w:hint="eastAsia"/>
                <w:color w:val="000000"/>
                <w:sz w:val="21"/>
                <w:szCs w:val="21"/>
              </w:rPr>
              <w:t>0w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60EEFAA3"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4B12287D" w14:textId="77777777" w:rsidR="00296D36" w:rsidRDefault="00296D36" w:rsidP="00A95F90">
            <w:pPr>
              <w:jc w:val="center"/>
              <w:rPr>
                <w:color w:val="000000"/>
                <w:sz w:val="21"/>
                <w:szCs w:val="21"/>
              </w:rPr>
            </w:pPr>
            <w:r w:rsidRPr="002F078A">
              <w:rPr>
                <w:rFonts w:hint="eastAsia"/>
                <w:color w:val="000000"/>
                <w:sz w:val="21"/>
                <w:szCs w:val="21"/>
              </w:rPr>
              <w:t>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12A8251F"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57A4C457" w14:textId="77777777" w:rsidR="00296D36" w:rsidRPr="002F078A" w:rsidRDefault="00296D36" w:rsidP="00A95F90">
            <w:pPr>
              <w:jc w:val="center"/>
              <w:rPr>
                <w:color w:val="000000"/>
                <w:sz w:val="21"/>
                <w:szCs w:val="21"/>
              </w:rPr>
            </w:pPr>
            <w:r w:rsidRPr="002F078A">
              <w:rPr>
                <w:rFonts w:hint="eastAsia"/>
                <w:color w:val="000000"/>
                <w:sz w:val="21"/>
                <w:szCs w:val="21"/>
              </w:rPr>
              <w:t>24w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670D32A4"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005CB325" w14:textId="77777777" w:rsidR="00296D36" w:rsidRPr="002F078A" w:rsidRDefault="00296D36" w:rsidP="00A95F90">
            <w:pPr>
              <w:jc w:val="center"/>
              <w:rPr>
                <w:color w:val="000000"/>
                <w:sz w:val="21"/>
                <w:szCs w:val="21"/>
              </w:rPr>
            </w:pPr>
            <w:r w:rsidRPr="002F078A">
              <w:rPr>
                <w:rFonts w:hint="eastAsia"/>
                <w:color w:val="000000"/>
                <w:sz w:val="21"/>
                <w:szCs w:val="21"/>
              </w:rPr>
              <w:t>66w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7F5145B0"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6BEB7A6E" w14:textId="77777777" w:rsidR="00296D36" w:rsidRDefault="00296D36" w:rsidP="00A95F90">
            <w:pPr>
              <w:jc w:val="center"/>
              <w:rPr>
                <w:color w:val="000000"/>
                <w:sz w:val="21"/>
                <w:szCs w:val="21"/>
              </w:rPr>
            </w:pPr>
            <w:r w:rsidRPr="002F078A">
              <w:rPr>
                <w:rFonts w:hint="eastAsia"/>
                <w:color w:val="000000"/>
                <w:sz w:val="21"/>
                <w:szCs w:val="21"/>
              </w:rPr>
              <w:t>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43C4C22D"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6E5A07B2" w14:textId="77777777" w:rsidR="00296D36" w:rsidRDefault="00296D36" w:rsidP="00A95F90">
            <w:pPr>
              <w:jc w:val="center"/>
              <w:rPr>
                <w:color w:val="000000"/>
                <w:sz w:val="21"/>
                <w:szCs w:val="21"/>
              </w:rPr>
            </w:pPr>
            <w:r w:rsidRPr="002F078A">
              <w:rPr>
                <w:rFonts w:hint="eastAsia"/>
                <w:color w:val="000000"/>
                <w:sz w:val="21"/>
                <w:szCs w:val="21"/>
              </w:rPr>
              <w:t>24w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0EE61F38"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2D485C05" w14:textId="77777777" w:rsidR="00296D36" w:rsidRDefault="00296D36" w:rsidP="00A95F90">
            <w:pPr>
              <w:jc w:val="center"/>
              <w:rPr>
                <w:color w:val="000000"/>
                <w:sz w:val="21"/>
                <w:szCs w:val="21"/>
              </w:rPr>
            </w:pPr>
            <w:r w:rsidRPr="002F078A">
              <w:rPr>
                <w:rFonts w:hint="eastAsia"/>
                <w:color w:val="000000"/>
                <w:sz w:val="21"/>
                <w:szCs w:val="21"/>
              </w:rPr>
              <w:t>66w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4BFEF9E4"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0FC58403" w14:textId="77777777" w:rsidR="00296D36" w:rsidRDefault="00296D36" w:rsidP="00A95F90">
            <w:pPr>
              <w:jc w:val="center"/>
              <w:rPr>
                <w:color w:val="000000"/>
                <w:sz w:val="21"/>
                <w:szCs w:val="21"/>
              </w:rPr>
            </w:pPr>
            <w:r w:rsidRPr="002F078A">
              <w:rPr>
                <w:rFonts w:hint="eastAsia"/>
                <w:color w:val="000000"/>
                <w:sz w:val="21"/>
                <w:szCs w:val="21"/>
              </w:rPr>
              <w:t>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276614F3"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123E680D" w14:textId="77777777" w:rsidR="00296D36" w:rsidRDefault="00296D36" w:rsidP="00A95F90">
            <w:pPr>
              <w:jc w:val="center"/>
              <w:rPr>
                <w:color w:val="000000"/>
                <w:sz w:val="21"/>
                <w:szCs w:val="21"/>
              </w:rPr>
            </w:pPr>
            <w:r w:rsidRPr="002F078A">
              <w:rPr>
                <w:rFonts w:hint="eastAsia"/>
                <w:color w:val="000000"/>
                <w:sz w:val="21"/>
                <w:szCs w:val="21"/>
              </w:rPr>
              <w:t>24w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7F2A6FEB"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1A14893A" w14:textId="77777777" w:rsidR="00296D36" w:rsidRPr="002F078A" w:rsidRDefault="00296D36" w:rsidP="00A95F90">
            <w:pPr>
              <w:jc w:val="center"/>
              <w:rPr>
                <w:color w:val="000000"/>
                <w:sz w:val="21"/>
                <w:szCs w:val="21"/>
              </w:rPr>
            </w:pPr>
            <w:r w:rsidRPr="002F078A">
              <w:rPr>
                <w:rFonts w:hint="eastAsia"/>
                <w:color w:val="000000"/>
                <w:sz w:val="21"/>
                <w:szCs w:val="21"/>
              </w:rPr>
              <w:t>66w</w:t>
            </w:r>
          </w:p>
        </w:tc>
      </w:tr>
      <w:tr w:rsidR="00296D36" w:rsidRPr="002F078A" w14:paraId="62A40D91" w14:textId="77777777" w:rsidTr="00A95F90">
        <w:trPr>
          <w:trHeight w:val="300"/>
        </w:trPr>
        <w:tc>
          <w:tcPr>
            <w:tcW w:w="1121" w:type="pct"/>
            <w:tcBorders>
              <w:top w:val="single" w:sz="4" w:space="0" w:color="auto"/>
            </w:tcBorders>
            <w:shd w:val="clear" w:color="auto" w:fill="auto"/>
            <w:noWrap/>
            <w:tcMar>
              <w:top w:w="15" w:type="dxa"/>
              <w:left w:w="15" w:type="dxa"/>
              <w:bottom w:w="0" w:type="dxa"/>
              <w:right w:w="15" w:type="dxa"/>
            </w:tcMar>
            <w:vAlign w:val="bottom"/>
            <w:hideMark/>
          </w:tcPr>
          <w:p w14:paraId="7C004F21" w14:textId="77777777" w:rsidR="00296D36" w:rsidRPr="003C415F" w:rsidRDefault="00296D36" w:rsidP="00A95F90">
            <w:pPr>
              <w:ind w:leftChars="177" w:left="425"/>
              <w:jc w:val="left"/>
              <w:rPr>
                <w:color w:val="000000"/>
                <w:sz w:val="21"/>
                <w:szCs w:val="21"/>
              </w:rPr>
            </w:pPr>
            <w:r w:rsidRPr="003C415F">
              <w:rPr>
                <w:rFonts w:hint="eastAsia"/>
                <w:color w:val="000000"/>
                <w:sz w:val="21"/>
                <w:szCs w:val="21"/>
              </w:rPr>
              <w:t>OTU</w:t>
            </w:r>
            <w:r>
              <w:rPr>
                <w:rFonts w:hint="eastAsia"/>
                <w:color w:val="000000"/>
                <w:sz w:val="21"/>
                <w:szCs w:val="21"/>
              </w:rPr>
              <w:t xml:space="preserve"> </w:t>
            </w:r>
            <w:r w:rsidRPr="003C415F">
              <w:rPr>
                <w:rFonts w:hint="eastAsia"/>
                <w:color w:val="000000"/>
                <w:sz w:val="21"/>
                <w:szCs w:val="21"/>
              </w:rPr>
              <w:t>10</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32E88EB7"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1EB7C159" w14:textId="77777777" w:rsidR="00296D36" w:rsidRPr="003C415F" w:rsidRDefault="00296D36" w:rsidP="00A95F90">
            <w:pPr>
              <w:jc w:val="center"/>
              <w:rPr>
                <w:color w:val="000000"/>
                <w:sz w:val="21"/>
                <w:szCs w:val="21"/>
              </w:rPr>
            </w:pPr>
            <w:r w:rsidRPr="003C415F">
              <w:rPr>
                <w:rFonts w:hint="eastAsia"/>
                <w:color w:val="000000"/>
                <w:sz w:val="21"/>
                <w:szCs w:val="21"/>
              </w:rPr>
              <w:t>1</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0A813606" w14:textId="77777777" w:rsidR="00296D36" w:rsidRPr="003C415F" w:rsidRDefault="00296D36" w:rsidP="00A95F90">
            <w:pPr>
              <w:jc w:val="center"/>
              <w:rPr>
                <w:color w:val="000000"/>
                <w:sz w:val="21"/>
                <w:szCs w:val="21"/>
              </w:rPr>
            </w:pPr>
            <w:r w:rsidRPr="003C415F">
              <w:rPr>
                <w:rFonts w:hint="eastAsia"/>
                <w:color w:val="000000"/>
                <w:sz w:val="21"/>
                <w:szCs w:val="21"/>
              </w:rPr>
              <w:t>76</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1A022A9F" w14:textId="77777777" w:rsidR="00296D36" w:rsidRPr="003C415F" w:rsidRDefault="00296D36" w:rsidP="00A95F90">
            <w:pPr>
              <w:jc w:val="center"/>
              <w:rPr>
                <w:color w:val="000000"/>
                <w:sz w:val="21"/>
                <w:szCs w:val="21"/>
              </w:rPr>
            </w:pPr>
            <w:r w:rsidRPr="003C415F">
              <w:rPr>
                <w:rFonts w:hint="eastAsia"/>
                <w:color w:val="000000"/>
                <w:sz w:val="21"/>
                <w:szCs w:val="21"/>
              </w:rPr>
              <w:t>904</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6029D034"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3F254ECE"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154D0E9A" w14:textId="77777777" w:rsidR="00296D36" w:rsidRPr="003C415F" w:rsidRDefault="00296D36" w:rsidP="00A95F90">
            <w:pPr>
              <w:jc w:val="center"/>
              <w:rPr>
                <w:color w:val="000000"/>
                <w:sz w:val="21"/>
                <w:szCs w:val="21"/>
              </w:rPr>
            </w:pPr>
            <w:r w:rsidRPr="003C415F">
              <w:rPr>
                <w:rFonts w:hint="eastAsia"/>
                <w:color w:val="000000"/>
                <w:sz w:val="21"/>
                <w:szCs w:val="21"/>
              </w:rPr>
              <w:t>11</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4835F4A6"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58F761D0" w14:textId="77777777" w:rsidR="00296D36" w:rsidRPr="003C415F" w:rsidRDefault="00296D36" w:rsidP="00A95F90">
            <w:pPr>
              <w:jc w:val="center"/>
              <w:rPr>
                <w:color w:val="000000"/>
                <w:sz w:val="21"/>
                <w:szCs w:val="21"/>
              </w:rPr>
            </w:pPr>
            <w:r w:rsidRPr="003C415F">
              <w:rPr>
                <w:rFonts w:hint="eastAsia"/>
                <w:color w:val="000000"/>
                <w:sz w:val="21"/>
                <w:szCs w:val="21"/>
              </w:rPr>
              <w:t>25</w:t>
            </w:r>
          </w:p>
        </w:tc>
        <w:tc>
          <w:tcPr>
            <w:tcW w:w="388" w:type="pct"/>
            <w:tcBorders>
              <w:top w:val="single" w:sz="4" w:space="0" w:color="auto"/>
            </w:tcBorders>
            <w:shd w:val="clear" w:color="auto" w:fill="auto"/>
            <w:noWrap/>
            <w:tcMar>
              <w:top w:w="15" w:type="dxa"/>
              <w:left w:w="15" w:type="dxa"/>
              <w:bottom w:w="0" w:type="dxa"/>
              <w:right w:w="15" w:type="dxa"/>
            </w:tcMar>
            <w:vAlign w:val="bottom"/>
            <w:hideMark/>
          </w:tcPr>
          <w:p w14:paraId="25705CC7" w14:textId="77777777" w:rsidR="00296D36" w:rsidRPr="003C415F" w:rsidRDefault="00296D36" w:rsidP="00A95F90">
            <w:pPr>
              <w:jc w:val="center"/>
              <w:rPr>
                <w:color w:val="000000"/>
                <w:sz w:val="21"/>
                <w:szCs w:val="21"/>
              </w:rPr>
            </w:pPr>
            <w:r w:rsidRPr="003C415F">
              <w:rPr>
                <w:rFonts w:hint="eastAsia"/>
                <w:color w:val="000000"/>
                <w:sz w:val="21"/>
                <w:szCs w:val="21"/>
              </w:rPr>
              <w:t>308</w:t>
            </w:r>
          </w:p>
        </w:tc>
      </w:tr>
      <w:tr w:rsidR="00296D36" w:rsidRPr="002F078A" w14:paraId="739BF9A5" w14:textId="77777777" w:rsidTr="00A95F90">
        <w:trPr>
          <w:trHeight w:val="300"/>
        </w:trPr>
        <w:tc>
          <w:tcPr>
            <w:tcW w:w="1121" w:type="pct"/>
            <w:shd w:val="clear" w:color="auto" w:fill="auto"/>
            <w:noWrap/>
            <w:tcMar>
              <w:top w:w="15" w:type="dxa"/>
              <w:left w:w="15" w:type="dxa"/>
              <w:bottom w:w="0" w:type="dxa"/>
              <w:right w:w="15" w:type="dxa"/>
            </w:tcMar>
            <w:vAlign w:val="bottom"/>
            <w:hideMark/>
          </w:tcPr>
          <w:p w14:paraId="4AA95442" w14:textId="77777777" w:rsidR="00296D36" w:rsidRPr="003C415F" w:rsidRDefault="00296D36" w:rsidP="00A95F90">
            <w:pPr>
              <w:ind w:leftChars="177" w:left="425"/>
              <w:jc w:val="left"/>
              <w:rPr>
                <w:color w:val="000000"/>
                <w:sz w:val="21"/>
                <w:szCs w:val="21"/>
              </w:rPr>
            </w:pPr>
            <w:r w:rsidRPr="003C415F">
              <w:rPr>
                <w:rFonts w:hint="eastAsia"/>
                <w:color w:val="000000"/>
                <w:sz w:val="21"/>
                <w:szCs w:val="21"/>
              </w:rPr>
              <w:t>OTU</w:t>
            </w:r>
            <w:r>
              <w:rPr>
                <w:rFonts w:hint="eastAsia"/>
                <w:color w:val="000000"/>
                <w:sz w:val="21"/>
                <w:szCs w:val="21"/>
              </w:rPr>
              <w:t xml:space="preserve"> </w:t>
            </w:r>
            <w:r w:rsidRPr="003C415F">
              <w:rPr>
                <w:rFonts w:hint="eastAsia"/>
                <w:color w:val="000000"/>
                <w:sz w:val="21"/>
                <w:szCs w:val="21"/>
              </w:rPr>
              <w:t>10707</w:t>
            </w:r>
          </w:p>
        </w:tc>
        <w:tc>
          <w:tcPr>
            <w:tcW w:w="388" w:type="pct"/>
            <w:shd w:val="clear" w:color="auto" w:fill="auto"/>
            <w:noWrap/>
            <w:tcMar>
              <w:top w:w="15" w:type="dxa"/>
              <w:left w:w="15" w:type="dxa"/>
              <w:bottom w:w="0" w:type="dxa"/>
              <w:right w:w="15" w:type="dxa"/>
            </w:tcMar>
            <w:vAlign w:val="bottom"/>
            <w:hideMark/>
          </w:tcPr>
          <w:p w14:paraId="5D1246FC"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213A17AD"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4CAB116D"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59C86AAC" w14:textId="77777777" w:rsidR="00296D36" w:rsidRPr="003C415F" w:rsidRDefault="00296D36" w:rsidP="00A95F90">
            <w:pPr>
              <w:jc w:val="center"/>
              <w:rPr>
                <w:color w:val="000000"/>
                <w:sz w:val="21"/>
                <w:szCs w:val="21"/>
              </w:rPr>
            </w:pPr>
            <w:r w:rsidRPr="003C415F">
              <w:rPr>
                <w:rFonts w:hint="eastAsia"/>
                <w:color w:val="000000"/>
                <w:sz w:val="21"/>
                <w:szCs w:val="21"/>
              </w:rPr>
              <w:t>8</w:t>
            </w:r>
          </w:p>
        </w:tc>
        <w:tc>
          <w:tcPr>
            <w:tcW w:w="388" w:type="pct"/>
            <w:shd w:val="clear" w:color="auto" w:fill="auto"/>
            <w:noWrap/>
            <w:tcMar>
              <w:top w:w="15" w:type="dxa"/>
              <w:left w:w="15" w:type="dxa"/>
              <w:bottom w:w="0" w:type="dxa"/>
              <w:right w:w="15" w:type="dxa"/>
            </w:tcMar>
            <w:vAlign w:val="bottom"/>
            <w:hideMark/>
          </w:tcPr>
          <w:p w14:paraId="78B12DC9"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4036680A"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02421064"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3B7B8E1E"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0E07DAD0"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5E6213BC" w14:textId="77777777" w:rsidR="00296D36" w:rsidRPr="003C415F" w:rsidRDefault="00296D36" w:rsidP="00A95F90">
            <w:pPr>
              <w:jc w:val="center"/>
              <w:rPr>
                <w:color w:val="000000"/>
                <w:sz w:val="21"/>
                <w:szCs w:val="21"/>
              </w:rPr>
            </w:pPr>
            <w:r w:rsidRPr="003C415F">
              <w:rPr>
                <w:rFonts w:hint="eastAsia"/>
                <w:color w:val="000000"/>
                <w:sz w:val="21"/>
                <w:szCs w:val="21"/>
              </w:rPr>
              <w:t>2</w:t>
            </w:r>
          </w:p>
        </w:tc>
      </w:tr>
      <w:tr w:rsidR="00296D36" w:rsidRPr="002F078A" w14:paraId="71481DAE" w14:textId="77777777" w:rsidTr="00A95F90">
        <w:trPr>
          <w:trHeight w:val="300"/>
        </w:trPr>
        <w:tc>
          <w:tcPr>
            <w:tcW w:w="1121" w:type="pct"/>
            <w:shd w:val="clear" w:color="auto" w:fill="auto"/>
            <w:noWrap/>
            <w:tcMar>
              <w:top w:w="15" w:type="dxa"/>
              <w:left w:w="15" w:type="dxa"/>
              <w:bottom w:w="0" w:type="dxa"/>
              <w:right w:w="15" w:type="dxa"/>
            </w:tcMar>
            <w:vAlign w:val="bottom"/>
            <w:hideMark/>
          </w:tcPr>
          <w:p w14:paraId="41C533CA" w14:textId="77777777" w:rsidR="00296D36" w:rsidRPr="003C415F" w:rsidRDefault="00296D36" w:rsidP="00A95F90">
            <w:pPr>
              <w:ind w:leftChars="177" w:left="425"/>
              <w:jc w:val="left"/>
              <w:rPr>
                <w:color w:val="000000"/>
                <w:sz w:val="21"/>
                <w:szCs w:val="21"/>
              </w:rPr>
            </w:pPr>
            <w:r w:rsidRPr="003C415F">
              <w:rPr>
                <w:rFonts w:hint="eastAsia"/>
                <w:color w:val="000000"/>
                <w:sz w:val="21"/>
                <w:szCs w:val="21"/>
              </w:rPr>
              <w:t>OTU</w:t>
            </w:r>
            <w:r>
              <w:rPr>
                <w:rFonts w:hint="eastAsia"/>
                <w:color w:val="000000"/>
                <w:sz w:val="21"/>
                <w:szCs w:val="21"/>
              </w:rPr>
              <w:t xml:space="preserve"> </w:t>
            </w:r>
            <w:r w:rsidRPr="003C415F">
              <w:rPr>
                <w:rFonts w:hint="eastAsia"/>
                <w:color w:val="000000"/>
                <w:sz w:val="21"/>
                <w:szCs w:val="21"/>
              </w:rPr>
              <w:t>11728</w:t>
            </w:r>
          </w:p>
        </w:tc>
        <w:tc>
          <w:tcPr>
            <w:tcW w:w="388" w:type="pct"/>
            <w:shd w:val="clear" w:color="auto" w:fill="auto"/>
            <w:noWrap/>
            <w:tcMar>
              <w:top w:w="15" w:type="dxa"/>
              <w:left w:w="15" w:type="dxa"/>
              <w:bottom w:w="0" w:type="dxa"/>
              <w:right w:w="15" w:type="dxa"/>
            </w:tcMar>
            <w:vAlign w:val="bottom"/>
            <w:hideMark/>
          </w:tcPr>
          <w:p w14:paraId="4560A82C"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28206705"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7E1CE5C8"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35A827FC"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0F12D1FB"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600E3F15"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1D96EB9D"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41D9977D"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53956BC1"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hideMark/>
          </w:tcPr>
          <w:p w14:paraId="2653A0AF" w14:textId="77777777" w:rsidR="00296D36" w:rsidRPr="003C415F" w:rsidRDefault="00296D36" w:rsidP="00A95F90">
            <w:pPr>
              <w:jc w:val="center"/>
              <w:rPr>
                <w:color w:val="000000"/>
                <w:sz w:val="21"/>
                <w:szCs w:val="21"/>
              </w:rPr>
            </w:pPr>
            <w:r w:rsidRPr="003C415F">
              <w:rPr>
                <w:rFonts w:hint="eastAsia"/>
                <w:color w:val="000000"/>
                <w:sz w:val="21"/>
                <w:szCs w:val="21"/>
              </w:rPr>
              <w:t>3</w:t>
            </w:r>
          </w:p>
        </w:tc>
      </w:tr>
      <w:tr w:rsidR="00296D36" w:rsidRPr="002F078A" w14:paraId="59B53E1F" w14:textId="77777777" w:rsidTr="00A95F90">
        <w:trPr>
          <w:trHeight w:val="300"/>
        </w:trPr>
        <w:tc>
          <w:tcPr>
            <w:tcW w:w="1121" w:type="pct"/>
            <w:shd w:val="clear" w:color="auto" w:fill="auto"/>
            <w:noWrap/>
            <w:tcMar>
              <w:top w:w="15" w:type="dxa"/>
              <w:left w:w="15" w:type="dxa"/>
              <w:bottom w:w="0" w:type="dxa"/>
              <w:right w:w="15" w:type="dxa"/>
            </w:tcMar>
            <w:vAlign w:val="bottom"/>
          </w:tcPr>
          <w:p w14:paraId="76A7A0AE" w14:textId="77777777" w:rsidR="00296D36" w:rsidRPr="003C415F" w:rsidRDefault="00296D36" w:rsidP="00A95F90">
            <w:pPr>
              <w:ind w:leftChars="177" w:left="425"/>
              <w:jc w:val="left"/>
              <w:rPr>
                <w:color w:val="000000"/>
                <w:sz w:val="21"/>
                <w:szCs w:val="21"/>
              </w:rPr>
            </w:pPr>
            <w:r w:rsidRPr="003C415F">
              <w:rPr>
                <w:rFonts w:hint="eastAsia"/>
                <w:color w:val="000000"/>
                <w:sz w:val="21"/>
                <w:szCs w:val="21"/>
              </w:rPr>
              <w:t>OTU</w:t>
            </w:r>
            <w:r>
              <w:rPr>
                <w:rFonts w:hint="eastAsia"/>
                <w:color w:val="000000"/>
                <w:sz w:val="21"/>
                <w:szCs w:val="21"/>
              </w:rPr>
              <w:t xml:space="preserve"> </w:t>
            </w:r>
            <w:r w:rsidRPr="003C415F">
              <w:rPr>
                <w:rFonts w:hint="eastAsia"/>
                <w:color w:val="000000"/>
                <w:sz w:val="21"/>
                <w:szCs w:val="21"/>
              </w:rPr>
              <w:t>4458</w:t>
            </w:r>
          </w:p>
        </w:tc>
        <w:tc>
          <w:tcPr>
            <w:tcW w:w="388" w:type="pct"/>
            <w:shd w:val="clear" w:color="auto" w:fill="auto"/>
            <w:noWrap/>
            <w:tcMar>
              <w:top w:w="15" w:type="dxa"/>
              <w:left w:w="15" w:type="dxa"/>
              <w:bottom w:w="0" w:type="dxa"/>
              <w:right w:w="15" w:type="dxa"/>
            </w:tcMar>
            <w:vAlign w:val="bottom"/>
          </w:tcPr>
          <w:p w14:paraId="17CC38D0"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10AC31F2"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3904D519"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0970052A" w14:textId="77777777" w:rsidR="00296D36" w:rsidRPr="003C415F" w:rsidRDefault="00296D36" w:rsidP="00A95F90">
            <w:pPr>
              <w:jc w:val="center"/>
              <w:rPr>
                <w:color w:val="000000"/>
                <w:sz w:val="21"/>
                <w:szCs w:val="21"/>
              </w:rPr>
            </w:pPr>
            <w:r w:rsidRPr="003C415F">
              <w:rPr>
                <w:rFonts w:hint="eastAsia"/>
                <w:color w:val="000000"/>
                <w:sz w:val="21"/>
                <w:szCs w:val="21"/>
              </w:rPr>
              <w:t>1</w:t>
            </w:r>
          </w:p>
        </w:tc>
        <w:tc>
          <w:tcPr>
            <w:tcW w:w="388" w:type="pct"/>
            <w:shd w:val="clear" w:color="auto" w:fill="auto"/>
            <w:noWrap/>
            <w:tcMar>
              <w:top w:w="15" w:type="dxa"/>
              <w:left w:w="15" w:type="dxa"/>
              <w:bottom w:w="0" w:type="dxa"/>
              <w:right w:w="15" w:type="dxa"/>
            </w:tcMar>
            <w:vAlign w:val="bottom"/>
          </w:tcPr>
          <w:p w14:paraId="2982D102"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1A990EC6"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7CD87B9F"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180B7DB9"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0BE2D889"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1899A756" w14:textId="77777777" w:rsidR="00296D36" w:rsidRPr="003C415F" w:rsidRDefault="00296D36" w:rsidP="00A95F90">
            <w:pPr>
              <w:jc w:val="center"/>
              <w:rPr>
                <w:color w:val="000000"/>
                <w:sz w:val="21"/>
                <w:szCs w:val="21"/>
              </w:rPr>
            </w:pPr>
            <w:r w:rsidRPr="003C415F">
              <w:rPr>
                <w:rFonts w:hint="eastAsia"/>
                <w:color w:val="000000"/>
                <w:sz w:val="21"/>
                <w:szCs w:val="21"/>
              </w:rPr>
              <w:t>2</w:t>
            </w:r>
          </w:p>
        </w:tc>
      </w:tr>
      <w:tr w:rsidR="00296D36" w:rsidRPr="002F078A" w14:paraId="121D9C16" w14:textId="77777777" w:rsidTr="00A95F90">
        <w:trPr>
          <w:trHeight w:val="300"/>
        </w:trPr>
        <w:tc>
          <w:tcPr>
            <w:tcW w:w="1121" w:type="pct"/>
            <w:shd w:val="clear" w:color="auto" w:fill="auto"/>
            <w:noWrap/>
            <w:tcMar>
              <w:top w:w="15" w:type="dxa"/>
              <w:left w:w="15" w:type="dxa"/>
              <w:bottom w:w="0" w:type="dxa"/>
              <w:right w:w="15" w:type="dxa"/>
            </w:tcMar>
            <w:vAlign w:val="bottom"/>
          </w:tcPr>
          <w:p w14:paraId="191D07BA" w14:textId="77777777" w:rsidR="00296D36" w:rsidRPr="003C415F" w:rsidRDefault="00296D36" w:rsidP="00A95F90">
            <w:pPr>
              <w:ind w:leftChars="177" w:left="425"/>
              <w:jc w:val="left"/>
              <w:rPr>
                <w:color w:val="000000"/>
                <w:sz w:val="21"/>
                <w:szCs w:val="21"/>
              </w:rPr>
            </w:pPr>
            <w:r w:rsidRPr="003C415F">
              <w:rPr>
                <w:rFonts w:hint="eastAsia"/>
                <w:color w:val="000000"/>
                <w:sz w:val="21"/>
                <w:szCs w:val="21"/>
              </w:rPr>
              <w:t>OTU</w:t>
            </w:r>
            <w:r>
              <w:rPr>
                <w:rFonts w:hint="eastAsia"/>
                <w:color w:val="000000"/>
                <w:sz w:val="21"/>
                <w:szCs w:val="21"/>
              </w:rPr>
              <w:t xml:space="preserve"> </w:t>
            </w:r>
            <w:r w:rsidRPr="003C415F">
              <w:rPr>
                <w:rFonts w:hint="eastAsia"/>
                <w:color w:val="000000"/>
                <w:sz w:val="21"/>
                <w:szCs w:val="21"/>
              </w:rPr>
              <w:t>8613</w:t>
            </w:r>
          </w:p>
        </w:tc>
        <w:tc>
          <w:tcPr>
            <w:tcW w:w="388" w:type="pct"/>
            <w:shd w:val="clear" w:color="auto" w:fill="auto"/>
            <w:noWrap/>
            <w:tcMar>
              <w:top w:w="15" w:type="dxa"/>
              <w:left w:w="15" w:type="dxa"/>
              <w:bottom w:w="0" w:type="dxa"/>
              <w:right w:w="15" w:type="dxa"/>
            </w:tcMar>
            <w:vAlign w:val="bottom"/>
          </w:tcPr>
          <w:p w14:paraId="09BE2398"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5E683A76"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5F979C34"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565060D7" w14:textId="77777777" w:rsidR="00296D36" w:rsidRPr="003C415F" w:rsidRDefault="00296D36" w:rsidP="00A95F90">
            <w:pPr>
              <w:jc w:val="center"/>
              <w:rPr>
                <w:color w:val="000000"/>
                <w:sz w:val="21"/>
                <w:szCs w:val="21"/>
              </w:rPr>
            </w:pPr>
            <w:r w:rsidRPr="003C415F">
              <w:rPr>
                <w:rFonts w:hint="eastAsia"/>
                <w:color w:val="000000"/>
                <w:sz w:val="21"/>
                <w:szCs w:val="21"/>
              </w:rPr>
              <w:t>1</w:t>
            </w:r>
          </w:p>
        </w:tc>
        <w:tc>
          <w:tcPr>
            <w:tcW w:w="388" w:type="pct"/>
            <w:shd w:val="clear" w:color="auto" w:fill="auto"/>
            <w:noWrap/>
            <w:tcMar>
              <w:top w:w="15" w:type="dxa"/>
              <w:left w:w="15" w:type="dxa"/>
              <w:bottom w:w="0" w:type="dxa"/>
              <w:right w:w="15" w:type="dxa"/>
            </w:tcMar>
            <w:vAlign w:val="bottom"/>
          </w:tcPr>
          <w:p w14:paraId="649FEBCC"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6625ED30"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580942D9"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765654B2"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68FC3702"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shd w:val="clear" w:color="auto" w:fill="auto"/>
            <w:noWrap/>
            <w:tcMar>
              <w:top w:w="15" w:type="dxa"/>
              <w:left w:w="15" w:type="dxa"/>
              <w:bottom w:w="0" w:type="dxa"/>
              <w:right w:w="15" w:type="dxa"/>
            </w:tcMar>
            <w:vAlign w:val="bottom"/>
          </w:tcPr>
          <w:p w14:paraId="2ED73BCB" w14:textId="77777777" w:rsidR="00296D36" w:rsidRPr="003C415F" w:rsidRDefault="00296D36" w:rsidP="00A95F90">
            <w:pPr>
              <w:jc w:val="center"/>
              <w:rPr>
                <w:color w:val="000000"/>
                <w:sz w:val="21"/>
                <w:szCs w:val="21"/>
              </w:rPr>
            </w:pPr>
            <w:r w:rsidRPr="003C415F">
              <w:rPr>
                <w:rFonts w:hint="eastAsia"/>
                <w:color w:val="000000"/>
                <w:sz w:val="21"/>
                <w:szCs w:val="21"/>
              </w:rPr>
              <w:t>1</w:t>
            </w:r>
          </w:p>
        </w:tc>
      </w:tr>
      <w:tr w:rsidR="00296D36" w:rsidRPr="002F078A" w14:paraId="0B224AE5" w14:textId="77777777" w:rsidTr="00A95F90">
        <w:trPr>
          <w:trHeight w:val="300"/>
        </w:trPr>
        <w:tc>
          <w:tcPr>
            <w:tcW w:w="1121" w:type="pct"/>
            <w:tcBorders>
              <w:bottom w:val="single" w:sz="8" w:space="0" w:color="auto"/>
            </w:tcBorders>
            <w:shd w:val="clear" w:color="auto" w:fill="auto"/>
            <w:noWrap/>
            <w:tcMar>
              <w:top w:w="15" w:type="dxa"/>
              <w:left w:w="15" w:type="dxa"/>
              <w:bottom w:w="0" w:type="dxa"/>
              <w:right w:w="15" w:type="dxa"/>
            </w:tcMar>
            <w:vAlign w:val="bottom"/>
          </w:tcPr>
          <w:p w14:paraId="14F9BA75" w14:textId="77777777" w:rsidR="00296D36" w:rsidRPr="003C415F" w:rsidRDefault="00296D36" w:rsidP="00A95F90">
            <w:pPr>
              <w:ind w:leftChars="177" w:left="425"/>
              <w:jc w:val="left"/>
              <w:rPr>
                <w:color w:val="000000"/>
                <w:sz w:val="21"/>
                <w:szCs w:val="21"/>
              </w:rPr>
            </w:pPr>
            <w:r w:rsidRPr="003C415F">
              <w:rPr>
                <w:rFonts w:hint="eastAsia"/>
                <w:color w:val="000000"/>
                <w:sz w:val="21"/>
                <w:szCs w:val="21"/>
              </w:rPr>
              <w:t>OTU</w:t>
            </w:r>
            <w:r>
              <w:rPr>
                <w:rFonts w:hint="eastAsia"/>
                <w:color w:val="000000"/>
                <w:sz w:val="21"/>
                <w:szCs w:val="21"/>
              </w:rPr>
              <w:t xml:space="preserve"> </w:t>
            </w:r>
            <w:r w:rsidRPr="003C415F">
              <w:rPr>
                <w:rFonts w:hint="eastAsia"/>
                <w:color w:val="000000"/>
                <w:sz w:val="21"/>
                <w:szCs w:val="21"/>
              </w:rPr>
              <w:t>9803</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4B72D266"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0EFE803B"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5489FD7F" w14:textId="77777777" w:rsidR="00296D36" w:rsidRPr="003C415F" w:rsidRDefault="00296D36" w:rsidP="00A95F90">
            <w:pPr>
              <w:jc w:val="center"/>
              <w:rPr>
                <w:color w:val="000000"/>
                <w:sz w:val="21"/>
                <w:szCs w:val="21"/>
              </w:rPr>
            </w:pPr>
            <w:r w:rsidRPr="003C415F">
              <w:rPr>
                <w:rFonts w:hint="eastAsia"/>
                <w:color w:val="000000"/>
                <w:sz w:val="21"/>
                <w:szCs w:val="21"/>
              </w:rPr>
              <w:t>1</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4CCED577" w14:textId="77777777" w:rsidR="00296D36" w:rsidRPr="003C415F" w:rsidRDefault="00296D36" w:rsidP="00A95F90">
            <w:pPr>
              <w:jc w:val="center"/>
              <w:rPr>
                <w:color w:val="000000"/>
                <w:sz w:val="21"/>
                <w:szCs w:val="21"/>
              </w:rPr>
            </w:pPr>
            <w:r w:rsidRPr="003C415F">
              <w:rPr>
                <w:rFonts w:hint="eastAsia"/>
                <w:color w:val="000000"/>
                <w:sz w:val="21"/>
                <w:szCs w:val="21"/>
              </w:rPr>
              <w:t>2</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35E01863"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711465DA"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36945EDF"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75086275"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5DB60D5A" w14:textId="77777777" w:rsidR="00296D36" w:rsidRPr="003C415F" w:rsidRDefault="00296D36" w:rsidP="00A95F90">
            <w:pPr>
              <w:jc w:val="center"/>
              <w:rPr>
                <w:color w:val="000000"/>
                <w:sz w:val="21"/>
                <w:szCs w:val="21"/>
              </w:rPr>
            </w:pPr>
            <w:r w:rsidRPr="003C415F">
              <w:rPr>
                <w:rFonts w:hint="eastAsia"/>
                <w:color w:val="000000"/>
                <w:sz w:val="21"/>
                <w:szCs w:val="21"/>
              </w:rPr>
              <w:t>0</w:t>
            </w:r>
          </w:p>
        </w:tc>
        <w:tc>
          <w:tcPr>
            <w:tcW w:w="388" w:type="pct"/>
            <w:tcBorders>
              <w:bottom w:val="single" w:sz="8" w:space="0" w:color="auto"/>
            </w:tcBorders>
            <w:shd w:val="clear" w:color="auto" w:fill="auto"/>
            <w:noWrap/>
            <w:tcMar>
              <w:top w:w="15" w:type="dxa"/>
              <w:left w:w="15" w:type="dxa"/>
              <w:bottom w:w="0" w:type="dxa"/>
              <w:right w:w="15" w:type="dxa"/>
            </w:tcMar>
            <w:vAlign w:val="bottom"/>
          </w:tcPr>
          <w:p w14:paraId="2C2B106F" w14:textId="77777777" w:rsidR="00296D36" w:rsidRPr="003C415F" w:rsidRDefault="00296D36" w:rsidP="00A95F90">
            <w:pPr>
              <w:jc w:val="center"/>
              <w:rPr>
                <w:color w:val="000000"/>
                <w:sz w:val="21"/>
                <w:szCs w:val="21"/>
              </w:rPr>
            </w:pPr>
            <w:r w:rsidRPr="003C415F">
              <w:rPr>
                <w:rFonts w:hint="eastAsia"/>
                <w:color w:val="000000"/>
                <w:sz w:val="21"/>
                <w:szCs w:val="21"/>
              </w:rPr>
              <w:t>0</w:t>
            </w:r>
          </w:p>
        </w:tc>
      </w:tr>
    </w:tbl>
    <w:p w14:paraId="3D9FDB21" w14:textId="77777777" w:rsidR="00296D36" w:rsidRDefault="00296D36" w:rsidP="003A4A6B">
      <w:pPr>
        <w:adjustRightInd w:val="0"/>
        <w:snapToGrid w:val="0"/>
        <w:spacing w:beforeLines="100" w:before="326" w:line="300" w:lineRule="auto"/>
        <w:ind w:firstLineChars="200" w:firstLine="480"/>
        <w:rPr>
          <w:rFonts w:cs="Lucida Grande"/>
          <w:color w:val="000000"/>
        </w:rPr>
      </w:pPr>
      <w:r w:rsidRPr="00787C07">
        <w:rPr>
          <w:rFonts w:hint="eastAsia"/>
          <w:szCs w:val="22"/>
        </w:rPr>
        <w:t>使用</w:t>
      </w:r>
      <w:r w:rsidRPr="00787C07">
        <w:rPr>
          <w:rFonts w:hint="eastAsia"/>
          <w:szCs w:val="22"/>
        </w:rPr>
        <w:t>MEGA 7.0.20</w:t>
      </w:r>
      <w:r w:rsidRPr="00787C07">
        <w:rPr>
          <w:rFonts w:hint="eastAsia"/>
          <w:szCs w:val="22"/>
        </w:rPr>
        <w:t>软件对归类为</w:t>
      </w:r>
      <w:r w:rsidRPr="00787C07">
        <w:rPr>
          <w:rFonts w:cs="Lucida Grande"/>
          <w:i/>
          <w:color w:val="000000"/>
        </w:rPr>
        <w:t>Dehalococcoides</w:t>
      </w:r>
      <w:r w:rsidRPr="00787C07">
        <w:rPr>
          <w:rFonts w:cs="Lucida Grande" w:hint="eastAsia"/>
          <w:color w:val="000000"/>
        </w:rPr>
        <w:t>的</w:t>
      </w:r>
      <w:r w:rsidRPr="00787C07">
        <w:rPr>
          <w:rFonts w:cs="Lucida Grande" w:hint="eastAsia"/>
          <w:color w:val="000000"/>
        </w:rPr>
        <w:t>OTU</w:t>
      </w:r>
      <w:r>
        <w:rPr>
          <w:rFonts w:cs="Lucida Grande" w:hint="eastAsia"/>
          <w:color w:val="000000"/>
        </w:rPr>
        <w:t xml:space="preserve"> 10</w:t>
      </w:r>
      <w:r w:rsidRPr="00787C07">
        <w:rPr>
          <w:rFonts w:cs="Lucida Grande" w:hint="eastAsia"/>
          <w:color w:val="000000"/>
        </w:rPr>
        <w:t>以及</w:t>
      </w:r>
      <w:r>
        <w:rPr>
          <w:rFonts w:cs="Lucida Grande" w:hint="eastAsia"/>
          <w:color w:val="000000"/>
        </w:rPr>
        <w:t>PCBs</w:t>
      </w:r>
      <w:r w:rsidR="00BA1A06">
        <w:rPr>
          <w:rFonts w:cs="Lucida Grande" w:hint="eastAsia"/>
          <w:color w:val="000000"/>
        </w:rPr>
        <w:t>脱氯</w:t>
      </w:r>
      <w:r>
        <w:rPr>
          <w:rFonts w:cs="Lucida Grande" w:hint="eastAsia"/>
          <w:color w:val="000000"/>
        </w:rPr>
        <w:t>相关</w:t>
      </w:r>
      <w:r w:rsidRPr="00787C07">
        <w:rPr>
          <w:rFonts w:cs="Lucida Grande" w:hint="eastAsia"/>
          <w:color w:val="000000"/>
        </w:rPr>
        <w:t>微生物进行聚类分析</w:t>
      </w:r>
      <w:r>
        <w:rPr>
          <w:rFonts w:cs="Lucida Grande" w:hint="eastAsia"/>
          <w:color w:val="000000"/>
        </w:rPr>
        <w:t>，如图</w:t>
      </w:r>
      <w:r>
        <w:rPr>
          <w:rFonts w:cs="Lucida Grande" w:hint="eastAsia"/>
          <w:color w:val="000000"/>
        </w:rPr>
        <w:t>4-4</w:t>
      </w:r>
      <w:r>
        <w:rPr>
          <w:rFonts w:cs="Lucida Grande" w:hint="eastAsia"/>
          <w:color w:val="000000"/>
        </w:rPr>
        <w:t>。</w:t>
      </w:r>
    </w:p>
    <w:p w14:paraId="38A653B6" w14:textId="77777777" w:rsidR="00296D36" w:rsidRDefault="00296D36" w:rsidP="00A95F90">
      <w:pPr>
        <w:adjustRightInd w:val="0"/>
        <w:snapToGrid w:val="0"/>
        <w:spacing w:line="300" w:lineRule="auto"/>
        <w:ind w:firstLineChars="200" w:firstLine="480"/>
        <w:rPr>
          <w:rFonts w:ascii="宋体" w:hAnsi="宋体"/>
        </w:rPr>
      </w:pPr>
      <w:r>
        <w:rPr>
          <w:rFonts w:cs="Lucida Grande" w:hint="eastAsia"/>
          <w:color w:val="000000"/>
        </w:rPr>
        <w:t>由于所测序列较短（</w:t>
      </w:r>
      <w:r>
        <w:rPr>
          <w:rFonts w:cs="Lucida Grande" w:hint="eastAsia"/>
          <w:color w:val="000000"/>
        </w:rPr>
        <w:t>OTU 10</w:t>
      </w:r>
      <w:r>
        <w:rPr>
          <w:rFonts w:cs="Lucida Grande" w:hint="eastAsia"/>
          <w:color w:val="000000"/>
        </w:rPr>
        <w:t>为</w:t>
      </w:r>
      <w:r>
        <w:rPr>
          <w:rFonts w:cs="Lucida Grande" w:hint="eastAsia"/>
          <w:color w:val="000000"/>
        </w:rPr>
        <w:t>406 bp</w:t>
      </w:r>
      <w:r>
        <w:rPr>
          <w:rFonts w:cs="Lucida Grande" w:hint="eastAsia"/>
          <w:color w:val="000000"/>
        </w:rPr>
        <w:t>），且</w:t>
      </w:r>
      <w:r w:rsidRPr="00787C07">
        <w:rPr>
          <w:rFonts w:cs="Lucida Grande"/>
          <w:i/>
          <w:color w:val="000000"/>
        </w:rPr>
        <w:t>Dehalococcoides</w:t>
      </w:r>
      <w:r>
        <w:rPr>
          <w:rFonts w:cs="Lucida Grande" w:hint="eastAsia"/>
          <w:i/>
          <w:color w:val="000000"/>
        </w:rPr>
        <w:t xml:space="preserve"> </w:t>
      </w:r>
      <w:r w:rsidRPr="008E6233">
        <w:rPr>
          <w:rFonts w:cs="Lucida Grande" w:hint="eastAsia"/>
          <w:color w:val="000000"/>
        </w:rPr>
        <w:t>16S</w:t>
      </w:r>
      <w:r>
        <w:rPr>
          <w:rFonts w:cs="Lucida Grande" w:hint="eastAsia"/>
          <w:color w:val="000000"/>
        </w:rPr>
        <w:t xml:space="preserve"> rRNA</w:t>
      </w:r>
      <w:r>
        <w:rPr>
          <w:rFonts w:cs="Lucida Grande" w:hint="eastAsia"/>
          <w:color w:val="000000"/>
        </w:rPr>
        <w:t>基因序列高度相似，难以与已知的</w:t>
      </w:r>
      <w:r w:rsidRPr="00787C07">
        <w:rPr>
          <w:rFonts w:cs="Lucida Grande"/>
          <w:i/>
          <w:color w:val="000000"/>
        </w:rPr>
        <w:t>Dehalococcoides</w:t>
      </w:r>
      <w:r>
        <w:rPr>
          <w:rFonts w:cs="Lucida Grande" w:hint="eastAsia"/>
          <w:color w:val="000000"/>
        </w:rPr>
        <w:t xml:space="preserve"> PCBs</w:t>
      </w:r>
      <w:r>
        <w:rPr>
          <w:rFonts w:cs="Lucida Grande" w:hint="eastAsia"/>
          <w:color w:val="000000"/>
        </w:rPr>
        <w:t>脱氯菌准确区分。</w:t>
      </w:r>
      <w:r w:rsidRPr="00CC6E75">
        <w:rPr>
          <w:rFonts w:cs="Lucida Grande" w:hint="eastAsia"/>
          <w:color w:val="000000"/>
        </w:rPr>
        <w:t>选取了与</w:t>
      </w:r>
      <w:r w:rsidRPr="00CC6E75">
        <w:rPr>
          <w:rFonts w:cs="Lucida Grande" w:hint="eastAsia"/>
          <w:color w:val="000000"/>
        </w:rPr>
        <w:t>OTU 10</w:t>
      </w:r>
      <w:r w:rsidRPr="00CC6E75">
        <w:rPr>
          <w:rFonts w:cs="Lucida Grande" w:hint="eastAsia"/>
          <w:color w:val="000000"/>
        </w:rPr>
        <w:t>经过</w:t>
      </w:r>
      <w:r w:rsidRPr="00CC6E75">
        <w:rPr>
          <w:rFonts w:cs="Lucida Grande" w:hint="eastAsia"/>
          <w:color w:val="000000"/>
        </w:rPr>
        <w:t>NCBI</w:t>
      </w:r>
      <w:r w:rsidRPr="00CC6E75">
        <w:rPr>
          <w:rFonts w:cs="Lucida Grande" w:hint="eastAsia"/>
          <w:color w:val="000000"/>
        </w:rPr>
        <w:t>（</w:t>
      </w:r>
      <w:r w:rsidRPr="00CC6E75">
        <w:rPr>
          <w:rFonts w:cs="Lucida Grande"/>
          <w:color w:val="000000"/>
        </w:rPr>
        <w:t>National Center of Biotechnology Information</w:t>
      </w:r>
      <w:r w:rsidRPr="00CC6E75">
        <w:rPr>
          <w:rFonts w:cs="Lucida Grande" w:hint="eastAsia"/>
          <w:color w:val="000000"/>
        </w:rPr>
        <w:t>，</w:t>
      </w:r>
      <w:r w:rsidRPr="00CC6E75">
        <w:rPr>
          <w:rFonts w:cs="Lucida Grande"/>
          <w:color w:val="000000"/>
        </w:rPr>
        <w:t>美国国家生物技术信息中心</w:t>
      </w:r>
      <w:r w:rsidRPr="00CC6E75">
        <w:rPr>
          <w:rFonts w:cs="Lucida Grande" w:hint="eastAsia"/>
          <w:color w:val="000000"/>
        </w:rPr>
        <w:t>）</w:t>
      </w:r>
      <w:r w:rsidRPr="00CC6E75">
        <w:rPr>
          <w:rFonts w:hint="eastAsia"/>
          <w:szCs w:val="22"/>
        </w:rPr>
        <w:t>核苷酸序列比对最为相似的几条序列以及</w:t>
      </w:r>
      <w:r w:rsidRPr="00CC6E75">
        <w:rPr>
          <w:i/>
        </w:rPr>
        <w:t>Dehalobium chlorocoercia</w:t>
      </w:r>
      <w:r w:rsidRPr="00CC6E75">
        <w:rPr>
          <w:rFonts w:ascii="Arial" w:eastAsia="Times New Roman" w:hAnsi="Arial" w:cs="Arial"/>
          <w:color w:val="222222"/>
          <w:sz w:val="34"/>
          <w:szCs w:val="34"/>
        </w:rPr>
        <w:t xml:space="preserve"> </w:t>
      </w:r>
      <w:r w:rsidRPr="00CC6E75">
        <w:t>DF-1</w:t>
      </w:r>
      <w:r w:rsidRPr="00CC6E75">
        <w:rPr>
          <w:rFonts w:hint="eastAsia"/>
        </w:rPr>
        <w:t>，使用</w:t>
      </w:r>
      <w:r w:rsidRPr="00CC6E75">
        <w:rPr>
          <w:rFonts w:hint="eastAsia"/>
          <w:i/>
        </w:rPr>
        <w:t>Desulfitobacterium chlororespirans</w:t>
      </w:r>
      <w:r w:rsidRPr="00CC6E75">
        <w:rPr>
          <w:rFonts w:ascii="宋体" w:hAnsi="宋体" w:hint="eastAsia"/>
        </w:rPr>
        <w:t xml:space="preserve"> </w:t>
      </w:r>
      <w:r w:rsidRPr="00CC6E75">
        <w:rPr>
          <w:rFonts w:cs="Lucida Grande" w:hint="eastAsia"/>
          <w:color w:val="000000"/>
        </w:rPr>
        <w:t>(T) Co2</w:t>
      </w:r>
      <w:r w:rsidRPr="00CC6E75">
        <w:rPr>
          <w:rFonts w:hint="eastAsia"/>
        </w:rPr>
        <w:t>3</w:t>
      </w:r>
      <w:r w:rsidRPr="00CC6E75">
        <w:rPr>
          <w:rFonts w:ascii="宋体" w:hAnsi="宋体" w:hint="eastAsia"/>
        </w:rPr>
        <w:t>作为外群，用最大似然法构建系统发育树。</w:t>
      </w:r>
    </w:p>
    <w:p w14:paraId="5FE634F9" w14:textId="77777777" w:rsidR="00296D36" w:rsidRDefault="000605EF" w:rsidP="00A95F90">
      <w:pPr>
        <w:adjustRightInd w:val="0"/>
        <w:snapToGrid w:val="0"/>
        <w:spacing w:line="288" w:lineRule="auto"/>
        <w:rPr>
          <w:rFonts w:ascii="宋体" w:hAnsi="宋体"/>
        </w:rPr>
      </w:pPr>
      <w:r>
        <w:rPr>
          <w:rFonts w:ascii="宋体" w:hAnsi="宋体"/>
          <w:noProof/>
        </w:rPr>
        <w:drawing>
          <wp:inline distT="0" distB="0" distL="0" distR="0" wp14:anchorId="6FC9AF77" wp14:editId="275D5EFE">
            <wp:extent cx="5264150" cy="2781300"/>
            <wp:effectExtent l="0" t="0" r="0" b="12700"/>
            <wp:docPr id="18" name="图片 18" descr="Macintosh HD:Users:sniper:Desktop:屏幕快照 2017-04-06 11.1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sniper:Desktop:屏幕快照 2017-04-06 11.18.1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4150" cy="2781300"/>
                    </a:xfrm>
                    <a:prstGeom prst="rect">
                      <a:avLst/>
                    </a:prstGeom>
                    <a:noFill/>
                    <a:ln>
                      <a:noFill/>
                    </a:ln>
                  </pic:spPr>
                </pic:pic>
              </a:graphicData>
            </a:graphic>
          </wp:inline>
        </w:drawing>
      </w:r>
    </w:p>
    <w:p w14:paraId="1D8B15B7" w14:textId="77777777" w:rsidR="00296D36" w:rsidRDefault="00296D36" w:rsidP="00A95F90">
      <w:pPr>
        <w:adjustRightInd w:val="0"/>
        <w:snapToGrid w:val="0"/>
        <w:spacing w:after="120" w:line="300" w:lineRule="auto"/>
        <w:jc w:val="center"/>
        <w:rPr>
          <w:rFonts w:ascii="宋体" w:hAnsi="宋体"/>
        </w:rPr>
      </w:pPr>
      <w:r>
        <w:rPr>
          <w:rFonts w:hint="eastAsia"/>
          <w:color w:val="000000"/>
          <w:sz w:val="21"/>
          <w:szCs w:val="22"/>
        </w:rPr>
        <w:t>图</w:t>
      </w:r>
      <w:r w:rsidRPr="00392950">
        <w:rPr>
          <w:rFonts w:hint="eastAsia"/>
          <w:color w:val="000000"/>
          <w:sz w:val="21"/>
          <w:szCs w:val="22"/>
        </w:rPr>
        <w:t>4</w:t>
      </w:r>
      <w:r>
        <w:rPr>
          <w:rFonts w:hint="eastAsia"/>
          <w:color w:val="000000"/>
          <w:sz w:val="21"/>
          <w:szCs w:val="22"/>
        </w:rPr>
        <w:t xml:space="preserve">-4 OTU 10 </w:t>
      </w:r>
      <w:r>
        <w:rPr>
          <w:rFonts w:hint="eastAsia"/>
          <w:color w:val="000000"/>
          <w:sz w:val="21"/>
          <w:szCs w:val="22"/>
        </w:rPr>
        <w:t>系统发育树</w:t>
      </w:r>
    </w:p>
    <w:p w14:paraId="7BCCDE7A" w14:textId="77777777" w:rsidR="00296D36" w:rsidRDefault="00296D36" w:rsidP="00A95F90">
      <w:pPr>
        <w:adjustRightInd w:val="0"/>
        <w:snapToGrid w:val="0"/>
        <w:spacing w:line="300" w:lineRule="auto"/>
        <w:ind w:firstLineChars="200" w:firstLine="480"/>
      </w:pPr>
      <w:r w:rsidRPr="00FA520C">
        <w:rPr>
          <w:rFonts w:hint="eastAsia"/>
        </w:rPr>
        <w:t>OTU 10</w:t>
      </w:r>
      <w:r w:rsidRPr="00FA520C">
        <w:rPr>
          <w:rFonts w:hint="eastAsia"/>
        </w:rPr>
        <w:t>与</w:t>
      </w:r>
      <w:r w:rsidRPr="00FA520C">
        <w:rPr>
          <w:i/>
        </w:rPr>
        <w:t>Dehalococcoides mccartyi</w:t>
      </w:r>
      <w:r w:rsidRPr="00FA520C">
        <w:t xml:space="preserve"> WBC-2</w:t>
      </w:r>
      <w:r w:rsidRPr="00FA520C">
        <w:rPr>
          <w:rFonts w:hint="eastAsia"/>
        </w:rPr>
        <w:t>序列（</w:t>
      </w:r>
      <w:r w:rsidRPr="00FA520C">
        <w:rPr>
          <w:rFonts w:hint="eastAsia"/>
        </w:rPr>
        <w:t>Genebank</w:t>
      </w:r>
      <w:r w:rsidRPr="00FA520C">
        <w:rPr>
          <w:rFonts w:hint="eastAsia"/>
        </w:rPr>
        <w:t>序列号：</w:t>
      </w:r>
      <w:r w:rsidRPr="00FA520C">
        <w:t>CP017572.1</w:t>
      </w:r>
      <w:r w:rsidRPr="00FA520C">
        <w:rPr>
          <w:rFonts w:hint="eastAsia"/>
        </w:rPr>
        <w:t>）、</w:t>
      </w:r>
      <w:r w:rsidRPr="00FA520C">
        <w:rPr>
          <w:rFonts w:eastAsia="Times New Roman"/>
        </w:rPr>
        <w:t>Dehalococcoides mccartyi strain 11a5</w:t>
      </w:r>
      <w:r w:rsidRPr="00FA520C">
        <w:rPr>
          <w:rFonts w:hint="eastAsia"/>
        </w:rPr>
        <w:t>（</w:t>
      </w:r>
      <w:r w:rsidRPr="00FA520C">
        <w:rPr>
          <w:rFonts w:hint="eastAsia"/>
        </w:rPr>
        <w:t>Genebank</w:t>
      </w:r>
      <w:r w:rsidRPr="00FA520C">
        <w:rPr>
          <w:rFonts w:hint="eastAsia"/>
        </w:rPr>
        <w:t>序列号：</w:t>
      </w:r>
      <w:r w:rsidRPr="00FA520C">
        <w:lastRenderedPageBreak/>
        <w:t>CP011127.1</w:t>
      </w:r>
      <w:r w:rsidRPr="00FA520C">
        <w:rPr>
          <w:rFonts w:hint="eastAsia"/>
        </w:rPr>
        <w:t>）、</w:t>
      </w:r>
      <w:r w:rsidRPr="00FA520C">
        <w:rPr>
          <w:i/>
        </w:rPr>
        <w:t>Dehalococcoides</w:t>
      </w:r>
      <w:r w:rsidRPr="00FA520C">
        <w:rPr>
          <w:rFonts w:hint="eastAsia"/>
          <w:i/>
        </w:rPr>
        <w:t xml:space="preserve"> sp. </w:t>
      </w:r>
      <w:r w:rsidRPr="00FA520C">
        <w:rPr>
          <w:rFonts w:hint="eastAsia"/>
        </w:rPr>
        <w:t>GT</w:t>
      </w:r>
      <w:r w:rsidRPr="00FA520C">
        <w:rPr>
          <w:rFonts w:hint="eastAsia"/>
        </w:rPr>
        <w:t>（</w:t>
      </w:r>
      <w:r w:rsidRPr="00FA520C">
        <w:rPr>
          <w:rFonts w:hint="eastAsia"/>
        </w:rPr>
        <w:t>Genebank</w:t>
      </w:r>
      <w:r w:rsidRPr="00FA520C">
        <w:rPr>
          <w:rFonts w:hint="eastAsia"/>
        </w:rPr>
        <w:t>序列号：</w:t>
      </w:r>
      <w:r w:rsidRPr="00FA520C">
        <w:t>CP0</w:t>
      </w:r>
      <w:r w:rsidRPr="00FA520C">
        <w:rPr>
          <w:rFonts w:hint="eastAsia"/>
        </w:rPr>
        <w:t>01924</w:t>
      </w:r>
      <w:r w:rsidRPr="00FA520C">
        <w:t>.1</w:t>
      </w:r>
      <w:r w:rsidRPr="00FA520C">
        <w:rPr>
          <w:rFonts w:hint="eastAsia"/>
        </w:rPr>
        <w:t>）等均达到</w:t>
      </w:r>
      <w:r w:rsidRPr="00FA520C">
        <w:rPr>
          <w:rFonts w:hint="eastAsia"/>
        </w:rPr>
        <w:t>100%</w:t>
      </w:r>
      <w:r w:rsidRPr="00FA520C">
        <w:rPr>
          <w:rFonts w:hint="eastAsia"/>
        </w:rPr>
        <w:t>的序列相似度。</w:t>
      </w:r>
    </w:p>
    <w:p w14:paraId="7D7FD5B8" w14:textId="77777777" w:rsidR="00296D36" w:rsidRPr="00FA520C" w:rsidRDefault="00296D36" w:rsidP="00A95F90">
      <w:pPr>
        <w:adjustRightInd w:val="0"/>
        <w:snapToGrid w:val="0"/>
        <w:spacing w:line="300" w:lineRule="auto"/>
        <w:ind w:firstLineChars="200" w:firstLine="480"/>
        <w:rPr>
          <w:rFonts w:asciiTheme="minorEastAsia" w:eastAsiaTheme="minorEastAsia" w:hAnsiTheme="minorEastAsia"/>
        </w:rPr>
      </w:pPr>
      <w:r>
        <w:rPr>
          <w:rFonts w:hint="eastAsia"/>
        </w:rPr>
        <w:t>构建的系统发育树表明</w:t>
      </w:r>
      <w:r>
        <w:rPr>
          <w:rFonts w:hint="eastAsia"/>
        </w:rPr>
        <w:t>OTU 10</w:t>
      </w:r>
      <w:r>
        <w:rPr>
          <w:rFonts w:hint="eastAsia"/>
        </w:rPr>
        <w:t>与</w:t>
      </w:r>
      <w:r w:rsidRPr="00FA520C">
        <w:rPr>
          <w:rFonts w:eastAsia="Times New Roman"/>
          <w:i/>
        </w:rPr>
        <w:t>Dehalococcoides</w:t>
      </w:r>
      <w:r>
        <w:rPr>
          <w:rFonts w:eastAsia="Times New Roman" w:hint="eastAsia"/>
          <w:i/>
        </w:rPr>
        <w:t xml:space="preserve"> </w:t>
      </w:r>
      <w:r>
        <w:rPr>
          <w:rFonts w:eastAsia="Times New Roman" w:hint="eastAsia"/>
        </w:rPr>
        <w:t>CBDB1</w:t>
      </w:r>
      <w:r>
        <w:rPr>
          <w:rFonts w:ascii="Xingkai SC Bold" w:eastAsia="Times New Roman" w:hAnsi="Xingkai SC Bold" w:cs="Xingkai SC Bold"/>
        </w:rPr>
        <w:t>、</w:t>
      </w:r>
      <w:r>
        <w:rPr>
          <w:rFonts w:hint="eastAsia"/>
        </w:rPr>
        <w:t>CG5</w:t>
      </w:r>
      <w:r>
        <w:rPr>
          <w:rFonts w:hint="eastAsia"/>
        </w:rPr>
        <w:t>、</w:t>
      </w:r>
      <w:r>
        <w:rPr>
          <w:rFonts w:hint="eastAsia"/>
        </w:rPr>
        <w:t>GT</w:t>
      </w:r>
      <w:r>
        <w:rPr>
          <w:rFonts w:hint="eastAsia"/>
        </w:rPr>
        <w:t>高度相似，</w:t>
      </w:r>
      <w:r w:rsidR="000F455C">
        <w:rPr>
          <w:rFonts w:hint="eastAsia"/>
        </w:rPr>
        <w:t>本次</w:t>
      </w:r>
      <w:r>
        <w:rPr>
          <w:rFonts w:hint="eastAsia"/>
        </w:rPr>
        <w:t>测序深度不足以区分这些菌株</w:t>
      </w:r>
      <w:r w:rsidR="00D51FA4">
        <w:rPr>
          <w:rFonts w:hint="eastAsia"/>
        </w:rPr>
        <w:t>。</w:t>
      </w:r>
      <w:r w:rsidRPr="00694C17">
        <w:rPr>
          <w:i/>
        </w:rPr>
        <w:t>Dehalococcoides</w:t>
      </w:r>
      <w:r w:rsidRPr="00694C17">
        <w:t xml:space="preserve"> </w:t>
      </w:r>
      <w:r w:rsidRPr="00694C17">
        <w:rPr>
          <w:i/>
        </w:rPr>
        <w:t>mccartyi</w:t>
      </w:r>
      <w:r w:rsidRPr="00694C17">
        <w:t xml:space="preserve"> strain </w:t>
      </w:r>
      <w:r>
        <w:rPr>
          <w:rFonts w:hint="eastAsia"/>
        </w:rPr>
        <w:t>195</w:t>
      </w:r>
      <w:r>
        <w:rPr>
          <w:rFonts w:hint="eastAsia"/>
        </w:rPr>
        <w:t>、</w:t>
      </w:r>
      <w:r>
        <w:rPr>
          <w:rFonts w:hint="eastAsia"/>
        </w:rPr>
        <w:t>CG1</w:t>
      </w:r>
      <w:r>
        <w:rPr>
          <w:rFonts w:hint="eastAsia"/>
        </w:rPr>
        <w:t>属于</w:t>
      </w:r>
      <w:r w:rsidRPr="00FA520C">
        <w:rPr>
          <w:rFonts w:eastAsia="Times New Roman"/>
          <w:i/>
        </w:rPr>
        <w:t>Dehalococcoides</w:t>
      </w:r>
      <w:r w:rsidRPr="00BF6E0F">
        <w:rPr>
          <w:rFonts w:ascii="宋体" w:hAnsi="宋体" w:cs="Xingkai SC Bold" w:hint="eastAsia"/>
        </w:rPr>
        <w:t>的另一分支，</w:t>
      </w:r>
      <w:r w:rsidR="00D51FA4">
        <w:rPr>
          <w:rFonts w:ascii="宋体" w:hAnsi="宋体" w:cs="Xingkai SC Bold" w:hint="eastAsia"/>
        </w:rPr>
        <w:t>而</w:t>
      </w:r>
      <w:r w:rsidR="00D51FA4" w:rsidRPr="00FA520C">
        <w:rPr>
          <w:rFonts w:hint="eastAsia"/>
        </w:rPr>
        <w:t>OTU 10</w:t>
      </w:r>
      <w:r w:rsidRPr="00BF6E0F">
        <w:rPr>
          <w:rFonts w:cs="Xingkai SC Bold" w:hint="eastAsia"/>
        </w:rPr>
        <w:t>与绿弯菌门</w:t>
      </w:r>
      <w:r w:rsidRPr="00BF6E0F">
        <w:rPr>
          <w:rFonts w:cs="Xingkai SC Bold" w:hint="eastAsia"/>
        </w:rPr>
        <w:t>PCBs</w:t>
      </w:r>
      <w:r w:rsidRPr="00BF6E0F">
        <w:rPr>
          <w:rFonts w:cs="Xingkai SC Bold" w:hint="eastAsia"/>
        </w:rPr>
        <w:t>脱氯菌</w:t>
      </w:r>
      <w:r w:rsidRPr="00BF6E0F">
        <w:rPr>
          <w:rFonts w:cs="Xingkai SC Bold" w:hint="eastAsia"/>
        </w:rPr>
        <w:t>DF1</w:t>
      </w:r>
      <w:r w:rsidRPr="00BF6E0F">
        <w:rPr>
          <w:rFonts w:cs="Xingkai SC Bold" w:hint="eastAsia"/>
        </w:rPr>
        <w:t>在进化上亲缘关系较远</w:t>
      </w:r>
      <w:r>
        <w:rPr>
          <w:rFonts w:cs="Xingkai SC Bold" w:hint="eastAsia"/>
        </w:rPr>
        <w:t>，</w:t>
      </w:r>
      <w:r w:rsidRPr="00BF6E0F">
        <w:rPr>
          <w:rFonts w:ascii="宋体" w:hAnsi="宋体" w:cs="Xingkai SC Bold" w:hint="eastAsia"/>
        </w:rPr>
        <w:t>同已有研究成果相似</w:t>
      </w:r>
      <w:r w:rsidRPr="00CE452C">
        <w:rPr>
          <w:rFonts w:cs="Xingkai SC Bold"/>
          <w:noProof/>
          <w:vertAlign w:val="superscript"/>
        </w:rPr>
        <w:t>[41, 46]</w:t>
      </w:r>
      <w:r w:rsidRPr="00BF6E0F">
        <w:rPr>
          <w:rFonts w:cs="Xingkai SC Bold" w:hint="eastAsia"/>
        </w:rPr>
        <w:t>。</w:t>
      </w:r>
      <w:r>
        <w:rPr>
          <w:rFonts w:hint="eastAsia"/>
        </w:rPr>
        <w:t>迄今发现的</w:t>
      </w:r>
      <w:r>
        <w:rPr>
          <w:rFonts w:hint="eastAsia"/>
        </w:rPr>
        <w:t>PCBs</w:t>
      </w:r>
      <w:r>
        <w:rPr>
          <w:rFonts w:hint="eastAsia"/>
        </w:rPr>
        <w:t>脱氯菌株已有不少完成了基因组测序，如</w:t>
      </w:r>
      <w:r w:rsidRPr="00694C17">
        <w:rPr>
          <w:i/>
        </w:rPr>
        <w:t>Dehalococcoides</w:t>
      </w:r>
      <w:r w:rsidRPr="00694C17">
        <w:t xml:space="preserve"> </w:t>
      </w:r>
      <w:r w:rsidRPr="00694C17">
        <w:rPr>
          <w:i/>
        </w:rPr>
        <w:t>mccartyi</w:t>
      </w:r>
      <w:r w:rsidRPr="00694C17">
        <w:t xml:space="preserve"> strain </w:t>
      </w:r>
      <w:r>
        <w:rPr>
          <w:rFonts w:hint="eastAsia"/>
        </w:rPr>
        <w:t>195</w:t>
      </w:r>
      <w:r>
        <w:rPr>
          <w:rFonts w:hint="eastAsia"/>
        </w:rPr>
        <w:t>、</w:t>
      </w:r>
      <w:r>
        <w:rPr>
          <w:rFonts w:hint="eastAsia"/>
        </w:rPr>
        <w:t>CBDB1</w:t>
      </w:r>
      <w:r>
        <w:rPr>
          <w:rFonts w:hint="eastAsia"/>
        </w:rPr>
        <w:t>、</w:t>
      </w:r>
      <w:r w:rsidRPr="00FA4897">
        <w:rPr>
          <w:rFonts w:hint="eastAsia"/>
        </w:rPr>
        <w:t>BAV1</w:t>
      </w:r>
      <w:r>
        <w:rPr>
          <w:rFonts w:hint="eastAsia"/>
        </w:rPr>
        <w:t>、</w:t>
      </w:r>
      <w:r>
        <w:rPr>
          <w:rFonts w:hint="eastAsia"/>
        </w:rPr>
        <w:t>CG1</w:t>
      </w:r>
      <w:r>
        <w:rPr>
          <w:rFonts w:hint="eastAsia"/>
        </w:rPr>
        <w:t>、</w:t>
      </w:r>
      <w:r>
        <w:rPr>
          <w:rFonts w:hint="eastAsia"/>
        </w:rPr>
        <w:t>CG4</w:t>
      </w:r>
      <w:r>
        <w:rPr>
          <w:rFonts w:hint="eastAsia"/>
        </w:rPr>
        <w:t>、</w:t>
      </w:r>
      <w:r>
        <w:rPr>
          <w:rFonts w:hint="eastAsia"/>
        </w:rPr>
        <w:t>CG5</w:t>
      </w:r>
      <w:r>
        <w:rPr>
          <w:rFonts w:hint="eastAsia"/>
        </w:rPr>
        <w:t>、</w:t>
      </w:r>
      <w:r>
        <w:rPr>
          <w:rFonts w:hint="eastAsia"/>
        </w:rPr>
        <w:t>JNA</w:t>
      </w:r>
      <w:r>
        <w:rPr>
          <w:rFonts w:hint="eastAsia"/>
        </w:rPr>
        <w:t>等。只对</w:t>
      </w:r>
      <w:r>
        <w:rPr>
          <w:rFonts w:hint="eastAsia"/>
        </w:rPr>
        <w:t>16S rRNA</w:t>
      </w:r>
      <w:r>
        <w:rPr>
          <w:rFonts w:hint="eastAsia"/>
        </w:rPr>
        <w:t>基因的</w:t>
      </w:r>
      <w:r>
        <w:rPr>
          <w:rFonts w:hint="eastAsia"/>
        </w:rPr>
        <w:t>V3</w:t>
      </w:r>
      <w:r>
        <w:t>–</w:t>
      </w:r>
      <w:r>
        <w:rPr>
          <w:rFonts w:hint="eastAsia"/>
        </w:rPr>
        <w:t>V4</w:t>
      </w:r>
      <w:r>
        <w:rPr>
          <w:rFonts w:hint="eastAsia"/>
        </w:rPr>
        <w:t>区测序乃至</w:t>
      </w:r>
      <w:r>
        <w:rPr>
          <w:rFonts w:hint="eastAsia"/>
        </w:rPr>
        <w:t>16S rRNA</w:t>
      </w:r>
      <w:r>
        <w:rPr>
          <w:rFonts w:hint="eastAsia"/>
        </w:rPr>
        <w:t>基因的测序均无法满足菌株鉴别的精度要求，对太湖底泥</w:t>
      </w:r>
      <w:r>
        <w:rPr>
          <w:rFonts w:hint="eastAsia"/>
        </w:rPr>
        <w:t>PCBs</w:t>
      </w:r>
      <w:r>
        <w:rPr>
          <w:rFonts w:hint="eastAsia"/>
        </w:rPr>
        <w:t>脱氯菌的深度测序将有助于揭示其与已知脱氯菌的进化亲缘关系，从基因角度探究太湖底泥</w:t>
      </w:r>
      <w:r>
        <w:rPr>
          <w:rFonts w:hint="eastAsia"/>
        </w:rPr>
        <w:t>PCBs</w:t>
      </w:r>
      <w:r>
        <w:rPr>
          <w:rFonts w:hint="eastAsia"/>
        </w:rPr>
        <w:t>脱氯菌的脱氯行为。</w:t>
      </w:r>
    </w:p>
    <w:p w14:paraId="2C36E729" w14:textId="77777777" w:rsidR="00296D36" w:rsidRDefault="00296D36" w:rsidP="00A95F90">
      <w:pPr>
        <w:adjustRightInd w:val="0"/>
        <w:snapToGrid w:val="0"/>
        <w:spacing w:line="300" w:lineRule="auto"/>
        <w:ind w:firstLineChars="200" w:firstLine="480"/>
      </w:pPr>
      <w:r>
        <w:rPr>
          <w:rFonts w:hint="eastAsia"/>
        </w:rPr>
        <w:t>此外，</w:t>
      </w:r>
      <w:r w:rsidRPr="00694C17">
        <w:rPr>
          <w:rFonts w:hint="eastAsia"/>
        </w:rPr>
        <w:t>OTU</w:t>
      </w:r>
      <w:r>
        <w:rPr>
          <w:rFonts w:hint="eastAsia"/>
          <w:color w:val="000000"/>
          <w:sz w:val="21"/>
          <w:szCs w:val="21"/>
        </w:rPr>
        <w:t xml:space="preserve"> </w:t>
      </w:r>
      <w:r w:rsidRPr="00694C17">
        <w:rPr>
          <w:rFonts w:hint="eastAsia"/>
        </w:rPr>
        <w:t>10707</w:t>
      </w:r>
      <w:r>
        <w:rPr>
          <w:rFonts w:hint="eastAsia"/>
        </w:rPr>
        <w:t>与</w:t>
      </w:r>
      <w:r w:rsidRPr="00694C17">
        <w:rPr>
          <w:i/>
        </w:rPr>
        <w:t>Dehalococcoides</w:t>
      </w:r>
      <w:r w:rsidRPr="00694C17">
        <w:t xml:space="preserve"> </w:t>
      </w:r>
      <w:r w:rsidRPr="00694C17">
        <w:rPr>
          <w:i/>
        </w:rPr>
        <w:t>mccartyi</w:t>
      </w:r>
      <w:r w:rsidRPr="00694C17">
        <w:t xml:space="preserve"> strain CG3</w:t>
      </w:r>
      <w:r>
        <w:rPr>
          <w:rFonts w:hint="eastAsia"/>
        </w:rPr>
        <w:t>（</w:t>
      </w:r>
      <w:r>
        <w:rPr>
          <w:rFonts w:hint="eastAsia"/>
        </w:rPr>
        <w:t>Genebank</w:t>
      </w:r>
      <w:r>
        <w:rPr>
          <w:rFonts w:hint="eastAsia"/>
        </w:rPr>
        <w:t>序列号：</w:t>
      </w:r>
      <w:r w:rsidRPr="006519A8">
        <w:t>CP013074.1</w:t>
      </w:r>
      <w:r>
        <w:rPr>
          <w:rFonts w:hint="eastAsia"/>
        </w:rPr>
        <w:t>）、未分离培养的</w:t>
      </w:r>
      <w:r w:rsidRPr="006519A8">
        <w:rPr>
          <w:i/>
        </w:rPr>
        <w:t>Dehalococcoides</w:t>
      </w:r>
      <w:r w:rsidRPr="006519A8">
        <w:t xml:space="preserve"> sp. clone Dehal-TCE-clone14</w:t>
      </w:r>
      <w:r>
        <w:rPr>
          <w:rFonts w:hint="eastAsia"/>
        </w:rPr>
        <w:t>（</w:t>
      </w:r>
      <w:r>
        <w:rPr>
          <w:rFonts w:hint="eastAsia"/>
        </w:rPr>
        <w:t>Genebank</w:t>
      </w:r>
      <w:r>
        <w:rPr>
          <w:rFonts w:hint="eastAsia"/>
        </w:rPr>
        <w:t>序列号：</w:t>
      </w:r>
      <w:r w:rsidRPr="006519A8">
        <w:t>KR056823.1</w:t>
      </w:r>
      <w:r>
        <w:rPr>
          <w:rFonts w:hint="eastAsia"/>
        </w:rPr>
        <w:t>）、</w:t>
      </w:r>
      <w:r w:rsidRPr="00264E88">
        <w:rPr>
          <w:i/>
        </w:rPr>
        <w:t>Dehalococcoides</w:t>
      </w:r>
      <w:r w:rsidRPr="006519A8">
        <w:t xml:space="preserve"> sp. UCH007 DNA</w:t>
      </w:r>
      <w:r>
        <w:rPr>
          <w:rFonts w:hint="eastAsia"/>
        </w:rPr>
        <w:t>（</w:t>
      </w:r>
      <w:r>
        <w:rPr>
          <w:rFonts w:hint="eastAsia"/>
        </w:rPr>
        <w:t>Genebank</w:t>
      </w:r>
      <w:r>
        <w:rPr>
          <w:rFonts w:hint="eastAsia"/>
        </w:rPr>
        <w:t>序列号：</w:t>
      </w:r>
      <w:r w:rsidRPr="006519A8">
        <w:t>AP014722.1</w:t>
      </w:r>
      <w:r>
        <w:rPr>
          <w:rFonts w:hint="eastAsia"/>
        </w:rPr>
        <w:t>）相似度最高，达</w:t>
      </w:r>
      <w:r>
        <w:rPr>
          <w:rFonts w:hint="eastAsia"/>
        </w:rPr>
        <w:t>98%</w:t>
      </w:r>
      <w:r>
        <w:rPr>
          <w:rFonts w:hint="eastAsia"/>
        </w:rPr>
        <w:t>。</w:t>
      </w:r>
      <w:r w:rsidRPr="00694C17">
        <w:rPr>
          <w:rFonts w:hint="eastAsia"/>
        </w:rPr>
        <w:t>OTU</w:t>
      </w:r>
      <w:r>
        <w:rPr>
          <w:rFonts w:hint="eastAsia"/>
          <w:color w:val="000000"/>
          <w:sz w:val="21"/>
          <w:szCs w:val="21"/>
        </w:rPr>
        <w:t xml:space="preserve"> </w:t>
      </w:r>
      <w:r w:rsidRPr="00694C17">
        <w:rPr>
          <w:rFonts w:hint="eastAsia"/>
        </w:rPr>
        <w:t>1</w:t>
      </w:r>
      <w:r>
        <w:rPr>
          <w:rFonts w:hint="eastAsia"/>
        </w:rPr>
        <w:t>1728</w:t>
      </w:r>
      <w:r>
        <w:rPr>
          <w:rFonts w:hint="eastAsia"/>
        </w:rPr>
        <w:t>与未分离培养的</w:t>
      </w:r>
      <w:r w:rsidRPr="00EB44FC">
        <w:t>CLC16</w:t>
      </w:r>
      <w:r>
        <w:rPr>
          <w:rFonts w:hint="eastAsia"/>
        </w:rPr>
        <w:t>菌株（</w:t>
      </w:r>
      <w:r>
        <w:rPr>
          <w:rFonts w:hint="eastAsia"/>
        </w:rPr>
        <w:t>Genebank</w:t>
      </w:r>
      <w:r>
        <w:rPr>
          <w:rFonts w:hint="eastAsia"/>
        </w:rPr>
        <w:t>序列号：</w:t>
      </w:r>
      <w:r w:rsidRPr="00EB44FC">
        <w:t>KX882406.1</w:t>
      </w:r>
      <w:r>
        <w:rPr>
          <w:rFonts w:hint="eastAsia"/>
        </w:rPr>
        <w:t>）、未分离培养的</w:t>
      </w:r>
      <w:r w:rsidRPr="00EB44FC">
        <w:rPr>
          <w:i/>
        </w:rPr>
        <w:t>Dehalogenimonas sp.</w:t>
      </w:r>
      <w:r w:rsidRPr="00EB44FC">
        <w:t xml:space="preserve"> clone PHAbac169</w:t>
      </w:r>
      <w:r>
        <w:rPr>
          <w:rFonts w:hint="eastAsia"/>
        </w:rPr>
        <w:t>（</w:t>
      </w:r>
      <w:r>
        <w:rPr>
          <w:rFonts w:hint="eastAsia"/>
        </w:rPr>
        <w:t>Genebank</w:t>
      </w:r>
      <w:r>
        <w:rPr>
          <w:rFonts w:hint="eastAsia"/>
        </w:rPr>
        <w:t>序列号：</w:t>
      </w:r>
      <w:r w:rsidRPr="00EB44FC">
        <w:t>KX882406.1</w:t>
      </w:r>
      <w:r>
        <w:rPr>
          <w:rFonts w:hint="eastAsia"/>
        </w:rPr>
        <w:t>）、未分离培养的</w:t>
      </w:r>
      <w:r w:rsidRPr="00EB44FC">
        <w:t>clone LaC15H83</w:t>
      </w:r>
      <w:r>
        <w:rPr>
          <w:rFonts w:hint="eastAsia"/>
        </w:rPr>
        <w:t>（</w:t>
      </w:r>
      <w:r>
        <w:rPr>
          <w:rFonts w:hint="eastAsia"/>
        </w:rPr>
        <w:t>Genebank</w:t>
      </w:r>
      <w:r>
        <w:rPr>
          <w:rFonts w:hint="eastAsia"/>
        </w:rPr>
        <w:t>序列号：</w:t>
      </w:r>
      <w:r w:rsidRPr="00C83DBC">
        <w:t>EF667789.1</w:t>
      </w:r>
      <w:r>
        <w:rPr>
          <w:rFonts w:hint="eastAsia"/>
        </w:rPr>
        <w:t>）有</w:t>
      </w:r>
      <w:r>
        <w:rPr>
          <w:rFonts w:hint="eastAsia"/>
        </w:rPr>
        <w:t>94%</w:t>
      </w:r>
      <w:r>
        <w:rPr>
          <w:rFonts w:hint="eastAsia"/>
        </w:rPr>
        <w:t>相似度。</w:t>
      </w:r>
      <w:r w:rsidRPr="00694C17">
        <w:rPr>
          <w:rFonts w:hint="eastAsia"/>
        </w:rPr>
        <w:t>OTU</w:t>
      </w:r>
      <w:r>
        <w:rPr>
          <w:rFonts w:hint="eastAsia"/>
          <w:color w:val="000000"/>
          <w:sz w:val="21"/>
          <w:szCs w:val="21"/>
        </w:rPr>
        <w:t xml:space="preserve"> </w:t>
      </w:r>
      <w:r>
        <w:rPr>
          <w:rFonts w:hint="eastAsia"/>
        </w:rPr>
        <w:t>4458</w:t>
      </w:r>
      <w:r>
        <w:rPr>
          <w:rFonts w:hint="eastAsia"/>
        </w:rPr>
        <w:t>与未分离培养的</w:t>
      </w:r>
      <w:r w:rsidRPr="00C83DBC">
        <w:rPr>
          <w:i/>
        </w:rPr>
        <w:t>Dehalococcoides</w:t>
      </w:r>
      <w:r w:rsidRPr="00C83DBC">
        <w:t xml:space="preserve"> sp. clone DE7</w:t>
      </w:r>
      <w:r>
        <w:rPr>
          <w:rFonts w:hint="eastAsia"/>
        </w:rPr>
        <w:t>（</w:t>
      </w:r>
      <w:r>
        <w:rPr>
          <w:rFonts w:hint="eastAsia"/>
        </w:rPr>
        <w:t>Genebank</w:t>
      </w:r>
      <w:r>
        <w:rPr>
          <w:rFonts w:hint="eastAsia"/>
        </w:rPr>
        <w:t>序列号：</w:t>
      </w:r>
      <w:r w:rsidRPr="00C83DBC">
        <w:t>AY622903.1</w:t>
      </w:r>
      <w:r>
        <w:rPr>
          <w:rFonts w:hint="eastAsia"/>
        </w:rPr>
        <w:t>）比对得到的数据评价值最高，</w:t>
      </w:r>
      <w:r w:rsidRPr="00694C17">
        <w:rPr>
          <w:rFonts w:hint="eastAsia"/>
        </w:rPr>
        <w:t>OTU</w:t>
      </w:r>
      <w:r>
        <w:rPr>
          <w:rFonts w:hint="eastAsia"/>
          <w:color w:val="000000"/>
          <w:sz w:val="21"/>
          <w:szCs w:val="21"/>
        </w:rPr>
        <w:t xml:space="preserve"> </w:t>
      </w:r>
      <w:r>
        <w:rPr>
          <w:rFonts w:hint="eastAsia"/>
        </w:rPr>
        <w:t>8613</w:t>
      </w:r>
      <w:r>
        <w:rPr>
          <w:rFonts w:hint="eastAsia"/>
        </w:rPr>
        <w:t>与未分离培养的</w:t>
      </w:r>
      <w:r w:rsidRPr="005772D6">
        <w:t xml:space="preserve">clone </w:t>
      </w:r>
      <w:r w:rsidRPr="00C83DBC">
        <w:t>SEDMP26_10</w:t>
      </w:r>
      <w:r>
        <w:rPr>
          <w:rFonts w:hint="eastAsia"/>
        </w:rPr>
        <w:t>（</w:t>
      </w:r>
      <w:r>
        <w:rPr>
          <w:rFonts w:hint="eastAsia"/>
        </w:rPr>
        <w:t>Genebank</w:t>
      </w:r>
      <w:r>
        <w:rPr>
          <w:rFonts w:hint="eastAsia"/>
        </w:rPr>
        <w:t>序列号：</w:t>
      </w:r>
      <w:r w:rsidRPr="005772D6">
        <w:t>HF913733.1</w:t>
      </w:r>
      <w:r>
        <w:rPr>
          <w:rFonts w:hint="eastAsia"/>
        </w:rPr>
        <w:t>）比对得到的数据评价值最高；</w:t>
      </w:r>
      <w:r>
        <w:rPr>
          <w:rFonts w:hint="eastAsia"/>
        </w:rPr>
        <w:t>OTU 9803</w:t>
      </w:r>
      <w:r>
        <w:rPr>
          <w:rFonts w:hint="eastAsia"/>
        </w:rPr>
        <w:t>与未分离培养的</w:t>
      </w:r>
      <w:r w:rsidRPr="005772D6">
        <w:t>FL191</w:t>
      </w:r>
      <w:r>
        <w:rPr>
          <w:rFonts w:hint="eastAsia"/>
        </w:rPr>
        <w:t>（</w:t>
      </w:r>
      <w:r>
        <w:rPr>
          <w:rFonts w:hint="eastAsia"/>
        </w:rPr>
        <w:t>Genebank</w:t>
      </w:r>
      <w:r>
        <w:rPr>
          <w:rFonts w:hint="eastAsia"/>
        </w:rPr>
        <w:t>序列号：</w:t>
      </w:r>
      <w:r w:rsidRPr="005772D6">
        <w:t>HM481368.1</w:t>
      </w:r>
      <w:r>
        <w:rPr>
          <w:rFonts w:hint="eastAsia"/>
        </w:rPr>
        <w:t>）比对得到的数据评价值最高，且与铁还原细菌富集培养基</w:t>
      </w:r>
      <w:r w:rsidRPr="00EB0648">
        <w:t>HN-HFO18</w:t>
      </w:r>
      <w:r>
        <w:rPr>
          <w:rFonts w:hint="eastAsia"/>
        </w:rPr>
        <w:t>（</w:t>
      </w:r>
      <w:r>
        <w:rPr>
          <w:rFonts w:hint="eastAsia"/>
        </w:rPr>
        <w:t>Genebank</w:t>
      </w:r>
      <w:r>
        <w:rPr>
          <w:rFonts w:hint="eastAsia"/>
        </w:rPr>
        <w:t>序列号：</w:t>
      </w:r>
      <w:r w:rsidRPr="00EB0648">
        <w:t>FJ269090.1</w:t>
      </w:r>
      <w:r>
        <w:rPr>
          <w:rFonts w:hint="eastAsia"/>
        </w:rPr>
        <w:t>）非常相似，该序列在</w:t>
      </w:r>
      <w:r>
        <w:rPr>
          <w:rFonts w:hint="eastAsia"/>
        </w:rPr>
        <w:t>Wang</w:t>
      </w:r>
      <w:r>
        <w:rPr>
          <w:rFonts w:hint="eastAsia"/>
        </w:rPr>
        <w:t>等</w:t>
      </w:r>
      <w:r w:rsidRPr="002723F0">
        <w:rPr>
          <w:noProof/>
          <w:vertAlign w:val="superscript"/>
        </w:rPr>
        <w:t>[77]</w:t>
      </w:r>
      <w:r>
        <w:rPr>
          <w:rFonts w:hint="eastAsia"/>
        </w:rPr>
        <w:t>研究湖南水稻土三价铁异化还原菌系统发育多样性时发现。与这些</w:t>
      </w:r>
      <w:r>
        <w:rPr>
          <w:rFonts w:hint="eastAsia"/>
        </w:rPr>
        <w:t>OTU</w:t>
      </w:r>
      <w:r w:rsidR="00BA219C">
        <w:rPr>
          <w:rFonts w:hint="eastAsia"/>
        </w:rPr>
        <w:t>s</w:t>
      </w:r>
      <w:r>
        <w:rPr>
          <w:rFonts w:hint="eastAsia"/>
        </w:rPr>
        <w:t>相似的大多是未分离培养的菌株序列，仍有待进一步研究。</w:t>
      </w:r>
    </w:p>
    <w:p w14:paraId="514ED859" w14:textId="77777777" w:rsidR="00296D36" w:rsidRDefault="00296D36" w:rsidP="00A95F90">
      <w:pPr>
        <w:adjustRightInd w:val="0"/>
        <w:snapToGrid w:val="0"/>
        <w:spacing w:line="300" w:lineRule="auto"/>
        <w:ind w:firstLineChars="200" w:firstLine="480"/>
        <w:rPr>
          <w:rFonts w:hAnsi="宋体"/>
        </w:rPr>
      </w:pPr>
      <w:r>
        <w:rPr>
          <w:rFonts w:hint="eastAsia"/>
        </w:rPr>
        <w:t>表</w:t>
      </w:r>
      <w:r>
        <w:rPr>
          <w:rFonts w:hint="eastAsia"/>
        </w:rPr>
        <w:t>4-5</w:t>
      </w:r>
      <w:r>
        <w:rPr>
          <w:rFonts w:hint="eastAsia"/>
        </w:rPr>
        <w:t>展示了</w:t>
      </w:r>
      <w:r w:rsidRPr="000F6171">
        <w:rPr>
          <w:rFonts w:hAnsi="宋体" w:hint="eastAsia"/>
        </w:rPr>
        <w:t>变形菌亚门</w:t>
      </w:r>
      <w:r>
        <w:rPr>
          <w:rFonts w:hAnsi="宋体" w:hint="eastAsia"/>
        </w:rPr>
        <w:t>、</w:t>
      </w:r>
      <w:r w:rsidRPr="00C473B6">
        <w:rPr>
          <w:rFonts w:hAnsi="宋体" w:hint="eastAsia"/>
          <w:i/>
        </w:rPr>
        <w:t>δ</w:t>
      </w:r>
      <w:r w:rsidRPr="000F6171">
        <w:rPr>
          <w:rFonts w:hAnsi="宋体" w:hint="eastAsia"/>
        </w:rPr>
        <w:t>变形菌亚门</w:t>
      </w:r>
      <w:r>
        <w:rPr>
          <w:rFonts w:hAnsi="宋体" w:hint="eastAsia"/>
        </w:rPr>
        <w:t>、</w:t>
      </w:r>
      <w:r w:rsidRPr="000452A6">
        <w:rPr>
          <w:i/>
        </w:rPr>
        <w:t>ε</w:t>
      </w:r>
      <w:r w:rsidRPr="000F6171">
        <w:rPr>
          <w:rFonts w:hAnsi="宋体" w:hint="eastAsia"/>
        </w:rPr>
        <w:t>变形菌亚门</w:t>
      </w:r>
      <w:r>
        <w:rPr>
          <w:rFonts w:hAnsi="宋体" w:hint="eastAsia"/>
        </w:rPr>
        <w:t>OTUs</w:t>
      </w:r>
      <w:r w:rsidRPr="00D15AFD">
        <w:rPr>
          <w:rFonts w:hAnsi="宋体" w:hint="eastAsia"/>
        </w:rPr>
        <w:t>占</w:t>
      </w:r>
      <w:r w:rsidR="00946C30">
        <w:rPr>
          <w:rFonts w:hAnsi="宋体" w:hint="eastAsia"/>
        </w:rPr>
        <w:t>总体</w:t>
      </w:r>
      <w:r w:rsidRPr="00D15AFD">
        <w:rPr>
          <w:rFonts w:hAnsi="宋体" w:hint="eastAsia"/>
        </w:rPr>
        <w:t>百分比</w:t>
      </w:r>
      <w:r>
        <w:rPr>
          <w:rFonts w:hAnsi="宋体" w:hint="eastAsia"/>
        </w:rPr>
        <w:t>及两个亚门占变形菌门的百分比。</w:t>
      </w:r>
    </w:p>
    <w:p w14:paraId="58CEC0F9" w14:textId="77777777" w:rsidR="00296D36" w:rsidRPr="00C85235" w:rsidRDefault="00296D36" w:rsidP="00A95F90">
      <w:pPr>
        <w:adjustRightInd w:val="0"/>
        <w:snapToGrid w:val="0"/>
        <w:spacing w:line="300" w:lineRule="auto"/>
        <w:rPr>
          <w:color w:val="000000"/>
          <w:sz w:val="21"/>
          <w:szCs w:val="22"/>
        </w:rPr>
      </w:pPr>
      <w:r>
        <w:rPr>
          <w:rFonts w:hAnsi="宋体"/>
        </w:rPr>
        <w:br w:type="page"/>
      </w:r>
      <w:r>
        <w:rPr>
          <w:rFonts w:hint="eastAsia"/>
          <w:color w:val="000000"/>
          <w:sz w:val="21"/>
          <w:szCs w:val="22"/>
        </w:rPr>
        <w:lastRenderedPageBreak/>
        <w:t>表</w:t>
      </w:r>
      <w:r>
        <w:rPr>
          <w:rFonts w:hint="eastAsia"/>
          <w:color w:val="000000"/>
          <w:sz w:val="21"/>
          <w:szCs w:val="22"/>
        </w:rPr>
        <w:t xml:space="preserve">4-5 </w:t>
      </w:r>
      <w:r>
        <w:rPr>
          <w:rFonts w:hint="eastAsia"/>
          <w:color w:val="000000"/>
          <w:sz w:val="21"/>
          <w:szCs w:val="22"/>
        </w:rPr>
        <w:t>各实验组</w:t>
      </w:r>
      <w:r w:rsidRPr="00CE1F64">
        <w:rPr>
          <w:i/>
          <w:sz w:val="21"/>
          <w:szCs w:val="21"/>
        </w:rPr>
        <w:t>δ-Proteobacteria</w:t>
      </w:r>
      <w:r w:rsidRPr="00CE1F64">
        <w:rPr>
          <w:rFonts w:hint="eastAsia"/>
          <w:i/>
          <w:color w:val="000000"/>
          <w:sz w:val="21"/>
          <w:szCs w:val="21"/>
        </w:rPr>
        <w:t>、</w:t>
      </w:r>
      <w:r w:rsidRPr="00CE1F64">
        <w:rPr>
          <w:i/>
          <w:sz w:val="21"/>
          <w:szCs w:val="21"/>
        </w:rPr>
        <w:t>ε</w:t>
      </w:r>
      <w:r w:rsidRPr="00CE1F64">
        <w:rPr>
          <w:sz w:val="21"/>
          <w:szCs w:val="21"/>
        </w:rPr>
        <w:t>-</w:t>
      </w:r>
      <w:r w:rsidRPr="00CE1F64">
        <w:rPr>
          <w:i/>
          <w:sz w:val="21"/>
          <w:szCs w:val="21"/>
        </w:rPr>
        <w:t>Proteobacteria</w:t>
      </w:r>
      <w:r w:rsidRPr="00A87D52">
        <w:rPr>
          <w:rFonts w:hint="eastAsia"/>
          <w:sz w:val="21"/>
          <w:szCs w:val="21"/>
        </w:rPr>
        <w:t>及</w:t>
      </w:r>
      <w:r w:rsidRPr="00CE1F64">
        <w:rPr>
          <w:i/>
          <w:sz w:val="21"/>
          <w:szCs w:val="21"/>
        </w:rPr>
        <w:t>Proteobacteria</w:t>
      </w:r>
      <w:r>
        <w:rPr>
          <w:rFonts w:hint="eastAsia"/>
          <w:color w:val="000000"/>
          <w:sz w:val="21"/>
          <w:szCs w:val="21"/>
        </w:rPr>
        <w:t>所占百分比</w:t>
      </w:r>
      <w:r>
        <w:rPr>
          <w:rFonts w:hint="eastAsia"/>
        </w:rPr>
        <w:t xml:space="preserve"> </w:t>
      </w:r>
      <w:r w:rsidRPr="00782A6F">
        <w:rPr>
          <w:rFonts w:hint="eastAsia"/>
          <w:color w:val="000000"/>
          <w:sz w:val="21"/>
          <w:szCs w:val="22"/>
        </w:rPr>
        <w:t>(</w:t>
      </w:r>
      <w:r w:rsidRPr="00782A6F">
        <w:rPr>
          <w:rFonts w:hint="eastAsia"/>
          <w:color w:val="000000"/>
          <w:sz w:val="21"/>
          <w:szCs w:val="22"/>
        </w:rPr>
        <w:t>单位：</w:t>
      </w:r>
      <w:r w:rsidRPr="00782A6F">
        <w:rPr>
          <w:rFonts w:hint="eastAsia"/>
          <w:color w:val="000000"/>
          <w:sz w:val="21"/>
          <w:szCs w:val="22"/>
        </w:rPr>
        <w:t>%)</w:t>
      </w:r>
    </w:p>
    <w:tbl>
      <w:tblPr>
        <w:tblW w:w="5000" w:type="pct"/>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1865"/>
        <w:gridCol w:w="647"/>
        <w:gridCol w:w="647"/>
        <w:gridCol w:w="647"/>
        <w:gridCol w:w="646"/>
        <w:gridCol w:w="646"/>
        <w:gridCol w:w="646"/>
        <w:gridCol w:w="646"/>
        <w:gridCol w:w="646"/>
        <w:gridCol w:w="646"/>
        <w:gridCol w:w="648"/>
      </w:tblGrid>
      <w:tr w:rsidR="00296D36" w:rsidRPr="002F078A" w14:paraId="2413DF4C" w14:textId="77777777" w:rsidTr="00A95F90">
        <w:trPr>
          <w:trHeight w:val="300"/>
        </w:trPr>
        <w:tc>
          <w:tcPr>
            <w:tcW w:w="1119" w:type="pct"/>
            <w:tcBorders>
              <w:top w:val="single" w:sz="8" w:space="0" w:color="auto"/>
              <w:bottom w:val="single" w:sz="4" w:space="0" w:color="auto"/>
            </w:tcBorders>
            <w:shd w:val="clear" w:color="auto" w:fill="auto"/>
            <w:noWrap/>
            <w:tcMar>
              <w:top w:w="15" w:type="dxa"/>
              <w:left w:w="15" w:type="dxa"/>
              <w:bottom w:w="0" w:type="dxa"/>
              <w:right w:w="15" w:type="dxa"/>
            </w:tcMar>
          </w:tcPr>
          <w:p w14:paraId="0ECDE6DA" w14:textId="77777777" w:rsidR="00296D36" w:rsidRDefault="00296D36" w:rsidP="00A95F90">
            <w:pPr>
              <w:jc w:val="center"/>
              <w:rPr>
                <w:color w:val="000000"/>
                <w:sz w:val="21"/>
                <w:szCs w:val="21"/>
              </w:rPr>
            </w:pPr>
            <w:r>
              <w:rPr>
                <w:rFonts w:hint="eastAsia"/>
                <w:color w:val="000000"/>
                <w:sz w:val="21"/>
                <w:szCs w:val="21"/>
              </w:rPr>
              <w:t>样品组别</w:t>
            </w:r>
          </w:p>
          <w:p w14:paraId="0C1DFD3C" w14:textId="77777777" w:rsidR="00296D36" w:rsidRPr="002F078A" w:rsidRDefault="00296D36" w:rsidP="00A95F90">
            <w:pPr>
              <w:jc w:val="center"/>
              <w:rPr>
                <w:color w:val="000000"/>
                <w:sz w:val="21"/>
                <w:szCs w:val="21"/>
              </w:rPr>
            </w:pPr>
            <w:r>
              <w:rPr>
                <w:rFonts w:hint="eastAsia"/>
                <w:color w:val="000000"/>
                <w:sz w:val="21"/>
                <w:szCs w:val="21"/>
              </w:rPr>
              <w:t>周数</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75889792" w14:textId="77777777" w:rsidR="00296D36" w:rsidRPr="002F078A" w:rsidRDefault="00296D36" w:rsidP="00A95F90">
            <w:pPr>
              <w:jc w:val="center"/>
              <w:rPr>
                <w:color w:val="000000"/>
                <w:sz w:val="21"/>
                <w:szCs w:val="21"/>
              </w:rPr>
            </w:pPr>
            <w:r w:rsidRPr="002F078A">
              <w:rPr>
                <w:rFonts w:hint="eastAsia"/>
                <w:color w:val="000000"/>
                <w:sz w:val="21"/>
                <w:szCs w:val="21"/>
              </w:rPr>
              <w:t>T-1</w:t>
            </w:r>
          </w:p>
          <w:p w14:paraId="142BC5C3" w14:textId="77777777" w:rsidR="00296D36" w:rsidRDefault="00296D36" w:rsidP="00A95F90">
            <w:pPr>
              <w:jc w:val="center"/>
              <w:rPr>
                <w:color w:val="000000"/>
                <w:sz w:val="21"/>
                <w:szCs w:val="21"/>
              </w:rPr>
            </w:pPr>
            <w:r w:rsidRPr="002F078A">
              <w:rPr>
                <w:rFonts w:hint="eastAsia"/>
                <w:color w:val="000000"/>
                <w:sz w:val="21"/>
                <w:szCs w:val="21"/>
              </w:rPr>
              <w:t>0w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6E4E77EB"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535B6769" w14:textId="77777777" w:rsidR="00296D36" w:rsidRDefault="00296D36" w:rsidP="00A95F90">
            <w:pPr>
              <w:jc w:val="center"/>
              <w:rPr>
                <w:color w:val="000000"/>
                <w:sz w:val="21"/>
                <w:szCs w:val="21"/>
              </w:rPr>
            </w:pPr>
            <w:r w:rsidRPr="002F078A">
              <w:rPr>
                <w:rFonts w:hint="eastAsia"/>
                <w:color w:val="000000"/>
                <w:sz w:val="21"/>
                <w:szCs w:val="21"/>
              </w:rPr>
              <w:t>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749AF67E"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77EF2752" w14:textId="77777777" w:rsidR="00296D36" w:rsidRPr="002F078A" w:rsidRDefault="00296D36" w:rsidP="00A95F90">
            <w:pPr>
              <w:jc w:val="center"/>
              <w:rPr>
                <w:color w:val="000000"/>
                <w:sz w:val="21"/>
                <w:szCs w:val="21"/>
              </w:rPr>
            </w:pPr>
            <w:r w:rsidRPr="002F078A">
              <w:rPr>
                <w:rFonts w:hint="eastAsia"/>
                <w:color w:val="000000"/>
                <w:sz w:val="21"/>
                <w:szCs w:val="21"/>
              </w:rPr>
              <w:t>24w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2CC47631"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-1</w:t>
            </w:r>
          </w:p>
          <w:p w14:paraId="07F703F4" w14:textId="77777777" w:rsidR="00296D36" w:rsidRPr="002F078A" w:rsidRDefault="00296D36" w:rsidP="00A95F90">
            <w:pPr>
              <w:jc w:val="center"/>
              <w:rPr>
                <w:color w:val="000000"/>
                <w:sz w:val="21"/>
                <w:szCs w:val="21"/>
              </w:rPr>
            </w:pPr>
            <w:r w:rsidRPr="002F078A">
              <w:rPr>
                <w:rFonts w:hint="eastAsia"/>
                <w:color w:val="000000"/>
                <w:sz w:val="21"/>
                <w:szCs w:val="21"/>
              </w:rPr>
              <w:t>66w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2A5F6C6D"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29CF61B3" w14:textId="77777777" w:rsidR="00296D36" w:rsidRDefault="00296D36" w:rsidP="00A95F90">
            <w:pPr>
              <w:jc w:val="center"/>
              <w:rPr>
                <w:color w:val="000000"/>
                <w:sz w:val="21"/>
                <w:szCs w:val="21"/>
              </w:rPr>
            </w:pPr>
            <w:r w:rsidRPr="002F078A">
              <w:rPr>
                <w:rFonts w:hint="eastAsia"/>
                <w:color w:val="000000"/>
                <w:sz w:val="21"/>
                <w:szCs w:val="21"/>
              </w:rPr>
              <w:t>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13E3CA2D"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24CFD207" w14:textId="77777777" w:rsidR="00296D36" w:rsidRDefault="00296D36" w:rsidP="00A95F90">
            <w:pPr>
              <w:jc w:val="center"/>
              <w:rPr>
                <w:color w:val="000000"/>
                <w:sz w:val="21"/>
                <w:szCs w:val="21"/>
              </w:rPr>
            </w:pPr>
            <w:r w:rsidRPr="002F078A">
              <w:rPr>
                <w:rFonts w:hint="eastAsia"/>
                <w:color w:val="000000"/>
                <w:sz w:val="21"/>
                <w:szCs w:val="21"/>
              </w:rPr>
              <w:t>24w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53B91A6D"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-S</w:t>
            </w:r>
          </w:p>
          <w:p w14:paraId="7F37B72A" w14:textId="77777777" w:rsidR="00296D36" w:rsidRDefault="00296D36" w:rsidP="00A95F90">
            <w:pPr>
              <w:jc w:val="center"/>
              <w:rPr>
                <w:color w:val="000000"/>
                <w:sz w:val="21"/>
                <w:szCs w:val="21"/>
              </w:rPr>
            </w:pPr>
            <w:r w:rsidRPr="002F078A">
              <w:rPr>
                <w:rFonts w:hint="eastAsia"/>
                <w:color w:val="000000"/>
                <w:sz w:val="21"/>
                <w:szCs w:val="21"/>
              </w:rPr>
              <w:t>66w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177AB1DC"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5905F21A" w14:textId="77777777" w:rsidR="00296D36" w:rsidRDefault="00296D36" w:rsidP="00A95F90">
            <w:pPr>
              <w:jc w:val="center"/>
              <w:rPr>
                <w:color w:val="000000"/>
                <w:sz w:val="21"/>
                <w:szCs w:val="21"/>
              </w:rPr>
            </w:pPr>
            <w:r w:rsidRPr="002F078A">
              <w:rPr>
                <w:rFonts w:hint="eastAsia"/>
                <w:color w:val="000000"/>
                <w:sz w:val="21"/>
                <w:szCs w:val="21"/>
              </w:rPr>
              <w:t>6w</w:t>
            </w:r>
          </w:p>
        </w:tc>
        <w:tc>
          <w:tcPr>
            <w:tcW w:w="388"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5425BD97"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46E72425" w14:textId="77777777" w:rsidR="00296D36" w:rsidRDefault="00296D36" w:rsidP="00A95F90">
            <w:pPr>
              <w:jc w:val="center"/>
              <w:rPr>
                <w:color w:val="000000"/>
                <w:sz w:val="21"/>
                <w:szCs w:val="21"/>
              </w:rPr>
            </w:pPr>
            <w:r w:rsidRPr="002F078A">
              <w:rPr>
                <w:rFonts w:hint="eastAsia"/>
                <w:color w:val="000000"/>
                <w:sz w:val="21"/>
                <w:szCs w:val="21"/>
              </w:rPr>
              <w:t>24w</w:t>
            </w:r>
          </w:p>
        </w:tc>
        <w:tc>
          <w:tcPr>
            <w:tcW w:w="389" w:type="pct"/>
            <w:tcBorders>
              <w:top w:val="single" w:sz="8" w:space="0" w:color="auto"/>
              <w:bottom w:val="single" w:sz="4" w:space="0" w:color="auto"/>
            </w:tcBorders>
            <w:shd w:val="clear" w:color="auto" w:fill="auto"/>
            <w:noWrap/>
            <w:tcMar>
              <w:top w:w="15" w:type="dxa"/>
              <w:left w:w="15" w:type="dxa"/>
              <w:bottom w:w="0" w:type="dxa"/>
              <w:right w:w="15" w:type="dxa"/>
            </w:tcMar>
            <w:vAlign w:val="bottom"/>
          </w:tcPr>
          <w:p w14:paraId="2C627490" w14:textId="77777777" w:rsidR="00296D36" w:rsidRDefault="00296D36" w:rsidP="00A95F90">
            <w:pPr>
              <w:jc w:val="center"/>
              <w:rPr>
                <w:color w:val="000000"/>
                <w:sz w:val="21"/>
                <w:szCs w:val="21"/>
              </w:rPr>
            </w:pPr>
            <w:r w:rsidRPr="002F078A">
              <w:rPr>
                <w:rFonts w:hint="eastAsia"/>
                <w:color w:val="000000"/>
                <w:sz w:val="21"/>
                <w:szCs w:val="21"/>
              </w:rPr>
              <w:t>T</w:t>
            </w:r>
            <w:r>
              <w:rPr>
                <w:rFonts w:hint="eastAsia"/>
                <w:color w:val="000000"/>
                <w:sz w:val="21"/>
                <w:szCs w:val="21"/>
              </w:rPr>
              <w:t>-Fe</w:t>
            </w:r>
          </w:p>
          <w:p w14:paraId="581E78F9" w14:textId="77777777" w:rsidR="00296D36" w:rsidRPr="002F078A" w:rsidRDefault="00296D36" w:rsidP="00A95F90">
            <w:pPr>
              <w:jc w:val="center"/>
              <w:rPr>
                <w:color w:val="000000"/>
                <w:sz w:val="21"/>
                <w:szCs w:val="21"/>
              </w:rPr>
            </w:pPr>
            <w:r w:rsidRPr="002F078A">
              <w:rPr>
                <w:rFonts w:hint="eastAsia"/>
                <w:color w:val="000000"/>
                <w:sz w:val="21"/>
                <w:szCs w:val="21"/>
              </w:rPr>
              <w:t>66w</w:t>
            </w:r>
          </w:p>
        </w:tc>
      </w:tr>
      <w:tr w:rsidR="00296D36" w:rsidRPr="002F078A" w14:paraId="5DC4B1DB" w14:textId="77777777" w:rsidTr="00A95F90">
        <w:trPr>
          <w:trHeight w:val="300"/>
        </w:trPr>
        <w:tc>
          <w:tcPr>
            <w:tcW w:w="1119" w:type="pct"/>
            <w:tcBorders>
              <w:top w:val="single" w:sz="4" w:space="0" w:color="auto"/>
              <w:bottom w:val="nil"/>
            </w:tcBorders>
            <w:shd w:val="clear" w:color="auto" w:fill="auto"/>
            <w:noWrap/>
            <w:tcMar>
              <w:top w:w="15" w:type="dxa"/>
              <w:left w:w="15" w:type="dxa"/>
              <w:bottom w:w="0" w:type="dxa"/>
              <w:right w:w="15" w:type="dxa"/>
            </w:tcMar>
            <w:vAlign w:val="bottom"/>
            <w:hideMark/>
          </w:tcPr>
          <w:p w14:paraId="296A1D3C" w14:textId="77777777" w:rsidR="00296D36" w:rsidRPr="002F078A" w:rsidRDefault="00296D36" w:rsidP="00A95F90">
            <w:pPr>
              <w:jc w:val="left"/>
              <w:rPr>
                <w:color w:val="000000"/>
                <w:sz w:val="21"/>
                <w:szCs w:val="21"/>
              </w:rPr>
            </w:pPr>
            <w:r w:rsidRPr="008A387C">
              <w:rPr>
                <w:i/>
                <w:color w:val="000000"/>
                <w:sz w:val="21"/>
                <w:szCs w:val="21"/>
              </w:rPr>
              <w:t>δ-Proteobacteria</w:t>
            </w:r>
            <w:r>
              <w:rPr>
                <w:rFonts w:hint="eastAsia"/>
                <w:i/>
                <w:color w:val="000000"/>
                <w:sz w:val="21"/>
                <w:szCs w:val="21"/>
              </w:rPr>
              <w:t xml:space="preserve"> </w:t>
            </w:r>
            <w:r>
              <w:rPr>
                <w:rFonts w:hint="eastAsia"/>
                <w:color w:val="000000"/>
                <w:sz w:val="21"/>
                <w:szCs w:val="21"/>
              </w:rPr>
              <w:t>(%)</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66F04A3B" w14:textId="77777777" w:rsidR="00296D36" w:rsidRPr="001B0589" w:rsidRDefault="00296D36" w:rsidP="00A95F90">
            <w:pPr>
              <w:ind w:leftChars="2" w:left="234" w:hangingChars="109" w:hanging="229"/>
              <w:jc w:val="center"/>
              <w:rPr>
                <w:sz w:val="21"/>
                <w:szCs w:val="21"/>
              </w:rPr>
            </w:pPr>
            <w:r w:rsidRPr="001B0589">
              <w:rPr>
                <w:rFonts w:hint="eastAsia"/>
                <w:sz w:val="21"/>
                <w:szCs w:val="21"/>
              </w:rPr>
              <w:t>14.601</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2B5CA58F" w14:textId="77777777" w:rsidR="00296D36" w:rsidRPr="001B0589" w:rsidRDefault="00296D36" w:rsidP="00A95F90">
            <w:pPr>
              <w:jc w:val="center"/>
              <w:rPr>
                <w:sz w:val="21"/>
                <w:szCs w:val="21"/>
              </w:rPr>
            </w:pPr>
            <w:r w:rsidRPr="001B0589">
              <w:rPr>
                <w:rFonts w:hint="eastAsia"/>
                <w:sz w:val="21"/>
                <w:szCs w:val="21"/>
              </w:rPr>
              <w:t>20.200</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1C48168C" w14:textId="77777777" w:rsidR="00296D36" w:rsidRPr="001B0589" w:rsidRDefault="00296D36" w:rsidP="00A95F90">
            <w:pPr>
              <w:jc w:val="center"/>
              <w:rPr>
                <w:sz w:val="21"/>
                <w:szCs w:val="21"/>
              </w:rPr>
            </w:pPr>
            <w:r w:rsidRPr="001B0589">
              <w:rPr>
                <w:rFonts w:hint="eastAsia"/>
                <w:sz w:val="21"/>
                <w:szCs w:val="21"/>
              </w:rPr>
              <w:t>14.871</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1495CA29" w14:textId="77777777" w:rsidR="00296D36" w:rsidRPr="001B0589" w:rsidRDefault="00296D36" w:rsidP="00A95F90">
            <w:pPr>
              <w:jc w:val="center"/>
              <w:rPr>
                <w:sz w:val="21"/>
                <w:szCs w:val="21"/>
              </w:rPr>
            </w:pPr>
            <w:r w:rsidRPr="001B0589">
              <w:rPr>
                <w:rFonts w:hint="eastAsia"/>
                <w:sz w:val="21"/>
                <w:szCs w:val="21"/>
              </w:rPr>
              <w:t>12.948</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51793D71" w14:textId="77777777" w:rsidR="00296D36" w:rsidRPr="001B0589" w:rsidRDefault="00296D36" w:rsidP="00A95F90">
            <w:pPr>
              <w:jc w:val="center"/>
              <w:rPr>
                <w:sz w:val="21"/>
                <w:szCs w:val="21"/>
              </w:rPr>
            </w:pPr>
            <w:r w:rsidRPr="001B0589">
              <w:rPr>
                <w:rFonts w:hint="eastAsia"/>
                <w:sz w:val="21"/>
                <w:szCs w:val="21"/>
              </w:rPr>
              <w:t>10.004</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3336FAE2" w14:textId="77777777" w:rsidR="00296D36" w:rsidRPr="001B0589" w:rsidRDefault="00296D36" w:rsidP="00A95F90">
            <w:pPr>
              <w:jc w:val="center"/>
              <w:rPr>
                <w:sz w:val="21"/>
                <w:szCs w:val="21"/>
              </w:rPr>
            </w:pPr>
            <w:r w:rsidRPr="001B0589">
              <w:rPr>
                <w:rFonts w:hint="eastAsia"/>
                <w:sz w:val="21"/>
                <w:szCs w:val="21"/>
              </w:rPr>
              <w:t>21.311</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5F4379FB" w14:textId="77777777" w:rsidR="00296D36" w:rsidRPr="001B0589" w:rsidRDefault="00296D36" w:rsidP="00A95F90">
            <w:pPr>
              <w:jc w:val="center"/>
              <w:rPr>
                <w:sz w:val="21"/>
                <w:szCs w:val="21"/>
              </w:rPr>
            </w:pPr>
            <w:r w:rsidRPr="001B0589">
              <w:rPr>
                <w:rFonts w:hint="eastAsia"/>
                <w:sz w:val="21"/>
                <w:szCs w:val="21"/>
              </w:rPr>
              <w:t>17.903</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3AAB6FC5" w14:textId="77777777" w:rsidR="00296D36" w:rsidRPr="001B0589" w:rsidRDefault="00296D36" w:rsidP="00A95F90">
            <w:pPr>
              <w:jc w:val="center"/>
              <w:rPr>
                <w:sz w:val="21"/>
                <w:szCs w:val="21"/>
              </w:rPr>
            </w:pPr>
            <w:r w:rsidRPr="001B0589">
              <w:rPr>
                <w:rFonts w:hint="eastAsia"/>
                <w:sz w:val="21"/>
                <w:szCs w:val="21"/>
              </w:rPr>
              <w:t>14.225</w:t>
            </w:r>
          </w:p>
        </w:tc>
        <w:tc>
          <w:tcPr>
            <w:tcW w:w="388" w:type="pct"/>
            <w:tcBorders>
              <w:top w:val="single" w:sz="4" w:space="0" w:color="auto"/>
              <w:bottom w:val="nil"/>
            </w:tcBorders>
            <w:shd w:val="clear" w:color="auto" w:fill="auto"/>
            <w:noWrap/>
            <w:tcMar>
              <w:top w:w="15" w:type="dxa"/>
              <w:left w:w="15" w:type="dxa"/>
              <w:bottom w:w="0" w:type="dxa"/>
              <w:right w:w="15" w:type="dxa"/>
            </w:tcMar>
            <w:vAlign w:val="bottom"/>
            <w:hideMark/>
          </w:tcPr>
          <w:p w14:paraId="5DEBAD62" w14:textId="77777777" w:rsidR="00296D36" w:rsidRPr="001B0589" w:rsidRDefault="00296D36" w:rsidP="00A95F90">
            <w:pPr>
              <w:jc w:val="center"/>
              <w:rPr>
                <w:sz w:val="21"/>
                <w:szCs w:val="21"/>
              </w:rPr>
            </w:pPr>
            <w:r w:rsidRPr="001B0589">
              <w:rPr>
                <w:rFonts w:hint="eastAsia"/>
                <w:sz w:val="21"/>
                <w:szCs w:val="21"/>
              </w:rPr>
              <w:t>8.188</w:t>
            </w:r>
          </w:p>
        </w:tc>
        <w:tc>
          <w:tcPr>
            <w:tcW w:w="389" w:type="pct"/>
            <w:tcBorders>
              <w:top w:val="single" w:sz="4" w:space="0" w:color="auto"/>
              <w:bottom w:val="nil"/>
            </w:tcBorders>
            <w:shd w:val="clear" w:color="auto" w:fill="auto"/>
            <w:noWrap/>
            <w:tcMar>
              <w:top w:w="15" w:type="dxa"/>
              <w:left w:w="15" w:type="dxa"/>
              <w:bottom w:w="0" w:type="dxa"/>
              <w:right w:w="15" w:type="dxa"/>
            </w:tcMar>
            <w:vAlign w:val="bottom"/>
            <w:hideMark/>
          </w:tcPr>
          <w:p w14:paraId="35677A1E" w14:textId="77777777" w:rsidR="00296D36" w:rsidRPr="001B0589" w:rsidRDefault="00296D36" w:rsidP="00A95F90">
            <w:pPr>
              <w:jc w:val="center"/>
              <w:rPr>
                <w:sz w:val="21"/>
                <w:szCs w:val="21"/>
              </w:rPr>
            </w:pPr>
            <w:r w:rsidRPr="001B0589">
              <w:rPr>
                <w:rFonts w:hint="eastAsia"/>
                <w:sz w:val="21"/>
                <w:szCs w:val="21"/>
              </w:rPr>
              <w:t>14.239</w:t>
            </w:r>
          </w:p>
        </w:tc>
      </w:tr>
      <w:tr w:rsidR="00296D36" w:rsidRPr="002F078A" w14:paraId="57AC641C" w14:textId="77777777" w:rsidTr="00A95F90">
        <w:trPr>
          <w:trHeight w:val="300"/>
        </w:trPr>
        <w:tc>
          <w:tcPr>
            <w:tcW w:w="1119" w:type="pct"/>
            <w:tcBorders>
              <w:top w:val="nil"/>
              <w:bottom w:val="nil"/>
            </w:tcBorders>
            <w:shd w:val="clear" w:color="auto" w:fill="auto"/>
            <w:noWrap/>
            <w:tcMar>
              <w:top w:w="15" w:type="dxa"/>
              <w:left w:w="15" w:type="dxa"/>
              <w:bottom w:w="0" w:type="dxa"/>
              <w:right w:w="15" w:type="dxa"/>
            </w:tcMar>
            <w:vAlign w:val="bottom"/>
          </w:tcPr>
          <w:p w14:paraId="5DE7FA0B" w14:textId="77777777" w:rsidR="00296D36" w:rsidRPr="002B0557" w:rsidRDefault="00296D36" w:rsidP="00A95F90">
            <w:pPr>
              <w:jc w:val="left"/>
              <w:rPr>
                <w:i/>
                <w:color w:val="000000"/>
                <w:sz w:val="21"/>
                <w:szCs w:val="21"/>
              </w:rPr>
            </w:pPr>
            <w:r w:rsidRPr="008A387C">
              <w:rPr>
                <w:i/>
                <w:color w:val="000000"/>
                <w:sz w:val="21"/>
                <w:szCs w:val="21"/>
              </w:rPr>
              <w:t>ε-Proteobacteria</w:t>
            </w:r>
            <w:r>
              <w:rPr>
                <w:rFonts w:hint="eastAsia"/>
                <w:i/>
                <w:color w:val="000000"/>
                <w:sz w:val="21"/>
                <w:szCs w:val="21"/>
              </w:rPr>
              <w:t xml:space="preserve"> </w:t>
            </w:r>
            <w:r>
              <w:rPr>
                <w:rFonts w:hint="eastAsia"/>
                <w:color w:val="000000"/>
                <w:sz w:val="21"/>
                <w:szCs w:val="21"/>
              </w:rPr>
              <w:t>(%)</w:t>
            </w:r>
          </w:p>
        </w:tc>
        <w:tc>
          <w:tcPr>
            <w:tcW w:w="388" w:type="pct"/>
            <w:tcBorders>
              <w:top w:val="nil"/>
              <w:bottom w:val="nil"/>
            </w:tcBorders>
            <w:shd w:val="clear" w:color="auto" w:fill="auto"/>
            <w:noWrap/>
            <w:tcMar>
              <w:top w:w="15" w:type="dxa"/>
              <w:left w:w="15" w:type="dxa"/>
              <w:bottom w:w="0" w:type="dxa"/>
              <w:right w:w="15" w:type="dxa"/>
            </w:tcMar>
            <w:vAlign w:val="bottom"/>
          </w:tcPr>
          <w:p w14:paraId="27706FE2" w14:textId="77777777" w:rsidR="00296D36" w:rsidRPr="002F078A" w:rsidRDefault="00296D36" w:rsidP="00A95F90">
            <w:pPr>
              <w:ind w:leftChars="2" w:left="234" w:hangingChars="109" w:hanging="229"/>
              <w:jc w:val="center"/>
              <w:rPr>
                <w:color w:val="000000"/>
                <w:sz w:val="21"/>
                <w:szCs w:val="21"/>
              </w:rPr>
            </w:pPr>
            <w:r>
              <w:rPr>
                <w:rFonts w:hint="eastAsia"/>
                <w:color w:val="000000"/>
                <w:sz w:val="21"/>
                <w:szCs w:val="21"/>
              </w:rPr>
              <w:t>1.792</w:t>
            </w:r>
          </w:p>
        </w:tc>
        <w:tc>
          <w:tcPr>
            <w:tcW w:w="388" w:type="pct"/>
            <w:tcBorders>
              <w:top w:val="nil"/>
              <w:bottom w:val="nil"/>
            </w:tcBorders>
            <w:shd w:val="clear" w:color="auto" w:fill="auto"/>
            <w:noWrap/>
            <w:tcMar>
              <w:top w:w="15" w:type="dxa"/>
              <w:left w:w="15" w:type="dxa"/>
              <w:bottom w:w="0" w:type="dxa"/>
              <w:right w:w="15" w:type="dxa"/>
            </w:tcMar>
            <w:vAlign w:val="bottom"/>
          </w:tcPr>
          <w:p w14:paraId="1F80FC8F" w14:textId="77777777" w:rsidR="00296D36" w:rsidRPr="002F078A" w:rsidRDefault="00296D36" w:rsidP="00A95F90">
            <w:pPr>
              <w:jc w:val="center"/>
              <w:rPr>
                <w:color w:val="000000"/>
                <w:sz w:val="21"/>
                <w:szCs w:val="21"/>
              </w:rPr>
            </w:pPr>
            <w:r>
              <w:rPr>
                <w:rFonts w:hint="eastAsia"/>
                <w:color w:val="000000"/>
                <w:sz w:val="21"/>
                <w:szCs w:val="21"/>
              </w:rPr>
              <w:t>0.025</w:t>
            </w:r>
          </w:p>
        </w:tc>
        <w:tc>
          <w:tcPr>
            <w:tcW w:w="388" w:type="pct"/>
            <w:tcBorders>
              <w:top w:val="nil"/>
              <w:bottom w:val="nil"/>
            </w:tcBorders>
            <w:shd w:val="clear" w:color="auto" w:fill="auto"/>
            <w:noWrap/>
            <w:tcMar>
              <w:top w:w="15" w:type="dxa"/>
              <w:left w:w="15" w:type="dxa"/>
              <w:bottom w:w="0" w:type="dxa"/>
              <w:right w:w="15" w:type="dxa"/>
            </w:tcMar>
            <w:vAlign w:val="bottom"/>
          </w:tcPr>
          <w:p w14:paraId="3265AA0E" w14:textId="77777777" w:rsidR="00296D36" w:rsidRPr="002F078A" w:rsidRDefault="00296D36" w:rsidP="00A95F90">
            <w:pPr>
              <w:jc w:val="center"/>
              <w:rPr>
                <w:color w:val="000000"/>
                <w:sz w:val="21"/>
                <w:szCs w:val="21"/>
              </w:rPr>
            </w:pPr>
            <w:r>
              <w:rPr>
                <w:rFonts w:hint="eastAsia"/>
                <w:color w:val="000000"/>
                <w:sz w:val="21"/>
                <w:szCs w:val="21"/>
              </w:rPr>
              <w:t>0</w:t>
            </w:r>
          </w:p>
        </w:tc>
        <w:tc>
          <w:tcPr>
            <w:tcW w:w="388" w:type="pct"/>
            <w:tcBorders>
              <w:top w:val="nil"/>
              <w:bottom w:val="nil"/>
            </w:tcBorders>
            <w:shd w:val="clear" w:color="auto" w:fill="auto"/>
            <w:noWrap/>
            <w:tcMar>
              <w:top w:w="15" w:type="dxa"/>
              <w:left w:w="15" w:type="dxa"/>
              <w:bottom w:w="0" w:type="dxa"/>
              <w:right w:w="15" w:type="dxa"/>
            </w:tcMar>
            <w:vAlign w:val="bottom"/>
          </w:tcPr>
          <w:p w14:paraId="0139A618" w14:textId="77777777" w:rsidR="00296D36" w:rsidRPr="002F078A" w:rsidRDefault="00296D36" w:rsidP="00A95F90">
            <w:pPr>
              <w:jc w:val="center"/>
              <w:rPr>
                <w:color w:val="000000"/>
                <w:sz w:val="21"/>
                <w:szCs w:val="21"/>
              </w:rPr>
            </w:pPr>
            <w:r>
              <w:rPr>
                <w:rFonts w:hint="eastAsia"/>
                <w:color w:val="000000"/>
                <w:sz w:val="21"/>
                <w:szCs w:val="21"/>
              </w:rPr>
              <w:t>0</w:t>
            </w:r>
          </w:p>
        </w:tc>
        <w:tc>
          <w:tcPr>
            <w:tcW w:w="388" w:type="pct"/>
            <w:tcBorders>
              <w:top w:val="nil"/>
              <w:bottom w:val="nil"/>
            </w:tcBorders>
            <w:shd w:val="clear" w:color="auto" w:fill="auto"/>
            <w:noWrap/>
            <w:tcMar>
              <w:top w:w="15" w:type="dxa"/>
              <w:left w:w="15" w:type="dxa"/>
              <w:bottom w:w="0" w:type="dxa"/>
              <w:right w:w="15" w:type="dxa"/>
            </w:tcMar>
            <w:vAlign w:val="bottom"/>
          </w:tcPr>
          <w:p w14:paraId="1BA59361" w14:textId="77777777" w:rsidR="00296D36" w:rsidRDefault="00296D36" w:rsidP="00A95F90">
            <w:pPr>
              <w:jc w:val="center"/>
              <w:rPr>
                <w:color w:val="000000"/>
                <w:sz w:val="21"/>
                <w:szCs w:val="21"/>
              </w:rPr>
            </w:pPr>
            <w:r>
              <w:rPr>
                <w:rFonts w:hint="eastAsia"/>
                <w:color w:val="000000"/>
                <w:sz w:val="21"/>
                <w:szCs w:val="21"/>
              </w:rPr>
              <w:t>0</w:t>
            </w:r>
          </w:p>
        </w:tc>
        <w:tc>
          <w:tcPr>
            <w:tcW w:w="388" w:type="pct"/>
            <w:tcBorders>
              <w:top w:val="nil"/>
              <w:bottom w:val="nil"/>
            </w:tcBorders>
            <w:shd w:val="clear" w:color="auto" w:fill="auto"/>
            <w:noWrap/>
            <w:tcMar>
              <w:top w:w="15" w:type="dxa"/>
              <w:left w:w="15" w:type="dxa"/>
              <w:bottom w:w="0" w:type="dxa"/>
              <w:right w:w="15" w:type="dxa"/>
            </w:tcMar>
            <w:vAlign w:val="bottom"/>
          </w:tcPr>
          <w:p w14:paraId="3A13AD9B" w14:textId="77777777" w:rsidR="00296D36" w:rsidRDefault="00296D36" w:rsidP="00A95F90">
            <w:pPr>
              <w:jc w:val="center"/>
              <w:rPr>
                <w:color w:val="000000"/>
                <w:sz w:val="21"/>
                <w:szCs w:val="21"/>
              </w:rPr>
            </w:pPr>
            <w:r>
              <w:rPr>
                <w:rFonts w:hint="eastAsia"/>
                <w:color w:val="000000"/>
                <w:sz w:val="21"/>
                <w:szCs w:val="21"/>
              </w:rPr>
              <w:t>0</w:t>
            </w:r>
          </w:p>
        </w:tc>
        <w:tc>
          <w:tcPr>
            <w:tcW w:w="388" w:type="pct"/>
            <w:tcBorders>
              <w:top w:val="nil"/>
              <w:bottom w:val="nil"/>
            </w:tcBorders>
            <w:shd w:val="clear" w:color="auto" w:fill="auto"/>
            <w:noWrap/>
            <w:tcMar>
              <w:top w:w="15" w:type="dxa"/>
              <w:left w:w="15" w:type="dxa"/>
              <w:bottom w:w="0" w:type="dxa"/>
              <w:right w:w="15" w:type="dxa"/>
            </w:tcMar>
            <w:vAlign w:val="bottom"/>
          </w:tcPr>
          <w:p w14:paraId="1FF7EF96" w14:textId="77777777" w:rsidR="00296D36" w:rsidRPr="002F078A" w:rsidRDefault="00296D36" w:rsidP="00A95F90">
            <w:pPr>
              <w:jc w:val="center"/>
              <w:rPr>
                <w:color w:val="000000"/>
                <w:sz w:val="21"/>
                <w:szCs w:val="21"/>
              </w:rPr>
            </w:pPr>
            <w:r>
              <w:rPr>
                <w:rFonts w:hint="eastAsia"/>
                <w:color w:val="000000"/>
                <w:sz w:val="21"/>
                <w:szCs w:val="21"/>
              </w:rPr>
              <w:t>0.004</w:t>
            </w:r>
          </w:p>
        </w:tc>
        <w:tc>
          <w:tcPr>
            <w:tcW w:w="388" w:type="pct"/>
            <w:tcBorders>
              <w:top w:val="nil"/>
              <w:bottom w:val="nil"/>
            </w:tcBorders>
            <w:shd w:val="clear" w:color="auto" w:fill="auto"/>
            <w:noWrap/>
            <w:tcMar>
              <w:top w:w="15" w:type="dxa"/>
              <w:left w:w="15" w:type="dxa"/>
              <w:bottom w:w="0" w:type="dxa"/>
              <w:right w:w="15" w:type="dxa"/>
            </w:tcMar>
            <w:vAlign w:val="bottom"/>
          </w:tcPr>
          <w:p w14:paraId="05AF083D" w14:textId="77777777" w:rsidR="00296D36" w:rsidRDefault="00296D36" w:rsidP="00A95F90">
            <w:pPr>
              <w:jc w:val="center"/>
              <w:rPr>
                <w:color w:val="000000"/>
                <w:sz w:val="21"/>
                <w:szCs w:val="21"/>
              </w:rPr>
            </w:pPr>
            <w:r>
              <w:rPr>
                <w:rFonts w:hint="eastAsia"/>
                <w:color w:val="000000"/>
                <w:sz w:val="21"/>
                <w:szCs w:val="21"/>
              </w:rPr>
              <w:t>0.024</w:t>
            </w:r>
          </w:p>
        </w:tc>
        <w:tc>
          <w:tcPr>
            <w:tcW w:w="388" w:type="pct"/>
            <w:tcBorders>
              <w:top w:val="nil"/>
              <w:bottom w:val="nil"/>
            </w:tcBorders>
            <w:shd w:val="clear" w:color="auto" w:fill="auto"/>
            <w:noWrap/>
            <w:tcMar>
              <w:top w:w="15" w:type="dxa"/>
              <w:left w:w="15" w:type="dxa"/>
              <w:bottom w:w="0" w:type="dxa"/>
              <w:right w:w="15" w:type="dxa"/>
            </w:tcMar>
            <w:vAlign w:val="bottom"/>
          </w:tcPr>
          <w:p w14:paraId="26DBCF39" w14:textId="77777777" w:rsidR="00296D36" w:rsidRPr="002F078A" w:rsidRDefault="00296D36" w:rsidP="00A95F90">
            <w:pPr>
              <w:jc w:val="center"/>
              <w:rPr>
                <w:color w:val="000000"/>
                <w:sz w:val="21"/>
                <w:szCs w:val="21"/>
              </w:rPr>
            </w:pPr>
            <w:r>
              <w:rPr>
                <w:rFonts w:hint="eastAsia"/>
                <w:color w:val="000000"/>
                <w:sz w:val="21"/>
                <w:szCs w:val="21"/>
              </w:rPr>
              <w:t>0</w:t>
            </w:r>
          </w:p>
        </w:tc>
        <w:tc>
          <w:tcPr>
            <w:tcW w:w="389" w:type="pct"/>
            <w:tcBorders>
              <w:top w:val="nil"/>
              <w:bottom w:val="nil"/>
            </w:tcBorders>
            <w:shd w:val="clear" w:color="auto" w:fill="auto"/>
            <w:noWrap/>
            <w:tcMar>
              <w:top w:w="15" w:type="dxa"/>
              <w:left w:w="15" w:type="dxa"/>
              <w:bottom w:w="0" w:type="dxa"/>
              <w:right w:w="15" w:type="dxa"/>
            </w:tcMar>
            <w:vAlign w:val="bottom"/>
          </w:tcPr>
          <w:p w14:paraId="59A986FC" w14:textId="77777777" w:rsidR="00296D36" w:rsidRPr="002F078A" w:rsidRDefault="00296D36" w:rsidP="00A95F90">
            <w:pPr>
              <w:jc w:val="center"/>
              <w:rPr>
                <w:color w:val="000000"/>
                <w:sz w:val="21"/>
                <w:szCs w:val="21"/>
              </w:rPr>
            </w:pPr>
            <w:r>
              <w:rPr>
                <w:rFonts w:hint="eastAsia"/>
                <w:color w:val="000000"/>
                <w:sz w:val="21"/>
                <w:szCs w:val="21"/>
              </w:rPr>
              <w:t>0</w:t>
            </w:r>
          </w:p>
        </w:tc>
      </w:tr>
      <w:tr w:rsidR="00296D36" w:rsidRPr="002F078A" w14:paraId="16A226DE" w14:textId="77777777" w:rsidTr="00A95F90">
        <w:trPr>
          <w:trHeight w:val="300"/>
        </w:trPr>
        <w:tc>
          <w:tcPr>
            <w:tcW w:w="1119" w:type="pct"/>
            <w:tcBorders>
              <w:top w:val="nil"/>
              <w:bottom w:val="nil"/>
            </w:tcBorders>
            <w:shd w:val="clear" w:color="auto" w:fill="auto"/>
            <w:noWrap/>
            <w:tcMar>
              <w:top w:w="15" w:type="dxa"/>
              <w:left w:w="15" w:type="dxa"/>
              <w:bottom w:w="0" w:type="dxa"/>
              <w:right w:w="15" w:type="dxa"/>
            </w:tcMar>
            <w:vAlign w:val="bottom"/>
          </w:tcPr>
          <w:p w14:paraId="0B897BF6" w14:textId="77777777" w:rsidR="00296D36" w:rsidRPr="002B0557" w:rsidRDefault="00296D36" w:rsidP="00A95F90">
            <w:pPr>
              <w:jc w:val="left"/>
              <w:rPr>
                <w:i/>
                <w:color w:val="000000"/>
                <w:sz w:val="21"/>
                <w:szCs w:val="21"/>
              </w:rPr>
            </w:pPr>
            <w:r w:rsidRPr="008A387C">
              <w:rPr>
                <w:i/>
                <w:color w:val="000000"/>
                <w:sz w:val="21"/>
                <w:szCs w:val="21"/>
              </w:rPr>
              <w:t>Proteobacteria</w:t>
            </w:r>
            <w:r>
              <w:rPr>
                <w:rFonts w:hint="eastAsia"/>
                <w:i/>
                <w:color w:val="000000"/>
                <w:sz w:val="21"/>
                <w:szCs w:val="21"/>
              </w:rPr>
              <w:t xml:space="preserve"> </w:t>
            </w:r>
            <w:r>
              <w:rPr>
                <w:rFonts w:hint="eastAsia"/>
                <w:color w:val="000000"/>
                <w:sz w:val="21"/>
                <w:szCs w:val="21"/>
              </w:rPr>
              <w:t>(%)</w:t>
            </w:r>
          </w:p>
        </w:tc>
        <w:tc>
          <w:tcPr>
            <w:tcW w:w="388" w:type="pct"/>
            <w:tcBorders>
              <w:top w:val="nil"/>
              <w:bottom w:val="nil"/>
            </w:tcBorders>
            <w:shd w:val="clear" w:color="auto" w:fill="auto"/>
            <w:noWrap/>
            <w:tcMar>
              <w:top w:w="15" w:type="dxa"/>
              <w:left w:w="15" w:type="dxa"/>
              <w:bottom w:w="0" w:type="dxa"/>
              <w:right w:w="15" w:type="dxa"/>
            </w:tcMar>
            <w:vAlign w:val="bottom"/>
          </w:tcPr>
          <w:p w14:paraId="34655486" w14:textId="77777777" w:rsidR="00296D36" w:rsidRPr="002F078A" w:rsidRDefault="00296D36" w:rsidP="00A95F90">
            <w:pPr>
              <w:ind w:leftChars="2" w:left="234" w:hangingChars="109" w:hanging="229"/>
              <w:jc w:val="center"/>
              <w:rPr>
                <w:color w:val="000000"/>
                <w:sz w:val="21"/>
                <w:szCs w:val="21"/>
              </w:rPr>
            </w:pPr>
            <w:r w:rsidRPr="00B8271C">
              <w:rPr>
                <w:color w:val="000000"/>
                <w:sz w:val="21"/>
                <w:szCs w:val="21"/>
              </w:rPr>
              <w:t>46.46</w:t>
            </w:r>
          </w:p>
        </w:tc>
        <w:tc>
          <w:tcPr>
            <w:tcW w:w="388" w:type="pct"/>
            <w:tcBorders>
              <w:top w:val="nil"/>
              <w:bottom w:val="nil"/>
            </w:tcBorders>
            <w:shd w:val="clear" w:color="auto" w:fill="auto"/>
            <w:noWrap/>
            <w:tcMar>
              <w:top w:w="15" w:type="dxa"/>
              <w:left w:w="15" w:type="dxa"/>
              <w:bottom w:w="0" w:type="dxa"/>
              <w:right w:w="15" w:type="dxa"/>
            </w:tcMar>
            <w:vAlign w:val="bottom"/>
          </w:tcPr>
          <w:p w14:paraId="2E686F73" w14:textId="77777777" w:rsidR="00296D36" w:rsidRPr="002F078A" w:rsidRDefault="00296D36" w:rsidP="00A95F90">
            <w:pPr>
              <w:ind w:left="234" w:hanging="229"/>
              <w:jc w:val="center"/>
              <w:rPr>
                <w:color w:val="000000"/>
                <w:sz w:val="21"/>
                <w:szCs w:val="21"/>
              </w:rPr>
            </w:pPr>
            <w:r w:rsidRPr="00B8271C">
              <w:rPr>
                <w:color w:val="000000"/>
                <w:sz w:val="21"/>
                <w:szCs w:val="21"/>
              </w:rPr>
              <w:t>38.90</w:t>
            </w:r>
          </w:p>
        </w:tc>
        <w:tc>
          <w:tcPr>
            <w:tcW w:w="388" w:type="pct"/>
            <w:tcBorders>
              <w:top w:val="nil"/>
              <w:bottom w:val="nil"/>
            </w:tcBorders>
            <w:shd w:val="clear" w:color="auto" w:fill="auto"/>
            <w:noWrap/>
            <w:tcMar>
              <w:top w:w="15" w:type="dxa"/>
              <w:left w:w="15" w:type="dxa"/>
              <w:bottom w:w="0" w:type="dxa"/>
              <w:right w:w="15" w:type="dxa"/>
            </w:tcMar>
            <w:vAlign w:val="bottom"/>
          </w:tcPr>
          <w:p w14:paraId="77884F4A" w14:textId="77777777" w:rsidR="00296D36" w:rsidRPr="002F078A" w:rsidRDefault="00296D36" w:rsidP="00A95F90">
            <w:pPr>
              <w:ind w:left="234" w:hanging="229"/>
              <w:jc w:val="center"/>
              <w:rPr>
                <w:color w:val="000000"/>
                <w:sz w:val="21"/>
                <w:szCs w:val="21"/>
              </w:rPr>
            </w:pPr>
            <w:r w:rsidRPr="00B8271C">
              <w:rPr>
                <w:color w:val="000000"/>
                <w:sz w:val="21"/>
                <w:szCs w:val="21"/>
              </w:rPr>
              <w:t>27.72</w:t>
            </w:r>
          </w:p>
        </w:tc>
        <w:tc>
          <w:tcPr>
            <w:tcW w:w="388" w:type="pct"/>
            <w:tcBorders>
              <w:top w:val="nil"/>
              <w:bottom w:val="nil"/>
            </w:tcBorders>
            <w:shd w:val="clear" w:color="auto" w:fill="auto"/>
            <w:noWrap/>
            <w:tcMar>
              <w:top w:w="15" w:type="dxa"/>
              <w:left w:w="15" w:type="dxa"/>
              <w:bottom w:w="0" w:type="dxa"/>
              <w:right w:w="15" w:type="dxa"/>
            </w:tcMar>
            <w:vAlign w:val="bottom"/>
          </w:tcPr>
          <w:p w14:paraId="4356B2C8" w14:textId="77777777" w:rsidR="00296D36" w:rsidRPr="002F078A" w:rsidRDefault="00296D36" w:rsidP="00A95F90">
            <w:pPr>
              <w:ind w:left="234" w:hanging="229"/>
              <w:jc w:val="center"/>
              <w:rPr>
                <w:color w:val="000000"/>
                <w:sz w:val="21"/>
                <w:szCs w:val="21"/>
              </w:rPr>
            </w:pPr>
            <w:r w:rsidRPr="00B8271C">
              <w:rPr>
                <w:color w:val="000000"/>
                <w:sz w:val="21"/>
                <w:szCs w:val="21"/>
              </w:rPr>
              <w:t>19.77</w:t>
            </w:r>
          </w:p>
        </w:tc>
        <w:tc>
          <w:tcPr>
            <w:tcW w:w="388" w:type="pct"/>
            <w:tcBorders>
              <w:top w:val="nil"/>
              <w:bottom w:val="nil"/>
            </w:tcBorders>
            <w:shd w:val="clear" w:color="auto" w:fill="auto"/>
            <w:noWrap/>
            <w:tcMar>
              <w:top w:w="15" w:type="dxa"/>
              <w:left w:w="15" w:type="dxa"/>
              <w:bottom w:w="0" w:type="dxa"/>
              <w:right w:w="15" w:type="dxa"/>
            </w:tcMar>
            <w:vAlign w:val="bottom"/>
          </w:tcPr>
          <w:p w14:paraId="701587E2" w14:textId="77777777" w:rsidR="00296D36" w:rsidRDefault="00296D36" w:rsidP="00A95F90">
            <w:pPr>
              <w:ind w:left="234" w:hanging="229"/>
              <w:jc w:val="center"/>
              <w:rPr>
                <w:color w:val="000000"/>
                <w:sz w:val="21"/>
                <w:szCs w:val="21"/>
              </w:rPr>
            </w:pPr>
            <w:r w:rsidRPr="00B8271C">
              <w:rPr>
                <w:color w:val="000000"/>
                <w:sz w:val="21"/>
                <w:szCs w:val="21"/>
              </w:rPr>
              <w:t>33.04</w:t>
            </w:r>
          </w:p>
        </w:tc>
        <w:tc>
          <w:tcPr>
            <w:tcW w:w="388" w:type="pct"/>
            <w:tcBorders>
              <w:top w:val="nil"/>
              <w:bottom w:val="nil"/>
            </w:tcBorders>
            <w:shd w:val="clear" w:color="auto" w:fill="auto"/>
            <w:noWrap/>
            <w:tcMar>
              <w:top w:w="15" w:type="dxa"/>
              <w:left w:w="15" w:type="dxa"/>
              <w:bottom w:w="0" w:type="dxa"/>
              <w:right w:w="15" w:type="dxa"/>
            </w:tcMar>
            <w:vAlign w:val="bottom"/>
          </w:tcPr>
          <w:p w14:paraId="050AD228" w14:textId="77777777" w:rsidR="00296D36" w:rsidRDefault="00296D36" w:rsidP="00A95F90">
            <w:pPr>
              <w:ind w:left="234" w:hanging="229"/>
              <w:jc w:val="center"/>
              <w:rPr>
                <w:color w:val="000000"/>
                <w:sz w:val="21"/>
                <w:szCs w:val="21"/>
              </w:rPr>
            </w:pPr>
            <w:r w:rsidRPr="00B8271C">
              <w:rPr>
                <w:color w:val="000000"/>
                <w:sz w:val="21"/>
                <w:szCs w:val="21"/>
              </w:rPr>
              <w:t>34.40</w:t>
            </w:r>
          </w:p>
        </w:tc>
        <w:tc>
          <w:tcPr>
            <w:tcW w:w="388" w:type="pct"/>
            <w:tcBorders>
              <w:top w:val="nil"/>
              <w:bottom w:val="nil"/>
            </w:tcBorders>
            <w:shd w:val="clear" w:color="auto" w:fill="auto"/>
            <w:noWrap/>
            <w:tcMar>
              <w:top w:w="15" w:type="dxa"/>
              <w:left w:w="15" w:type="dxa"/>
              <w:bottom w:w="0" w:type="dxa"/>
              <w:right w:w="15" w:type="dxa"/>
            </w:tcMar>
            <w:vAlign w:val="bottom"/>
          </w:tcPr>
          <w:p w14:paraId="0B2CEF1F" w14:textId="77777777" w:rsidR="00296D36" w:rsidRPr="002F078A" w:rsidRDefault="00296D36" w:rsidP="00A95F90">
            <w:pPr>
              <w:ind w:left="234" w:hanging="229"/>
              <w:jc w:val="center"/>
              <w:rPr>
                <w:color w:val="000000"/>
                <w:sz w:val="21"/>
                <w:szCs w:val="21"/>
              </w:rPr>
            </w:pPr>
            <w:r w:rsidRPr="00B8271C">
              <w:rPr>
                <w:color w:val="000000"/>
                <w:sz w:val="21"/>
                <w:szCs w:val="21"/>
              </w:rPr>
              <w:t>23.28</w:t>
            </w:r>
          </w:p>
        </w:tc>
        <w:tc>
          <w:tcPr>
            <w:tcW w:w="388" w:type="pct"/>
            <w:tcBorders>
              <w:top w:val="nil"/>
              <w:bottom w:val="nil"/>
            </w:tcBorders>
            <w:shd w:val="clear" w:color="auto" w:fill="auto"/>
            <w:noWrap/>
            <w:tcMar>
              <w:top w:w="15" w:type="dxa"/>
              <w:left w:w="15" w:type="dxa"/>
              <w:bottom w:w="0" w:type="dxa"/>
              <w:right w:w="15" w:type="dxa"/>
            </w:tcMar>
            <w:vAlign w:val="bottom"/>
          </w:tcPr>
          <w:p w14:paraId="55DE40A4" w14:textId="77777777" w:rsidR="00296D36" w:rsidRDefault="00296D36" w:rsidP="00A95F90">
            <w:pPr>
              <w:ind w:left="234" w:hanging="229"/>
              <w:jc w:val="center"/>
              <w:rPr>
                <w:color w:val="000000"/>
                <w:sz w:val="21"/>
                <w:szCs w:val="21"/>
              </w:rPr>
            </w:pPr>
            <w:r w:rsidRPr="00B8271C">
              <w:rPr>
                <w:color w:val="000000"/>
                <w:sz w:val="21"/>
                <w:szCs w:val="21"/>
              </w:rPr>
              <w:t>27.18</w:t>
            </w:r>
          </w:p>
        </w:tc>
        <w:tc>
          <w:tcPr>
            <w:tcW w:w="388" w:type="pct"/>
            <w:tcBorders>
              <w:top w:val="nil"/>
              <w:bottom w:val="nil"/>
            </w:tcBorders>
            <w:shd w:val="clear" w:color="auto" w:fill="auto"/>
            <w:noWrap/>
            <w:tcMar>
              <w:top w:w="15" w:type="dxa"/>
              <w:left w:w="15" w:type="dxa"/>
              <w:bottom w:w="0" w:type="dxa"/>
              <w:right w:w="15" w:type="dxa"/>
            </w:tcMar>
            <w:vAlign w:val="bottom"/>
          </w:tcPr>
          <w:p w14:paraId="4A62BF40" w14:textId="77777777" w:rsidR="00296D36" w:rsidRPr="002F078A" w:rsidRDefault="00296D36" w:rsidP="00A95F90">
            <w:pPr>
              <w:ind w:left="234" w:hanging="229"/>
              <w:jc w:val="center"/>
              <w:rPr>
                <w:color w:val="000000"/>
                <w:sz w:val="21"/>
                <w:szCs w:val="21"/>
              </w:rPr>
            </w:pPr>
            <w:r w:rsidRPr="00B8271C">
              <w:rPr>
                <w:color w:val="000000"/>
                <w:sz w:val="21"/>
                <w:szCs w:val="21"/>
              </w:rPr>
              <w:t>14.96</w:t>
            </w:r>
          </w:p>
        </w:tc>
        <w:tc>
          <w:tcPr>
            <w:tcW w:w="389" w:type="pct"/>
            <w:tcBorders>
              <w:top w:val="nil"/>
              <w:bottom w:val="nil"/>
            </w:tcBorders>
            <w:shd w:val="clear" w:color="auto" w:fill="auto"/>
            <w:noWrap/>
            <w:tcMar>
              <w:top w:w="15" w:type="dxa"/>
              <w:left w:w="15" w:type="dxa"/>
              <w:bottom w:w="0" w:type="dxa"/>
              <w:right w:w="15" w:type="dxa"/>
            </w:tcMar>
            <w:vAlign w:val="bottom"/>
          </w:tcPr>
          <w:p w14:paraId="494FD4C3" w14:textId="77777777" w:rsidR="00296D36" w:rsidRPr="002F078A" w:rsidRDefault="00296D36" w:rsidP="00A95F90">
            <w:pPr>
              <w:ind w:left="234" w:hanging="229"/>
              <w:jc w:val="center"/>
              <w:rPr>
                <w:color w:val="000000"/>
                <w:sz w:val="21"/>
                <w:szCs w:val="21"/>
              </w:rPr>
            </w:pPr>
            <w:r w:rsidRPr="00B8271C">
              <w:rPr>
                <w:color w:val="000000"/>
                <w:sz w:val="21"/>
                <w:szCs w:val="21"/>
              </w:rPr>
              <w:t>19.54</w:t>
            </w:r>
          </w:p>
        </w:tc>
      </w:tr>
      <w:tr w:rsidR="00296D36" w:rsidRPr="002F078A" w14:paraId="3CFBC831" w14:textId="77777777" w:rsidTr="00A95F90">
        <w:trPr>
          <w:trHeight w:val="300"/>
        </w:trPr>
        <w:tc>
          <w:tcPr>
            <w:tcW w:w="1119" w:type="pct"/>
            <w:tcBorders>
              <w:top w:val="nil"/>
              <w:bottom w:val="nil"/>
            </w:tcBorders>
            <w:shd w:val="clear" w:color="auto" w:fill="auto"/>
            <w:noWrap/>
            <w:tcMar>
              <w:top w:w="15" w:type="dxa"/>
              <w:left w:w="15" w:type="dxa"/>
              <w:bottom w:w="0" w:type="dxa"/>
              <w:right w:w="15" w:type="dxa"/>
            </w:tcMar>
            <w:vAlign w:val="center"/>
            <w:hideMark/>
          </w:tcPr>
          <w:p w14:paraId="65B9C6F2" w14:textId="77777777" w:rsidR="00296D36" w:rsidRPr="002F078A" w:rsidRDefault="00296D36" w:rsidP="00A95F90">
            <w:pPr>
              <w:jc w:val="center"/>
              <w:rPr>
                <w:color w:val="000000"/>
                <w:sz w:val="21"/>
                <w:szCs w:val="21"/>
              </w:rPr>
            </w:pPr>
            <w:r w:rsidRPr="008A387C">
              <w:rPr>
                <w:i/>
                <w:color w:val="000000"/>
                <w:sz w:val="21"/>
                <w:szCs w:val="21"/>
              </w:rPr>
              <w:t>δ-Proteobacteria</w:t>
            </w:r>
            <w:r>
              <w:rPr>
                <w:rFonts w:hint="eastAsia"/>
                <w:i/>
                <w:color w:val="000000"/>
                <w:sz w:val="21"/>
                <w:szCs w:val="21"/>
              </w:rPr>
              <w:t xml:space="preserve">/ </w:t>
            </w:r>
            <w:r w:rsidRPr="008A387C">
              <w:rPr>
                <w:i/>
                <w:color w:val="000000"/>
                <w:sz w:val="21"/>
                <w:szCs w:val="21"/>
              </w:rPr>
              <w:t>Proteobacteria</w:t>
            </w:r>
            <w:r>
              <w:rPr>
                <w:rFonts w:hint="eastAsia"/>
                <w:color w:val="000000"/>
                <w:sz w:val="21"/>
                <w:szCs w:val="21"/>
              </w:rPr>
              <w:t xml:space="preserve">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231229E0" w14:textId="77777777" w:rsidR="00296D36" w:rsidRPr="002F078A" w:rsidRDefault="00296D36" w:rsidP="00A95F90">
            <w:pPr>
              <w:jc w:val="center"/>
              <w:rPr>
                <w:color w:val="000000"/>
                <w:sz w:val="21"/>
                <w:szCs w:val="21"/>
              </w:rPr>
            </w:pPr>
            <w:r w:rsidRPr="001B0589">
              <w:rPr>
                <w:color w:val="000000"/>
                <w:sz w:val="21"/>
                <w:szCs w:val="21"/>
              </w:rPr>
              <w:t xml:space="preserve">31.43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0ADD48CD" w14:textId="77777777" w:rsidR="00296D36" w:rsidRPr="002F078A" w:rsidRDefault="00296D36" w:rsidP="00A95F90">
            <w:pPr>
              <w:jc w:val="center"/>
              <w:rPr>
                <w:color w:val="000000"/>
                <w:sz w:val="21"/>
                <w:szCs w:val="21"/>
              </w:rPr>
            </w:pPr>
            <w:r w:rsidRPr="001B0589">
              <w:rPr>
                <w:color w:val="000000"/>
                <w:sz w:val="21"/>
                <w:szCs w:val="21"/>
              </w:rPr>
              <w:t xml:space="preserve">51.93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663E8C74" w14:textId="77777777" w:rsidR="00296D36" w:rsidRPr="002F078A" w:rsidRDefault="00296D36" w:rsidP="00A95F90">
            <w:pPr>
              <w:jc w:val="center"/>
              <w:rPr>
                <w:color w:val="000000"/>
                <w:sz w:val="21"/>
                <w:szCs w:val="21"/>
              </w:rPr>
            </w:pPr>
            <w:r w:rsidRPr="001B0589">
              <w:rPr>
                <w:color w:val="000000"/>
                <w:sz w:val="21"/>
                <w:szCs w:val="21"/>
              </w:rPr>
              <w:t xml:space="preserve">53.65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089F2FE3" w14:textId="77777777" w:rsidR="00296D36" w:rsidRPr="002F078A" w:rsidRDefault="00296D36" w:rsidP="00A95F90">
            <w:pPr>
              <w:jc w:val="center"/>
              <w:rPr>
                <w:color w:val="000000"/>
                <w:sz w:val="21"/>
                <w:szCs w:val="21"/>
              </w:rPr>
            </w:pPr>
            <w:r w:rsidRPr="001B0589">
              <w:rPr>
                <w:color w:val="000000"/>
                <w:sz w:val="21"/>
                <w:szCs w:val="21"/>
              </w:rPr>
              <w:t xml:space="preserve">65.49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5DFCC099" w14:textId="77777777" w:rsidR="00296D36" w:rsidRPr="002F078A" w:rsidRDefault="00296D36" w:rsidP="00A95F90">
            <w:pPr>
              <w:jc w:val="center"/>
              <w:rPr>
                <w:color w:val="000000"/>
                <w:sz w:val="21"/>
                <w:szCs w:val="21"/>
              </w:rPr>
            </w:pPr>
            <w:r w:rsidRPr="001B0589">
              <w:rPr>
                <w:color w:val="000000"/>
                <w:sz w:val="21"/>
                <w:szCs w:val="21"/>
              </w:rPr>
              <w:t xml:space="preserve">30.28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4475A312" w14:textId="77777777" w:rsidR="00296D36" w:rsidRPr="002F078A" w:rsidRDefault="00296D36" w:rsidP="00A95F90">
            <w:pPr>
              <w:jc w:val="center"/>
              <w:rPr>
                <w:color w:val="000000"/>
                <w:sz w:val="21"/>
                <w:szCs w:val="21"/>
              </w:rPr>
            </w:pPr>
            <w:r w:rsidRPr="001B0589">
              <w:rPr>
                <w:color w:val="000000"/>
                <w:sz w:val="21"/>
                <w:szCs w:val="21"/>
              </w:rPr>
              <w:t xml:space="preserve">61.95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6FFDBC2F" w14:textId="77777777" w:rsidR="00296D36" w:rsidRPr="002F078A" w:rsidRDefault="00296D36" w:rsidP="00A95F90">
            <w:pPr>
              <w:jc w:val="center"/>
              <w:rPr>
                <w:color w:val="000000"/>
                <w:sz w:val="21"/>
                <w:szCs w:val="21"/>
              </w:rPr>
            </w:pPr>
            <w:r w:rsidRPr="001B0589">
              <w:rPr>
                <w:color w:val="000000"/>
                <w:sz w:val="21"/>
                <w:szCs w:val="21"/>
              </w:rPr>
              <w:t xml:space="preserve">73.43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74293E53" w14:textId="77777777" w:rsidR="00296D36" w:rsidRPr="002F078A" w:rsidRDefault="00296D36" w:rsidP="00A95F90">
            <w:pPr>
              <w:jc w:val="center"/>
              <w:rPr>
                <w:color w:val="000000"/>
                <w:sz w:val="21"/>
                <w:szCs w:val="21"/>
              </w:rPr>
            </w:pPr>
            <w:r w:rsidRPr="001B0589">
              <w:rPr>
                <w:color w:val="000000"/>
                <w:sz w:val="21"/>
                <w:szCs w:val="21"/>
              </w:rPr>
              <w:t xml:space="preserve">52.34 </w:t>
            </w:r>
          </w:p>
        </w:tc>
        <w:tc>
          <w:tcPr>
            <w:tcW w:w="388" w:type="pct"/>
            <w:tcBorders>
              <w:top w:val="nil"/>
              <w:bottom w:val="nil"/>
            </w:tcBorders>
            <w:shd w:val="clear" w:color="auto" w:fill="auto"/>
            <w:noWrap/>
            <w:tcMar>
              <w:top w:w="15" w:type="dxa"/>
              <w:left w:w="15" w:type="dxa"/>
              <w:bottom w:w="0" w:type="dxa"/>
              <w:right w:w="15" w:type="dxa"/>
            </w:tcMar>
            <w:vAlign w:val="center"/>
            <w:hideMark/>
          </w:tcPr>
          <w:p w14:paraId="6D48DBAE" w14:textId="77777777" w:rsidR="00296D36" w:rsidRPr="002F078A" w:rsidRDefault="00296D36" w:rsidP="00A95F90">
            <w:pPr>
              <w:jc w:val="center"/>
              <w:rPr>
                <w:color w:val="000000"/>
                <w:sz w:val="21"/>
                <w:szCs w:val="21"/>
              </w:rPr>
            </w:pPr>
            <w:r w:rsidRPr="001B0589">
              <w:rPr>
                <w:color w:val="000000"/>
                <w:sz w:val="21"/>
                <w:szCs w:val="21"/>
              </w:rPr>
              <w:t xml:space="preserve">54.73 </w:t>
            </w:r>
          </w:p>
        </w:tc>
        <w:tc>
          <w:tcPr>
            <w:tcW w:w="389" w:type="pct"/>
            <w:tcBorders>
              <w:top w:val="nil"/>
              <w:bottom w:val="nil"/>
            </w:tcBorders>
            <w:shd w:val="clear" w:color="auto" w:fill="auto"/>
            <w:noWrap/>
            <w:tcMar>
              <w:top w:w="15" w:type="dxa"/>
              <w:left w:w="15" w:type="dxa"/>
              <w:bottom w:w="0" w:type="dxa"/>
              <w:right w:w="15" w:type="dxa"/>
            </w:tcMar>
            <w:vAlign w:val="center"/>
            <w:hideMark/>
          </w:tcPr>
          <w:p w14:paraId="1F2080D9" w14:textId="77777777" w:rsidR="00296D36" w:rsidRPr="002F078A" w:rsidRDefault="00296D36" w:rsidP="00A95F90">
            <w:pPr>
              <w:jc w:val="center"/>
              <w:rPr>
                <w:color w:val="000000"/>
                <w:sz w:val="21"/>
                <w:szCs w:val="21"/>
              </w:rPr>
            </w:pPr>
            <w:r w:rsidRPr="001B0589">
              <w:rPr>
                <w:color w:val="000000"/>
                <w:sz w:val="21"/>
                <w:szCs w:val="21"/>
              </w:rPr>
              <w:t xml:space="preserve">73.15 </w:t>
            </w:r>
          </w:p>
        </w:tc>
      </w:tr>
      <w:tr w:rsidR="00296D36" w:rsidRPr="002F078A" w14:paraId="4F1397C2" w14:textId="77777777" w:rsidTr="00A95F90">
        <w:trPr>
          <w:trHeight w:val="300"/>
        </w:trPr>
        <w:tc>
          <w:tcPr>
            <w:tcW w:w="1119" w:type="pct"/>
            <w:tcBorders>
              <w:top w:val="nil"/>
              <w:bottom w:val="single" w:sz="8" w:space="0" w:color="auto"/>
            </w:tcBorders>
            <w:shd w:val="clear" w:color="auto" w:fill="auto"/>
            <w:noWrap/>
            <w:tcMar>
              <w:top w:w="15" w:type="dxa"/>
              <w:left w:w="15" w:type="dxa"/>
              <w:bottom w:w="0" w:type="dxa"/>
              <w:right w:w="15" w:type="dxa"/>
            </w:tcMar>
            <w:vAlign w:val="center"/>
          </w:tcPr>
          <w:p w14:paraId="223BE4F5" w14:textId="77777777" w:rsidR="00296D36" w:rsidRPr="008A387C" w:rsidRDefault="00296D36" w:rsidP="00A95F90">
            <w:pPr>
              <w:jc w:val="center"/>
              <w:rPr>
                <w:i/>
                <w:color w:val="000000"/>
                <w:sz w:val="21"/>
                <w:szCs w:val="21"/>
              </w:rPr>
            </w:pPr>
            <w:r w:rsidRPr="008A387C">
              <w:rPr>
                <w:i/>
                <w:color w:val="000000"/>
                <w:sz w:val="21"/>
                <w:szCs w:val="21"/>
              </w:rPr>
              <w:t>ε-Proteobacteria</w:t>
            </w:r>
            <w:r>
              <w:rPr>
                <w:rFonts w:hint="eastAsia"/>
                <w:i/>
                <w:color w:val="000000"/>
                <w:sz w:val="21"/>
                <w:szCs w:val="21"/>
              </w:rPr>
              <w:t>/</w:t>
            </w:r>
            <w:r w:rsidRPr="008A387C">
              <w:rPr>
                <w:i/>
                <w:color w:val="000000"/>
                <w:sz w:val="21"/>
                <w:szCs w:val="21"/>
              </w:rPr>
              <w:t xml:space="preserve"> Proteobacteria</w:t>
            </w:r>
            <w:r>
              <w:rPr>
                <w:rFonts w:hint="eastAsia"/>
                <w:color w:val="000000"/>
                <w:sz w:val="21"/>
                <w:szCs w:val="21"/>
              </w:rPr>
              <w:t xml:space="preserve">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6ECB46B8" w14:textId="77777777" w:rsidR="00296D36" w:rsidRPr="002F078A" w:rsidRDefault="00296D36" w:rsidP="00A95F90">
            <w:pPr>
              <w:jc w:val="center"/>
              <w:rPr>
                <w:color w:val="000000"/>
                <w:sz w:val="21"/>
                <w:szCs w:val="21"/>
              </w:rPr>
            </w:pPr>
            <w:r>
              <w:rPr>
                <w:color w:val="000000"/>
                <w:sz w:val="21"/>
                <w:szCs w:val="21"/>
              </w:rPr>
              <w:t xml:space="preserve">3.86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0764F822" w14:textId="77777777" w:rsidR="00296D36" w:rsidRPr="002F078A" w:rsidRDefault="00296D36" w:rsidP="00A95F90">
            <w:pPr>
              <w:jc w:val="center"/>
              <w:rPr>
                <w:color w:val="000000"/>
                <w:sz w:val="21"/>
                <w:szCs w:val="21"/>
              </w:rPr>
            </w:pPr>
            <w:r>
              <w:rPr>
                <w:color w:val="000000"/>
                <w:sz w:val="21"/>
                <w:szCs w:val="21"/>
              </w:rPr>
              <w:t xml:space="preserve">0.06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478FEA6C" w14:textId="77777777" w:rsidR="00296D36" w:rsidRPr="002F078A" w:rsidRDefault="00296D36" w:rsidP="00A95F90">
            <w:pPr>
              <w:jc w:val="center"/>
              <w:rPr>
                <w:color w:val="000000"/>
                <w:sz w:val="21"/>
                <w:szCs w:val="21"/>
              </w:rPr>
            </w:pPr>
            <w:r>
              <w:rPr>
                <w:color w:val="000000"/>
                <w:sz w:val="21"/>
                <w:szCs w:val="21"/>
              </w:rPr>
              <w:t xml:space="preserve">0.00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7721024E" w14:textId="77777777" w:rsidR="00296D36" w:rsidRPr="002F078A" w:rsidRDefault="00296D36" w:rsidP="00A95F90">
            <w:pPr>
              <w:jc w:val="center"/>
              <w:rPr>
                <w:color w:val="000000"/>
                <w:sz w:val="21"/>
                <w:szCs w:val="21"/>
              </w:rPr>
            </w:pPr>
            <w:r>
              <w:rPr>
                <w:color w:val="000000"/>
                <w:sz w:val="21"/>
                <w:szCs w:val="21"/>
              </w:rPr>
              <w:t xml:space="preserve">0.00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486258B5" w14:textId="77777777" w:rsidR="00296D36" w:rsidRPr="002F078A" w:rsidRDefault="00296D36" w:rsidP="00A95F90">
            <w:pPr>
              <w:jc w:val="center"/>
              <w:rPr>
                <w:color w:val="000000"/>
                <w:sz w:val="21"/>
                <w:szCs w:val="21"/>
              </w:rPr>
            </w:pPr>
            <w:r>
              <w:rPr>
                <w:color w:val="000000"/>
                <w:sz w:val="21"/>
                <w:szCs w:val="21"/>
              </w:rPr>
              <w:t xml:space="preserve">0.00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7FF1E0A8" w14:textId="77777777" w:rsidR="00296D36" w:rsidRPr="002F078A" w:rsidRDefault="00296D36" w:rsidP="00A95F90">
            <w:pPr>
              <w:jc w:val="center"/>
              <w:rPr>
                <w:color w:val="000000"/>
                <w:sz w:val="21"/>
                <w:szCs w:val="21"/>
              </w:rPr>
            </w:pPr>
            <w:r>
              <w:rPr>
                <w:color w:val="000000"/>
                <w:sz w:val="21"/>
                <w:szCs w:val="21"/>
              </w:rPr>
              <w:t xml:space="preserve">0.00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7D44831D" w14:textId="77777777" w:rsidR="00296D36" w:rsidRPr="002F078A" w:rsidRDefault="00296D36" w:rsidP="00A95F90">
            <w:pPr>
              <w:jc w:val="center"/>
              <w:rPr>
                <w:color w:val="000000"/>
                <w:sz w:val="21"/>
                <w:szCs w:val="21"/>
              </w:rPr>
            </w:pPr>
            <w:r>
              <w:rPr>
                <w:color w:val="000000"/>
                <w:sz w:val="21"/>
                <w:szCs w:val="21"/>
              </w:rPr>
              <w:t xml:space="preserve">0.02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4866F9ED" w14:textId="77777777" w:rsidR="00296D36" w:rsidRPr="002F078A" w:rsidRDefault="00296D36" w:rsidP="00A95F90">
            <w:pPr>
              <w:jc w:val="center"/>
              <w:rPr>
                <w:color w:val="000000"/>
                <w:sz w:val="21"/>
                <w:szCs w:val="21"/>
              </w:rPr>
            </w:pPr>
            <w:r>
              <w:rPr>
                <w:color w:val="000000"/>
                <w:sz w:val="21"/>
                <w:szCs w:val="21"/>
              </w:rPr>
              <w:t xml:space="preserve">0.09 </w:t>
            </w:r>
          </w:p>
        </w:tc>
        <w:tc>
          <w:tcPr>
            <w:tcW w:w="388" w:type="pct"/>
            <w:tcBorders>
              <w:top w:val="nil"/>
              <w:bottom w:val="single" w:sz="8" w:space="0" w:color="auto"/>
            </w:tcBorders>
            <w:shd w:val="clear" w:color="auto" w:fill="auto"/>
            <w:noWrap/>
            <w:tcMar>
              <w:top w:w="15" w:type="dxa"/>
              <w:left w:w="15" w:type="dxa"/>
              <w:bottom w:w="0" w:type="dxa"/>
              <w:right w:w="15" w:type="dxa"/>
            </w:tcMar>
            <w:vAlign w:val="center"/>
          </w:tcPr>
          <w:p w14:paraId="318EE5D2" w14:textId="77777777" w:rsidR="00296D36" w:rsidRPr="002F078A" w:rsidRDefault="00296D36" w:rsidP="00A95F90">
            <w:pPr>
              <w:jc w:val="center"/>
              <w:rPr>
                <w:color w:val="000000"/>
                <w:sz w:val="21"/>
                <w:szCs w:val="21"/>
              </w:rPr>
            </w:pPr>
            <w:r>
              <w:rPr>
                <w:color w:val="000000"/>
                <w:sz w:val="21"/>
                <w:szCs w:val="21"/>
              </w:rPr>
              <w:t xml:space="preserve">0.00 </w:t>
            </w:r>
          </w:p>
        </w:tc>
        <w:tc>
          <w:tcPr>
            <w:tcW w:w="389" w:type="pct"/>
            <w:tcBorders>
              <w:top w:val="nil"/>
              <w:bottom w:val="single" w:sz="8" w:space="0" w:color="auto"/>
            </w:tcBorders>
            <w:shd w:val="clear" w:color="auto" w:fill="auto"/>
            <w:noWrap/>
            <w:tcMar>
              <w:top w:w="15" w:type="dxa"/>
              <w:left w:w="15" w:type="dxa"/>
              <w:bottom w:w="0" w:type="dxa"/>
              <w:right w:w="15" w:type="dxa"/>
            </w:tcMar>
            <w:vAlign w:val="center"/>
          </w:tcPr>
          <w:p w14:paraId="52137245" w14:textId="77777777" w:rsidR="00296D36" w:rsidRPr="002F078A" w:rsidRDefault="00296D36" w:rsidP="00A95F90">
            <w:pPr>
              <w:ind w:leftChars="2" w:left="234" w:hangingChars="109" w:hanging="229"/>
              <w:jc w:val="center"/>
              <w:rPr>
                <w:color w:val="000000"/>
                <w:sz w:val="21"/>
                <w:szCs w:val="21"/>
              </w:rPr>
            </w:pPr>
            <w:r>
              <w:rPr>
                <w:color w:val="000000"/>
                <w:sz w:val="21"/>
                <w:szCs w:val="21"/>
              </w:rPr>
              <w:t xml:space="preserve">0.00 </w:t>
            </w:r>
          </w:p>
        </w:tc>
      </w:tr>
    </w:tbl>
    <w:p w14:paraId="3DB1CD63" w14:textId="77777777" w:rsidR="00296D36" w:rsidRDefault="00296D36" w:rsidP="003A4A6B">
      <w:pPr>
        <w:adjustRightInd w:val="0"/>
        <w:snapToGrid w:val="0"/>
        <w:spacing w:beforeLines="50" w:before="163" w:line="300" w:lineRule="auto"/>
        <w:ind w:firstLineChars="200" w:firstLine="480"/>
        <w:rPr>
          <w:rFonts w:hAnsi="宋体"/>
        </w:rPr>
      </w:pPr>
      <w:r w:rsidRPr="00C2285A">
        <w:rPr>
          <w:rFonts w:hint="eastAsia"/>
          <w:szCs w:val="22"/>
        </w:rPr>
        <w:t>在</w:t>
      </w:r>
      <w:r>
        <w:rPr>
          <w:rFonts w:hint="eastAsia"/>
          <w:szCs w:val="22"/>
        </w:rPr>
        <w:t>产甲烷条件下</w:t>
      </w:r>
      <w:r w:rsidRPr="00C2285A">
        <w:rPr>
          <w:rFonts w:hint="eastAsia"/>
          <w:szCs w:val="22"/>
        </w:rPr>
        <w:t>的</w:t>
      </w:r>
      <w:r w:rsidRPr="00C2285A">
        <w:rPr>
          <w:rFonts w:hint="eastAsia"/>
          <w:szCs w:val="22"/>
        </w:rPr>
        <w:t>T-1</w:t>
      </w:r>
      <w:r w:rsidRPr="00C2285A">
        <w:rPr>
          <w:rFonts w:hint="eastAsia"/>
          <w:szCs w:val="22"/>
        </w:rPr>
        <w:t>实验组，随着反应的进行，体系中</w:t>
      </w:r>
      <w:r w:rsidRPr="00C645B3">
        <w:rPr>
          <w:i/>
          <w:szCs w:val="22"/>
        </w:rPr>
        <w:t>Proteobacteria</w:t>
      </w:r>
      <w:r w:rsidRPr="00C2285A">
        <w:rPr>
          <w:rFonts w:hint="eastAsia"/>
          <w:szCs w:val="22"/>
        </w:rPr>
        <w:t xml:space="preserve"> </w:t>
      </w:r>
      <w:r>
        <w:rPr>
          <w:rFonts w:hint="eastAsia"/>
          <w:szCs w:val="22"/>
        </w:rPr>
        <w:t>门菌优势不再，相对数量一直降低，到第</w:t>
      </w:r>
      <w:r>
        <w:rPr>
          <w:rFonts w:hint="eastAsia"/>
          <w:szCs w:val="22"/>
        </w:rPr>
        <w:t>66</w:t>
      </w:r>
      <w:r>
        <w:rPr>
          <w:rFonts w:hint="eastAsia"/>
          <w:szCs w:val="22"/>
        </w:rPr>
        <w:t>周占总体的</w:t>
      </w:r>
      <w:r>
        <w:rPr>
          <w:rFonts w:hint="eastAsia"/>
          <w:szCs w:val="22"/>
        </w:rPr>
        <w:t>19.77%</w:t>
      </w:r>
      <w:r>
        <w:rPr>
          <w:rFonts w:hint="eastAsia"/>
          <w:szCs w:val="22"/>
        </w:rPr>
        <w:t>，成为体系中继</w:t>
      </w:r>
      <w:r w:rsidRPr="000452A6">
        <w:rPr>
          <w:i/>
          <w:szCs w:val="22"/>
        </w:rPr>
        <w:t>Chloroflexi</w:t>
      </w:r>
      <w:r>
        <w:rPr>
          <w:rFonts w:hint="eastAsia"/>
          <w:szCs w:val="22"/>
        </w:rPr>
        <w:t>（</w:t>
      </w:r>
      <w:r>
        <w:rPr>
          <w:rFonts w:hint="eastAsia"/>
          <w:szCs w:val="22"/>
        </w:rPr>
        <w:t>27.41%</w:t>
      </w:r>
      <w:r>
        <w:rPr>
          <w:rFonts w:hint="eastAsia"/>
          <w:szCs w:val="22"/>
        </w:rPr>
        <w:t>）之后的第二大细菌门类。</w:t>
      </w:r>
      <w:r w:rsidRPr="000452A6">
        <w:rPr>
          <w:i/>
        </w:rPr>
        <w:t>δ</w:t>
      </w:r>
      <w:r w:rsidRPr="000452A6">
        <w:rPr>
          <w:rFonts w:hAnsi="宋体"/>
        </w:rPr>
        <w:t>变形菌亚门（</w:t>
      </w:r>
      <w:r w:rsidRPr="00B47545">
        <w:rPr>
          <w:i/>
        </w:rPr>
        <w:t>δ-Proteobacteria</w:t>
      </w:r>
      <w:r w:rsidRPr="000452A6">
        <w:rPr>
          <w:rFonts w:hAnsi="宋体"/>
        </w:rPr>
        <w:t>）、</w:t>
      </w:r>
      <w:r w:rsidRPr="000452A6">
        <w:rPr>
          <w:i/>
        </w:rPr>
        <w:t>ε</w:t>
      </w:r>
      <w:r w:rsidRPr="000452A6">
        <w:rPr>
          <w:rFonts w:hAnsi="宋体"/>
        </w:rPr>
        <w:t>变形菌亚门（</w:t>
      </w:r>
      <w:r w:rsidRPr="000452A6">
        <w:rPr>
          <w:i/>
        </w:rPr>
        <w:t>ε</w:t>
      </w:r>
      <w:r w:rsidRPr="000452A6">
        <w:t>-</w:t>
      </w:r>
      <w:r w:rsidRPr="003B5053">
        <w:rPr>
          <w:i/>
          <w:szCs w:val="22"/>
        </w:rPr>
        <w:t>Proteobacteria</w:t>
      </w:r>
      <w:r w:rsidRPr="000452A6">
        <w:rPr>
          <w:rFonts w:hAnsi="宋体"/>
        </w:rPr>
        <w:t>）中</w:t>
      </w:r>
      <w:r w:rsidRPr="000452A6">
        <w:rPr>
          <w:rFonts w:hAnsi="宋体" w:hint="eastAsia"/>
        </w:rPr>
        <w:t>部分</w:t>
      </w:r>
      <w:r w:rsidRPr="000452A6">
        <w:rPr>
          <w:rFonts w:hAnsi="宋体"/>
        </w:rPr>
        <w:t>的细菌可以</w:t>
      </w:r>
      <w:r>
        <w:rPr>
          <w:rFonts w:hAnsi="宋体" w:hint="eastAsia"/>
        </w:rPr>
        <w:t>降解有机氯污染物</w:t>
      </w:r>
      <w:r w:rsidRPr="002723F0">
        <w:rPr>
          <w:rFonts w:hAnsi="宋体"/>
          <w:noProof/>
          <w:vertAlign w:val="superscript"/>
        </w:rPr>
        <w:t>[68, 78]</w:t>
      </w:r>
      <w:r>
        <w:rPr>
          <w:rFonts w:hAnsi="宋体" w:hint="eastAsia"/>
        </w:rPr>
        <w:t>，</w:t>
      </w:r>
      <w:r w:rsidRPr="000F6171">
        <w:rPr>
          <w:rFonts w:hAnsi="宋体" w:hint="eastAsia"/>
        </w:rPr>
        <w:t>虽</w:t>
      </w:r>
      <w:r w:rsidRPr="00320DCB">
        <w:rPr>
          <w:rFonts w:hAnsi="宋体" w:hint="eastAsia"/>
          <w:snapToGrid w:val="0"/>
          <w:spacing w:val="2"/>
          <w:kern w:val="0"/>
        </w:rPr>
        <w:t>然</w:t>
      </w:r>
      <w:r w:rsidRPr="00320DCB">
        <w:rPr>
          <w:rFonts w:hAnsi="宋体"/>
          <w:snapToGrid w:val="0"/>
          <w:spacing w:val="2"/>
          <w:kern w:val="0"/>
        </w:rPr>
        <w:t>变形菌</w:t>
      </w:r>
      <w:r w:rsidRPr="00320DCB">
        <w:rPr>
          <w:rFonts w:hAnsi="宋体" w:hint="eastAsia"/>
          <w:snapToGrid w:val="0"/>
          <w:spacing w:val="2"/>
          <w:kern w:val="0"/>
        </w:rPr>
        <w:t>门在体系中丰度降低，</w:t>
      </w:r>
      <w:r w:rsidRPr="00320DCB">
        <w:rPr>
          <w:rFonts w:hAnsi="宋体" w:hint="eastAsia"/>
          <w:i/>
          <w:snapToGrid w:val="0"/>
          <w:spacing w:val="2"/>
          <w:kern w:val="0"/>
        </w:rPr>
        <w:t>δ</w:t>
      </w:r>
      <w:r w:rsidRPr="00320DCB">
        <w:rPr>
          <w:rFonts w:hAnsi="宋体" w:hint="eastAsia"/>
          <w:snapToGrid w:val="0"/>
          <w:spacing w:val="2"/>
          <w:kern w:val="0"/>
        </w:rPr>
        <w:t>变形菌亚门在</w:t>
      </w:r>
      <w:r w:rsidRPr="00320DCB">
        <w:rPr>
          <w:rFonts w:hAnsi="宋体"/>
          <w:snapToGrid w:val="0"/>
          <w:spacing w:val="2"/>
          <w:kern w:val="0"/>
        </w:rPr>
        <w:t>变形菌</w:t>
      </w:r>
      <w:r w:rsidRPr="00320DCB">
        <w:rPr>
          <w:rFonts w:hAnsi="宋体" w:hint="eastAsia"/>
          <w:snapToGrid w:val="0"/>
          <w:spacing w:val="2"/>
          <w:kern w:val="0"/>
        </w:rPr>
        <w:t>门内所占百分比保持上升趋势，由</w:t>
      </w:r>
      <w:r w:rsidRPr="00320DCB">
        <w:rPr>
          <w:rFonts w:hAnsi="宋体" w:hint="eastAsia"/>
          <w:snapToGrid w:val="0"/>
          <w:spacing w:val="2"/>
          <w:kern w:val="0"/>
        </w:rPr>
        <w:t>0</w:t>
      </w:r>
      <w:r w:rsidRPr="00320DCB">
        <w:rPr>
          <w:rFonts w:hAnsi="宋体" w:hint="eastAsia"/>
          <w:snapToGrid w:val="0"/>
          <w:spacing w:val="2"/>
          <w:kern w:val="0"/>
        </w:rPr>
        <w:t>周的</w:t>
      </w:r>
      <w:r w:rsidRPr="00320DCB">
        <w:rPr>
          <w:rFonts w:hAnsi="宋体" w:hint="eastAsia"/>
          <w:snapToGrid w:val="0"/>
          <w:spacing w:val="2"/>
          <w:kern w:val="0"/>
        </w:rPr>
        <w:t>31.43%</w:t>
      </w:r>
      <w:r w:rsidRPr="00320DCB">
        <w:rPr>
          <w:rFonts w:hAnsi="宋体" w:hint="eastAsia"/>
          <w:snapToGrid w:val="0"/>
          <w:spacing w:val="2"/>
          <w:kern w:val="0"/>
        </w:rPr>
        <w:t>依次变为</w:t>
      </w:r>
      <w:r w:rsidRPr="00320DCB">
        <w:rPr>
          <w:rFonts w:hAnsi="宋体" w:hint="eastAsia"/>
          <w:snapToGrid w:val="0"/>
          <w:spacing w:val="2"/>
          <w:kern w:val="0"/>
        </w:rPr>
        <w:t>51.93%</w:t>
      </w:r>
      <w:r w:rsidRPr="00320DCB">
        <w:rPr>
          <w:rFonts w:hAnsi="宋体" w:hint="eastAsia"/>
          <w:snapToGrid w:val="0"/>
          <w:spacing w:val="2"/>
          <w:kern w:val="0"/>
        </w:rPr>
        <w:t>、</w:t>
      </w:r>
      <w:r w:rsidRPr="00320DCB">
        <w:rPr>
          <w:rFonts w:hAnsi="宋体" w:hint="eastAsia"/>
          <w:snapToGrid w:val="0"/>
          <w:spacing w:val="2"/>
          <w:kern w:val="0"/>
        </w:rPr>
        <w:t>53.65%</w:t>
      </w:r>
      <w:r w:rsidRPr="00320DCB">
        <w:rPr>
          <w:rFonts w:hAnsi="宋体" w:hint="eastAsia"/>
          <w:snapToGrid w:val="0"/>
          <w:spacing w:val="2"/>
          <w:kern w:val="0"/>
        </w:rPr>
        <w:t>，在第</w:t>
      </w:r>
      <w:r w:rsidRPr="00320DCB">
        <w:rPr>
          <w:rFonts w:hAnsi="宋体" w:hint="eastAsia"/>
          <w:snapToGrid w:val="0"/>
          <w:spacing w:val="2"/>
          <w:kern w:val="0"/>
        </w:rPr>
        <w:t>66</w:t>
      </w:r>
      <w:r w:rsidRPr="00320DCB">
        <w:rPr>
          <w:rFonts w:hAnsi="宋体" w:hint="eastAsia"/>
          <w:snapToGrid w:val="0"/>
          <w:spacing w:val="2"/>
          <w:kern w:val="0"/>
        </w:rPr>
        <w:t>周达到</w:t>
      </w:r>
      <w:r w:rsidRPr="00320DCB">
        <w:rPr>
          <w:rFonts w:hAnsi="宋体" w:hint="eastAsia"/>
          <w:snapToGrid w:val="0"/>
          <w:spacing w:val="2"/>
          <w:kern w:val="0"/>
        </w:rPr>
        <w:t>65.49%</w:t>
      </w:r>
      <w:r w:rsidRPr="00320DCB">
        <w:rPr>
          <w:rFonts w:hAnsi="宋体" w:hint="eastAsia"/>
          <w:snapToGrid w:val="0"/>
          <w:spacing w:val="2"/>
          <w:kern w:val="0"/>
        </w:rPr>
        <w:t>。</w:t>
      </w:r>
      <w:r w:rsidRPr="000452A6">
        <w:rPr>
          <w:i/>
        </w:rPr>
        <w:t>ε</w:t>
      </w:r>
      <w:r w:rsidRPr="000F6171">
        <w:rPr>
          <w:rFonts w:hAnsi="宋体" w:hint="eastAsia"/>
        </w:rPr>
        <w:t>变形菌亚门则由原来占比</w:t>
      </w:r>
      <w:r w:rsidRPr="000F6171">
        <w:rPr>
          <w:rFonts w:hAnsi="宋体" w:hint="eastAsia"/>
        </w:rPr>
        <w:t>3.</w:t>
      </w:r>
      <w:r>
        <w:rPr>
          <w:rFonts w:hAnsi="宋体" w:hint="eastAsia"/>
        </w:rPr>
        <w:t>86</w:t>
      </w:r>
      <w:r w:rsidRPr="000F6171">
        <w:rPr>
          <w:rFonts w:hAnsi="宋体" w:hint="eastAsia"/>
        </w:rPr>
        <w:t>%</w:t>
      </w:r>
      <w:r w:rsidRPr="000F6171">
        <w:rPr>
          <w:rFonts w:hAnsi="宋体" w:hint="eastAsia"/>
        </w:rPr>
        <w:t>降到未测出</w:t>
      </w:r>
      <w:r>
        <w:rPr>
          <w:rFonts w:hAnsi="宋体" w:hint="eastAsia"/>
        </w:rPr>
        <w:t>。</w:t>
      </w:r>
    </w:p>
    <w:p w14:paraId="6921159F" w14:textId="77777777" w:rsidR="00296D36" w:rsidRDefault="00296D36" w:rsidP="00A95F90">
      <w:pPr>
        <w:adjustRightInd w:val="0"/>
        <w:snapToGrid w:val="0"/>
        <w:spacing w:line="300" w:lineRule="auto"/>
        <w:ind w:firstLineChars="200" w:firstLine="480"/>
        <w:rPr>
          <w:rFonts w:hAnsi="宋体"/>
        </w:rPr>
      </w:pPr>
      <w:r w:rsidRPr="00C2285A">
        <w:rPr>
          <w:rFonts w:hint="eastAsia"/>
          <w:szCs w:val="22"/>
        </w:rPr>
        <w:t>在</w:t>
      </w:r>
      <w:r>
        <w:rPr>
          <w:rFonts w:hint="eastAsia"/>
          <w:szCs w:val="22"/>
        </w:rPr>
        <w:t>硫酸盐还原条件下，</w:t>
      </w:r>
      <w:r w:rsidRPr="00C2285A">
        <w:rPr>
          <w:rFonts w:hint="eastAsia"/>
          <w:szCs w:val="22"/>
        </w:rPr>
        <w:t>体系中</w:t>
      </w:r>
      <w:r w:rsidRPr="00C645B3">
        <w:rPr>
          <w:i/>
          <w:szCs w:val="22"/>
        </w:rPr>
        <w:t>Proteobacteria</w:t>
      </w:r>
      <w:r>
        <w:rPr>
          <w:rFonts w:hint="eastAsia"/>
          <w:szCs w:val="22"/>
        </w:rPr>
        <w:t>门相对数量随着反应的进行呈降低趋势，到第</w:t>
      </w:r>
      <w:r>
        <w:rPr>
          <w:rFonts w:hint="eastAsia"/>
          <w:szCs w:val="22"/>
        </w:rPr>
        <w:t>66</w:t>
      </w:r>
      <w:r>
        <w:rPr>
          <w:rFonts w:hint="eastAsia"/>
          <w:szCs w:val="22"/>
        </w:rPr>
        <w:t>周占总体的</w:t>
      </w:r>
      <w:r>
        <w:rPr>
          <w:rFonts w:hint="eastAsia"/>
          <w:szCs w:val="22"/>
        </w:rPr>
        <w:t>23.28%</w:t>
      </w:r>
      <w:r>
        <w:rPr>
          <w:rFonts w:hint="eastAsia"/>
          <w:szCs w:val="22"/>
        </w:rPr>
        <w:t>，但一直是体系中占比最多的门类。</w:t>
      </w:r>
      <w:r w:rsidRPr="001A333E">
        <w:rPr>
          <w:rFonts w:hAnsi="宋体" w:hint="eastAsia"/>
          <w:i/>
        </w:rPr>
        <w:t>δ</w:t>
      </w:r>
      <w:r w:rsidRPr="000F6171">
        <w:rPr>
          <w:rFonts w:hAnsi="宋体" w:hint="eastAsia"/>
        </w:rPr>
        <w:t>变形菌亚门在</w:t>
      </w:r>
      <w:r>
        <w:rPr>
          <w:rFonts w:hAnsi="宋体"/>
        </w:rPr>
        <w:t>变形菌</w:t>
      </w:r>
      <w:r w:rsidRPr="000F6171">
        <w:rPr>
          <w:rFonts w:hAnsi="宋体" w:hint="eastAsia"/>
        </w:rPr>
        <w:t>门内所占百分比保持上升趋势，由</w:t>
      </w:r>
      <w:r>
        <w:rPr>
          <w:rFonts w:hAnsi="宋体" w:hint="eastAsia"/>
        </w:rPr>
        <w:t>6</w:t>
      </w:r>
      <w:r w:rsidRPr="000F6171">
        <w:rPr>
          <w:rFonts w:hAnsi="宋体" w:hint="eastAsia"/>
        </w:rPr>
        <w:t>周的</w:t>
      </w:r>
      <w:r w:rsidRPr="000F6171">
        <w:rPr>
          <w:rFonts w:hAnsi="宋体" w:hint="eastAsia"/>
        </w:rPr>
        <w:t>3</w:t>
      </w:r>
      <w:r>
        <w:rPr>
          <w:rFonts w:hAnsi="宋体" w:hint="eastAsia"/>
        </w:rPr>
        <w:t>0</w:t>
      </w:r>
      <w:r w:rsidRPr="000F6171">
        <w:rPr>
          <w:rFonts w:hAnsi="宋体" w:hint="eastAsia"/>
        </w:rPr>
        <w:t>.</w:t>
      </w:r>
      <w:r>
        <w:rPr>
          <w:rFonts w:hAnsi="宋体" w:hint="eastAsia"/>
        </w:rPr>
        <w:t>28</w:t>
      </w:r>
      <w:r w:rsidRPr="000F6171">
        <w:rPr>
          <w:rFonts w:hAnsi="宋体" w:hint="eastAsia"/>
        </w:rPr>
        <w:t>%</w:t>
      </w:r>
      <w:r w:rsidRPr="000F6171">
        <w:rPr>
          <w:rFonts w:hAnsi="宋体" w:hint="eastAsia"/>
        </w:rPr>
        <w:t>依次</w:t>
      </w:r>
      <w:r>
        <w:rPr>
          <w:rFonts w:hAnsi="宋体" w:hint="eastAsia"/>
        </w:rPr>
        <w:t>增长</w:t>
      </w:r>
      <w:r w:rsidRPr="000F6171">
        <w:rPr>
          <w:rFonts w:hAnsi="宋体" w:hint="eastAsia"/>
        </w:rPr>
        <w:t>为</w:t>
      </w:r>
      <w:r>
        <w:rPr>
          <w:rFonts w:hAnsi="宋体" w:hint="eastAsia"/>
        </w:rPr>
        <w:t>24</w:t>
      </w:r>
      <w:r>
        <w:rPr>
          <w:rFonts w:hAnsi="宋体" w:hint="eastAsia"/>
        </w:rPr>
        <w:t>周的</w:t>
      </w:r>
      <w:r>
        <w:rPr>
          <w:rFonts w:hAnsi="宋体" w:hint="eastAsia"/>
        </w:rPr>
        <w:t>61</w:t>
      </w:r>
      <w:r w:rsidRPr="000F6171">
        <w:rPr>
          <w:rFonts w:hAnsi="宋体" w:hint="eastAsia"/>
        </w:rPr>
        <w:t>.</w:t>
      </w:r>
      <w:r>
        <w:rPr>
          <w:rFonts w:hAnsi="宋体" w:hint="eastAsia"/>
        </w:rPr>
        <w:t>95</w:t>
      </w:r>
      <w:r w:rsidRPr="000F6171">
        <w:rPr>
          <w:rFonts w:hAnsi="宋体" w:hint="eastAsia"/>
        </w:rPr>
        <w:t>%</w:t>
      </w:r>
      <w:r>
        <w:rPr>
          <w:rFonts w:hAnsi="宋体" w:hint="eastAsia"/>
        </w:rPr>
        <w:t>，</w:t>
      </w:r>
      <w:r w:rsidRPr="000F6171">
        <w:rPr>
          <w:rFonts w:hAnsi="宋体" w:hint="eastAsia"/>
        </w:rPr>
        <w:t>在第</w:t>
      </w:r>
      <w:r w:rsidRPr="000F6171">
        <w:rPr>
          <w:rFonts w:hAnsi="宋体" w:hint="eastAsia"/>
        </w:rPr>
        <w:t>66</w:t>
      </w:r>
      <w:r w:rsidRPr="000F6171">
        <w:rPr>
          <w:rFonts w:hAnsi="宋体" w:hint="eastAsia"/>
        </w:rPr>
        <w:t>周达到</w:t>
      </w:r>
      <w:r>
        <w:rPr>
          <w:rFonts w:hAnsi="宋体" w:hint="eastAsia"/>
        </w:rPr>
        <w:t>73.43</w:t>
      </w:r>
      <w:r w:rsidRPr="000F6171">
        <w:rPr>
          <w:rFonts w:hAnsi="宋体" w:hint="eastAsia"/>
        </w:rPr>
        <w:t>%</w:t>
      </w:r>
      <w:r w:rsidRPr="000F6171">
        <w:rPr>
          <w:rFonts w:hAnsi="宋体" w:hint="eastAsia"/>
        </w:rPr>
        <w:t>。</w:t>
      </w:r>
      <w:r w:rsidRPr="000452A6">
        <w:rPr>
          <w:i/>
        </w:rPr>
        <w:t>ε</w:t>
      </w:r>
      <w:r w:rsidRPr="000F6171">
        <w:rPr>
          <w:rFonts w:hAnsi="宋体" w:hint="eastAsia"/>
        </w:rPr>
        <w:t>变形菌亚门</w:t>
      </w:r>
      <w:r>
        <w:rPr>
          <w:rFonts w:hAnsi="宋体" w:hint="eastAsia"/>
        </w:rPr>
        <w:t>同样降至</w:t>
      </w:r>
      <w:r w:rsidRPr="000F6171">
        <w:rPr>
          <w:rFonts w:hAnsi="宋体" w:hint="eastAsia"/>
        </w:rPr>
        <w:t>未测出</w:t>
      </w:r>
      <w:r>
        <w:rPr>
          <w:rFonts w:hAnsi="宋体" w:hint="eastAsia"/>
        </w:rPr>
        <w:t>。</w:t>
      </w:r>
    </w:p>
    <w:p w14:paraId="3547599E" w14:textId="77777777" w:rsidR="00296D36" w:rsidRDefault="00296D36" w:rsidP="00A95F90">
      <w:pPr>
        <w:adjustRightInd w:val="0"/>
        <w:snapToGrid w:val="0"/>
        <w:spacing w:line="300" w:lineRule="auto"/>
        <w:ind w:firstLineChars="200" w:firstLine="480"/>
        <w:rPr>
          <w:rFonts w:hAnsi="宋体"/>
        </w:rPr>
      </w:pPr>
      <w:r w:rsidRPr="00C2285A">
        <w:rPr>
          <w:rFonts w:hint="eastAsia"/>
          <w:szCs w:val="22"/>
        </w:rPr>
        <w:t>在</w:t>
      </w:r>
      <w:r>
        <w:rPr>
          <w:rFonts w:hint="eastAsia"/>
          <w:szCs w:val="22"/>
        </w:rPr>
        <w:t>三价铁还原条件下</w:t>
      </w:r>
      <w:r w:rsidRPr="00C2285A">
        <w:rPr>
          <w:rFonts w:hint="eastAsia"/>
          <w:szCs w:val="22"/>
        </w:rPr>
        <w:t>，体系中</w:t>
      </w:r>
      <w:r w:rsidRPr="00C645B3">
        <w:rPr>
          <w:i/>
          <w:szCs w:val="22"/>
        </w:rPr>
        <w:t>Proteobacteria</w:t>
      </w:r>
      <w:r>
        <w:rPr>
          <w:rFonts w:hint="eastAsia"/>
          <w:szCs w:val="22"/>
        </w:rPr>
        <w:t>门相对数量同样大致呈降低趋势，到第</w:t>
      </w:r>
      <w:r>
        <w:rPr>
          <w:rFonts w:hint="eastAsia"/>
          <w:szCs w:val="22"/>
        </w:rPr>
        <w:t>66</w:t>
      </w:r>
      <w:r>
        <w:rPr>
          <w:rFonts w:hint="eastAsia"/>
          <w:szCs w:val="22"/>
        </w:rPr>
        <w:t>周占总体的</w:t>
      </w:r>
      <w:r>
        <w:rPr>
          <w:rFonts w:hint="eastAsia"/>
          <w:szCs w:val="22"/>
        </w:rPr>
        <w:t>19.54%</w:t>
      </w:r>
      <w:r>
        <w:rPr>
          <w:rFonts w:hint="eastAsia"/>
          <w:szCs w:val="22"/>
        </w:rPr>
        <w:t>，占比小于</w:t>
      </w:r>
      <w:r w:rsidRPr="00686BE1">
        <w:rPr>
          <w:i/>
          <w:iCs/>
          <w:color w:val="000000"/>
        </w:rPr>
        <w:t>Chloroflexi</w:t>
      </w:r>
      <w:r>
        <w:rPr>
          <w:rFonts w:hint="eastAsia"/>
          <w:szCs w:val="22"/>
        </w:rPr>
        <w:t>（</w:t>
      </w:r>
      <w:r>
        <w:rPr>
          <w:rFonts w:hint="eastAsia"/>
          <w:szCs w:val="22"/>
        </w:rPr>
        <w:t>25.87%</w:t>
      </w:r>
      <w:r>
        <w:rPr>
          <w:rFonts w:hint="eastAsia"/>
          <w:szCs w:val="22"/>
        </w:rPr>
        <w:t>）、</w:t>
      </w:r>
      <w:r w:rsidRPr="00686BE1">
        <w:rPr>
          <w:i/>
          <w:iCs/>
          <w:color w:val="000000"/>
        </w:rPr>
        <w:t>Bacteroidetes</w:t>
      </w:r>
      <w:r w:rsidRPr="00686BE1">
        <w:rPr>
          <w:rFonts w:hint="eastAsia"/>
        </w:rPr>
        <w:t>（</w:t>
      </w:r>
      <w:r w:rsidRPr="00686BE1">
        <w:rPr>
          <w:rFonts w:hint="eastAsia"/>
        </w:rPr>
        <w:t>20.</w:t>
      </w:r>
      <w:r>
        <w:rPr>
          <w:rFonts w:hint="eastAsia"/>
        </w:rPr>
        <w:t>88</w:t>
      </w:r>
      <w:r w:rsidRPr="00686BE1">
        <w:rPr>
          <w:rFonts w:hint="eastAsia"/>
        </w:rPr>
        <w:t>%</w:t>
      </w:r>
      <w:r w:rsidRPr="00686BE1">
        <w:rPr>
          <w:rFonts w:hint="eastAsia"/>
        </w:rPr>
        <w:t>）</w:t>
      </w:r>
      <w:r>
        <w:rPr>
          <w:rFonts w:hint="eastAsia"/>
          <w:szCs w:val="22"/>
        </w:rPr>
        <w:t>。</w:t>
      </w:r>
      <w:r w:rsidRPr="001A333E">
        <w:rPr>
          <w:rFonts w:hAnsi="宋体" w:hint="eastAsia"/>
          <w:i/>
        </w:rPr>
        <w:t>δ</w:t>
      </w:r>
      <w:r w:rsidRPr="000F6171">
        <w:rPr>
          <w:rFonts w:hAnsi="宋体" w:hint="eastAsia"/>
        </w:rPr>
        <w:t>变形菌亚门在</w:t>
      </w:r>
      <w:r>
        <w:rPr>
          <w:rFonts w:hAnsi="宋体"/>
        </w:rPr>
        <w:t>变形菌</w:t>
      </w:r>
      <w:r w:rsidRPr="000F6171">
        <w:rPr>
          <w:rFonts w:hAnsi="宋体" w:hint="eastAsia"/>
        </w:rPr>
        <w:t>门内所占百分比</w:t>
      </w:r>
      <w:r>
        <w:rPr>
          <w:rFonts w:hAnsi="宋体" w:hint="eastAsia"/>
        </w:rPr>
        <w:t>同样保持上升</w:t>
      </w:r>
      <w:r w:rsidRPr="000F6171">
        <w:rPr>
          <w:rFonts w:hAnsi="宋体" w:hint="eastAsia"/>
        </w:rPr>
        <w:t>，由</w:t>
      </w:r>
      <w:r>
        <w:rPr>
          <w:rFonts w:hAnsi="宋体" w:hint="eastAsia"/>
        </w:rPr>
        <w:t>6</w:t>
      </w:r>
      <w:r w:rsidRPr="000F6171">
        <w:rPr>
          <w:rFonts w:hAnsi="宋体" w:hint="eastAsia"/>
        </w:rPr>
        <w:t>周的</w:t>
      </w:r>
      <w:r>
        <w:rPr>
          <w:rFonts w:hAnsi="宋体" w:hint="eastAsia"/>
        </w:rPr>
        <w:t>52.34</w:t>
      </w:r>
      <w:r w:rsidRPr="000F6171">
        <w:rPr>
          <w:rFonts w:hAnsi="宋体" w:hint="eastAsia"/>
        </w:rPr>
        <w:t>%</w:t>
      </w:r>
      <w:r w:rsidRPr="000F6171">
        <w:rPr>
          <w:rFonts w:hAnsi="宋体" w:hint="eastAsia"/>
        </w:rPr>
        <w:t>依次</w:t>
      </w:r>
      <w:r>
        <w:rPr>
          <w:rFonts w:hAnsi="宋体" w:hint="eastAsia"/>
        </w:rPr>
        <w:t>增长</w:t>
      </w:r>
      <w:r w:rsidRPr="000F6171">
        <w:rPr>
          <w:rFonts w:hAnsi="宋体" w:hint="eastAsia"/>
        </w:rPr>
        <w:t>为</w:t>
      </w:r>
      <w:r>
        <w:rPr>
          <w:rFonts w:hAnsi="宋体" w:hint="eastAsia"/>
        </w:rPr>
        <w:t>24</w:t>
      </w:r>
      <w:r>
        <w:rPr>
          <w:rFonts w:hAnsi="宋体" w:hint="eastAsia"/>
        </w:rPr>
        <w:t>周的</w:t>
      </w:r>
      <w:r>
        <w:rPr>
          <w:rFonts w:hAnsi="宋体" w:hint="eastAsia"/>
        </w:rPr>
        <w:t>54.73</w:t>
      </w:r>
      <w:r w:rsidRPr="000F6171">
        <w:rPr>
          <w:rFonts w:hAnsi="宋体" w:hint="eastAsia"/>
        </w:rPr>
        <w:t>%</w:t>
      </w:r>
      <w:r>
        <w:rPr>
          <w:rFonts w:hAnsi="宋体" w:hint="eastAsia"/>
        </w:rPr>
        <w:t>，</w:t>
      </w:r>
      <w:r w:rsidRPr="000F6171">
        <w:rPr>
          <w:rFonts w:hAnsi="宋体" w:hint="eastAsia"/>
        </w:rPr>
        <w:t>在第</w:t>
      </w:r>
      <w:r w:rsidRPr="000F6171">
        <w:rPr>
          <w:rFonts w:hAnsi="宋体" w:hint="eastAsia"/>
        </w:rPr>
        <w:t>66</w:t>
      </w:r>
      <w:r w:rsidRPr="000F6171">
        <w:rPr>
          <w:rFonts w:hAnsi="宋体" w:hint="eastAsia"/>
        </w:rPr>
        <w:t>周达到</w:t>
      </w:r>
      <w:r>
        <w:rPr>
          <w:rFonts w:hAnsi="宋体" w:hint="eastAsia"/>
        </w:rPr>
        <w:t>73.15</w:t>
      </w:r>
      <w:r w:rsidRPr="000F6171">
        <w:rPr>
          <w:rFonts w:hAnsi="宋体" w:hint="eastAsia"/>
        </w:rPr>
        <w:t>%</w:t>
      </w:r>
      <w:r w:rsidRPr="000F6171">
        <w:rPr>
          <w:rFonts w:hAnsi="宋体" w:hint="eastAsia"/>
        </w:rPr>
        <w:t>。</w:t>
      </w:r>
      <w:r w:rsidRPr="000452A6">
        <w:rPr>
          <w:i/>
        </w:rPr>
        <w:t>ε</w:t>
      </w:r>
      <w:r w:rsidRPr="000F6171">
        <w:rPr>
          <w:rFonts w:hAnsi="宋体" w:hint="eastAsia"/>
        </w:rPr>
        <w:t>变形菌亚门</w:t>
      </w:r>
      <w:r>
        <w:rPr>
          <w:rFonts w:hAnsi="宋体" w:hint="eastAsia"/>
        </w:rPr>
        <w:t>同样</w:t>
      </w:r>
      <w:r w:rsidRPr="000F6171">
        <w:rPr>
          <w:rFonts w:hAnsi="宋体" w:hint="eastAsia"/>
        </w:rPr>
        <w:t>未测出</w:t>
      </w:r>
      <w:r>
        <w:rPr>
          <w:rFonts w:hAnsi="宋体" w:hint="eastAsia"/>
        </w:rPr>
        <w:t>。</w:t>
      </w:r>
    </w:p>
    <w:p w14:paraId="0D45C89C" w14:textId="77777777" w:rsidR="00296D36" w:rsidRPr="00052474" w:rsidRDefault="00296D36" w:rsidP="00A95F90">
      <w:pPr>
        <w:adjustRightInd w:val="0"/>
        <w:snapToGrid w:val="0"/>
        <w:spacing w:line="300" w:lineRule="auto"/>
        <w:ind w:firstLineChars="200" w:firstLine="480"/>
        <w:rPr>
          <w:rFonts w:hAnsi="宋体"/>
        </w:rPr>
      </w:pPr>
      <w:r w:rsidRPr="00C473B6">
        <w:rPr>
          <w:rFonts w:hAnsi="宋体" w:hint="eastAsia"/>
          <w:i/>
        </w:rPr>
        <w:t>δ</w:t>
      </w:r>
      <w:r w:rsidRPr="000F6171">
        <w:rPr>
          <w:rFonts w:hAnsi="宋体" w:hint="eastAsia"/>
        </w:rPr>
        <w:t>变形菌亚门</w:t>
      </w:r>
      <w:r>
        <w:rPr>
          <w:rFonts w:hAnsi="宋体" w:hint="eastAsia"/>
        </w:rPr>
        <w:t>中</w:t>
      </w:r>
      <w:r>
        <w:rPr>
          <w:rFonts w:ascii="Lucida Grande" w:hAnsi="Lucida Grande" w:cs="Lucida Grande" w:hint="eastAsia"/>
          <w:color w:val="000000"/>
        </w:rPr>
        <w:t>地杆菌属</w:t>
      </w:r>
      <w:r>
        <w:rPr>
          <w:rFonts w:hAnsi="宋体" w:hint="eastAsia"/>
        </w:rPr>
        <w:t>（</w:t>
      </w:r>
      <w:r w:rsidRPr="006A7F15">
        <w:rPr>
          <w:i/>
          <w:iCs/>
          <w:color w:val="000000"/>
        </w:rPr>
        <w:t>Geobacter</w:t>
      </w:r>
      <w:r>
        <w:rPr>
          <w:rFonts w:ascii="Lucida Grande" w:hAnsi="Lucida Grande" w:cs="Lucida Grande" w:hint="eastAsia"/>
          <w:color w:val="000000"/>
        </w:rPr>
        <w:t>）菌是</w:t>
      </w:r>
      <w:r>
        <w:rPr>
          <w:rFonts w:hint="eastAsia"/>
        </w:rPr>
        <w:t>淡水沉积物和地下水中的常见微生物</w:t>
      </w:r>
      <w:r>
        <w:rPr>
          <w:rFonts w:hint="eastAsia"/>
        </w:rPr>
        <w:t>,</w:t>
      </w:r>
      <w:r w:rsidRPr="003F1AA9">
        <w:rPr>
          <w:rFonts w:hint="eastAsia"/>
        </w:rPr>
        <w:t xml:space="preserve"> </w:t>
      </w:r>
      <w:r>
        <w:rPr>
          <w:rFonts w:hint="eastAsia"/>
        </w:rPr>
        <w:t>且与脱氯、硫还原以及铁还原密切相关。其中，</w:t>
      </w:r>
      <w:r w:rsidRPr="006A7F15">
        <w:rPr>
          <w:i/>
          <w:iCs/>
          <w:color w:val="000000"/>
        </w:rPr>
        <w:t>G</w:t>
      </w:r>
      <w:r>
        <w:rPr>
          <w:rFonts w:hint="eastAsia"/>
          <w:i/>
          <w:iCs/>
          <w:color w:val="000000"/>
        </w:rPr>
        <w:t xml:space="preserve">. </w:t>
      </w:r>
      <w:r w:rsidRPr="007727B1">
        <w:rPr>
          <w:i/>
          <w:iCs/>
          <w:color w:val="000000"/>
        </w:rPr>
        <w:t>lovleyi</w:t>
      </w:r>
      <w:r>
        <w:rPr>
          <w:rFonts w:hint="eastAsia"/>
        </w:rPr>
        <w:t>是已知的</w:t>
      </w:r>
      <w:r>
        <w:rPr>
          <w:rFonts w:ascii="Helvetica" w:hAnsi="Helvetica" w:cs="Helvetica" w:hint="eastAsia"/>
          <w:kern w:val="0"/>
        </w:rPr>
        <w:t>四氯乙烯降解菌</w:t>
      </w:r>
      <w:r w:rsidRPr="002723F0">
        <w:rPr>
          <w:noProof/>
          <w:vertAlign w:val="superscript"/>
        </w:rPr>
        <w:t>[79]</w:t>
      </w:r>
      <w:r>
        <w:rPr>
          <w:rFonts w:ascii="Helvetica" w:hAnsi="Helvetica" w:cs="Helvetica" w:hint="eastAsia"/>
          <w:kern w:val="0"/>
        </w:rPr>
        <w:t>。</w:t>
      </w:r>
      <w:r w:rsidRPr="008F0FAB">
        <w:rPr>
          <w:rFonts w:hAnsi="宋体"/>
        </w:rPr>
        <w:t>Merlino</w:t>
      </w:r>
      <w:r>
        <w:rPr>
          <w:rFonts w:ascii="Helvetica" w:hAnsi="Helvetica" w:cs="Helvetica" w:hint="eastAsia"/>
          <w:kern w:val="0"/>
        </w:rPr>
        <w:t>等</w:t>
      </w:r>
      <w:r w:rsidRPr="002723F0">
        <w:rPr>
          <w:noProof/>
          <w:kern w:val="0"/>
          <w:vertAlign w:val="superscript"/>
        </w:rPr>
        <w:t>[80]</w:t>
      </w:r>
      <w:r>
        <w:rPr>
          <w:rFonts w:ascii="Helvetica" w:hAnsi="Helvetica" w:cs="Helvetica" w:hint="eastAsia"/>
          <w:kern w:val="0"/>
        </w:rPr>
        <w:t>研究地下水中</w:t>
      </w:r>
      <w:r w:rsidRPr="00B1325C">
        <w:rPr>
          <w:rFonts w:ascii="Times" w:hAnsi="Times" w:cs="Times" w:hint="eastAsia"/>
          <w:iCs/>
          <w:kern w:val="0"/>
          <w:sz w:val="26"/>
          <w:szCs w:val="26"/>
        </w:rPr>
        <w:t>1,2-</w:t>
      </w:r>
      <w:r w:rsidRPr="00B1325C">
        <w:rPr>
          <w:rFonts w:ascii="Times" w:hAnsi="Times" w:cs="Times" w:hint="eastAsia"/>
          <w:iCs/>
          <w:kern w:val="0"/>
          <w:sz w:val="26"/>
          <w:szCs w:val="26"/>
        </w:rPr>
        <w:t>二氯</w:t>
      </w:r>
      <w:r w:rsidRPr="00B1325C">
        <w:rPr>
          <w:rFonts w:ascii="Helvetica" w:hAnsi="Helvetica" w:cs="Helvetica" w:hint="eastAsia"/>
          <w:kern w:val="0"/>
        </w:rPr>
        <w:t>乙烷</w:t>
      </w:r>
      <w:r>
        <w:rPr>
          <w:rFonts w:ascii="Helvetica" w:hAnsi="Helvetica" w:cs="Helvetica" w:hint="eastAsia"/>
          <w:kern w:val="0"/>
        </w:rPr>
        <w:t>降解的微生物群落变化，发现添加乳酸生物刺激后</w:t>
      </w:r>
      <w:r w:rsidRPr="006A7F15">
        <w:rPr>
          <w:i/>
          <w:iCs/>
          <w:color w:val="000000"/>
        </w:rPr>
        <w:t>Geobacter</w:t>
      </w:r>
      <w:r w:rsidRPr="00243E31">
        <w:rPr>
          <w:rFonts w:hint="eastAsia"/>
          <w:iCs/>
          <w:color w:val="000000"/>
        </w:rPr>
        <w:t>从原来</w:t>
      </w:r>
      <w:r>
        <w:rPr>
          <w:rFonts w:hint="eastAsia"/>
          <w:iCs/>
          <w:color w:val="000000"/>
        </w:rPr>
        <w:t>在体系中占主导地位变为未检出。</w:t>
      </w:r>
      <w:r>
        <w:rPr>
          <w:rFonts w:hint="eastAsia"/>
        </w:rPr>
        <w:t>在本实验中，初始时</w:t>
      </w:r>
      <w:r w:rsidRPr="006A7F15">
        <w:rPr>
          <w:i/>
          <w:iCs/>
          <w:color w:val="000000"/>
        </w:rPr>
        <w:t>Geobacter</w:t>
      </w:r>
      <w:r>
        <w:rPr>
          <w:rFonts w:hint="eastAsia"/>
          <w:i/>
          <w:iCs/>
          <w:color w:val="000000"/>
        </w:rPr>
        <w:t xml:space="preserve"> </w:t>
      </w:r>
      <w:r>
        <w:rPr>
          <w:rFonts w:hint="eastAsia"/>
          <w:iCs/>
          <w:color w:val="000000"/>
        </w:rPr>
        <w:t>占总体的</w:t>
      </w:r>
      <w:r>
        <w:rPr>
          <w:rFonts w:hint="eastAsia"/>
          <w:iCs/>
          <w:color w:val="000000"/>
        </w:rPr>
        <w:t>5.03%</w:t>
      </w:r>
      <w:r>
        <w:rPr>
          <w:rFonts w:hint="eastAsia"/>
          <w:iCs/>
          <w:color w:val="000000"/>
        </w:rPr>
        <w:t>，在</w:t>
      </w:r>
      <w:r>
        <w:rPr>
          <w:rFonts w:hint="eastAsia"/>
          <w:iCs/>
          <w:color w:val="000000"/>
        </w:rPr>
        <w:t>T-1</w:t>
      </w:r>
      <w:r>
        <w:rPr>
          <w:rFonts w:hint="eastAsia"/>
          <w:iCs/>
          <w:color w:val="000000"/>
        </w:rPr>
        <w:t>实验组及</w:t>
      </w:r>
      <w:r>
        <w:rPr>
          <w:rFonts w:hint="eastAsia"/>
          <w:iCs/>
          <w:color w:val="000000"/>
        </w:rPr>
        <w:t>T-Fe</w:t>
      </w:r>
      <w:r>
        <w:rPr>
          <w:rFonts w:hint="eastAsia"/>
          <w:iCs/>
          <w:color w:val="000000"/>
        </w:rPr>
        <w:t>实验组均随时间增加比例降低。在</w:t>
      </w:r>
      <w:r>
        <w:rPr>
          <w:rFonts w:hint="eastAsia"/>
          <w:iCs/>
          <w:color w:val="000000"/>
        </w:rPr>
        <w:t>T-S</w:t>
      </w:r>
      <w:r>
        <w:rPr>
          <w:rFonts w:hint="eastAsia"/>
          <w:iCs/>
          <w:color w:val="000000"/>
        </w:rPr>
        <w:t>实验组中第</w:t>
      </w:r>
      <w:r>
        <w:rPr>
          <w:rFonts w:hint="eastAsia"/>
          <w:iCs/>
          <w:color w:val="000000"/>
        </w:rPr>
        <w:t>6</w:t>
      </w:r>
      <w:r>
        <w:rPr>
          <w:rFonts w:hint="eastAsia"/>
          <w:iCs/>
          <w:color w:val="000000"/>
        </w:rPr>
        <w:t>周、</w:t>
      </w:r>
      <w:r>
        <w:rPr>
          <w:rFonts w:hint="eastAsia"/>
          <w:iCs/>
          <w:color w:val="000000"/>
        </w:rPr>
        <w:t>24</w:t>
      </w:r>
      <w:r>
        <w:rPr>
          <w:rFonts w:hint="eastAsia"/>
          <w:iCs/>
          <w:color w:val="000000"/>
        </w:rPr>
        <w:t>周、</w:t>
      </w:r>
      <w:r>
        <w:rPr>
          <w:rFonts w:hint="eastAsia"/>
          <w:iCs/>
          <w:color w:val="000000"/>
        </w:rPr>
        <w:t>66</w:t>
      </w:r>
      <w:r>
        <w:rPr>
          <w:rFonts w:hint="eastAsia"/>
          <w:iCs/>
          <w:color w:val="000000"/>
        </w:rPr>
        <w:t>周所占百分数依次为</w:t>
      </w:r>
      <w:r>
        <w:rPr>
          <w:rFonts w:hint="eastAsia"/>
          <w:iCs/>
          <w:color w:val="000000"/>
        </w:rPr>
        <w:t>0.86%</w:t>
      </w:r>
      <w:r>
        <w:rPr>
          <w:rFonts w:hint="eastAsia"/>
          <w:iCs/>
          <w:color w:val="000000"/>
        </w:rPr>
        <w:t>、</w:t>
      </w:r>
      <w:r>
        <w:rPr>
          <w:rFonts w:hint="eastAsia"/>
          <w:iCs/>
          <w:color w:val="000000"/>
        </w:rPr>
        <w:t>1.72%</w:t>
      </w:r>
      <w:r>
        <w:rPr>
          <w:rFonts w:hint="eastAsia"/>
          <w:iCs/>
          <w:color w:val="000000"/>
        </w:rPr>
        <w:t>、</w:t>
      </w:r>
      <w:r>
        <w:rPr>
          <w:rFonts w:hint="eastAsia"/>
          <w:iCs/>
          <w:color w:val="000000"/>
        </w:rPr>
        <w:t>0.40%</w:t>
      </w:r>
      <w:r>
        <w:rPr>
          <w:rFonts w:hint="eastAsia"/>
          <w:iCs/>
          <w:color w:val="000000"/>
        </w:rPr>
        <w:t>，虽然与</w:t>
      </w:r>
      <w:r w:rsidRPr="008F0FAB">
        <w:rPr>
          <w:rFonts w:hAnsi="宋体"/>
        </w:rPr>
        <w:t>Merlino</w:t>
      </w:r>
      <w:r>
        <w:rPr>
          <w:rFonts w:hAnsi="宋体" w:hint="eastAsia"/>
        </w:rPr>
        <w:t>等人实验变化趋势相同，但本实验是模拟自然条件降解的群落变化，并非比较添加乳酸生物刺激前后的群落变化，因此难以得出</w:t>
      </w:r>
      <w:r w:rsidRPr="006A7F15">
        <w:rPr>
          <w:i/>
          <w:iCs/>
          <w:color w:val="000000"/>
        </w:rPr>
        <w:t>Geobacter</w:t>
      </w:r>
      <w:r w:rsidRPr="00251A1C">
        <w:rPr>
          <w:rFonts w:hint="eastAsia"/>
          <w:iCs/>
          <w:color w:val="000000"/>
        </w:rPr>
        <w:t>一定</w:t>
      </w:r>
      <w:r w:rsidRPr="00052474">
        <w:rPr>
          <w:rFonts w:hint="eastAsia"/>
          <w:iCs/>
          <w:color w:val="000000"/>
        </w:rPr>
        <w:t>随</w:t>
      </w:r>
      <w:r>
        <w:rPr>
          <w:rFonts w:hint="eastAsia"/>
          <w:iCs/>
          <w:color w:val="000000"/>
        </w:rPr>
        <w:t>PCBs</w:t>
      </w:r>
      <w:r>
        <w:rPr>
          <w:rFonts w:hint="eastAsia"/>
          <w:iCs/>
          <w:color w:val="000000"/>
        </w:rPr>
        <w:t>脱氯反应进行占比降低的结论。</w:t>
      </w:r>
    </w:p>
    <w:p w14:paraId="492DC3B7" w14:textId="77777777" w:rsidR="00296D36" w:rsidRPr="00052474" w:rsidRDefault="00296D36" w:rsidP="00A95F90">
      <w:pPr>
        <w:adjustRightInd w:val="0"/>
        <w:snapToGrid w:val="0"/>
        <w:spacing w:line="300" w:lineRule="auto"/>
        <w:ind w:firstLineChars="200" w:firstLine="472"/>
        <w:rPr>
          <w:rFonts w:hAnsi="宋体"/>
        </w:rPr>
      </w:pPr>
      <w:r w:rsidRPr="00F747BE">
        <w:rPr>
          <w:rFonts w:hint="eastAsia"/>
          <w:snapToGrid w:val="0"/>
          <w:spacing w:val="-2"/>
          <w:kern w:val="0"/>
        </w:rPr>
        <w:t>硫酸盐还原细菌在</w:t>
      </w:r>
      <w:r w:rsidRPr="00F747BE">
        <w:rPr>
          <w:rFonts w:hAnsi="宋体" w:hint="eastAsia"/>
          <w:i/>
          <w:snapToGrid w:val="0"/>
          <w:spacing w:val="-2"/>
          <w:kern w:val="0"/>
        </w:rPr>
        <w:t>δ</w:t>
      </w:r>
      <w:r w:rsidRPr="00F747BE">
        <w:rPr>
          <w:rFonts w:hAnsi="宋体" w:hint="eastAsia"/>
          <w:snapToGrid w:val="0"/>
          <w:spacing w:val="-2"/>
          <w:kern w:val="0"/>
        </w:rPr>
        <w:t>变形菌亚门中最多，包括脱硫菌目</w:t>
      </w:r>
      <w:r>
        <w:rPr>
          <w:rFonts w:hAnsi="宋体" w:hint="eastAsia"/>
        </w:rPr>
        <w:t>（</w:t>
      </w:r>
      <w:r w:rsidRPr="0070455A">
        <w:rPr>
          <w:i/>
          <w:iCs/>
          <w:color w:val="000000"/>
        </w:rPr>
        <w:t>Desulfobacterales</w:t>
      </w:r>
      <w:r w:rsidRPr="0070455A">
        <w:rPr>
          <w:rFonts w:hAnsi="宋体"/>
        </w:rPr>
        <w:t>）</w:t>
      </w:r>
      <w:r>
        <w:rPr>
          <w:rFonts w:ascii="Xingkai SC Bold" w:eastAsia="Times New Roman" w:hAnsi="Xingkai SC Bold" w:cs="Xingkai SC Bold"/>
          <w:color w:val="252525"/>
          <w:sz w:val="21"/>
          <w:szCs w:val="21"/>
          <w:shd w:val="clear" w:color="auto" w:fill="FFFFFF"/>
        </w:rPr>
        <w:t>、</w:t>
      </w:r>
      <w:r w:rsidRPr="0070455A">
        <w:rPr>
          <w:rFonts w:hAnsi="宋体"/>
        </w:rPr>
        <w:lastRenderedPageBreak/>
        <w:t>脱硫弧菌</w:t>
      </w:r>
      <w:r w:rsidRPr="0070455A">
        <w:rPr>
          <w:rFonts w:hAnsi="宋体" w:hint="eastAsia"/>
        </w:rPr>
        <w:t>目</w:t>
      </w:r>
      <w:r>
        <w:rPr>
          <w:rFonts w:hAnsi="宋体" w:hint="eastAsia"/>
        </w:rPr>
        <w:t>（</w:t>
      </w:r>
      <w:r w:rsidRPr="0070455A">
        <w:rPr>
          <w:i/>
          <w:iCs/>
          <w:color w:val="000000"/>
        </w:rPr>
        <w:t>Desulfovibrionales</w:t>
      </w:r>
      <w:r w:rsidRPr="0070455A">
        <w:rPr>
          <w:rStyle w:val="apple-converted-space"/>
          <w:i/>
          <w:iCs/>
          <w:color w:val="000000"/>
        </w:rPr>
        <w:t> </w:t>
      </w:r>
      <w:r w:rsidRPr="0070455A">
        <w:rPr>
          <w:rFonts w:hAnsi="宋体"/>
        </w:rPr>
        <w:t>）</w:t>
      </w:r>
      <w:r w:rsidRPr="0070455A">
        <w:rPr>
          <w:rStyle w:val="apple-converted-space"/>
          <w:rFonts w:ascii="Helvetica"/>
          <w:i/>
          <w:iCs/>
          <w:color w:val="000000"/>
          <w:sz w:val="21"/>
          <w:szCs w:val="21"/>
          <w:shd w:val="clear" w:color="auto" w:fill="FFFFFF"/>
        </w:rPr>
        <w:t> </w:t>
      </w:r>
      <w:r>
        <w:rPr>
          <w:rFonts w:ascii="Xingkai SC Bold" w:eastAsia="Times New Roman" w:hAnsi="Xingkai SC Bold" w:cs="Xingkai SC Bold"/>
          <w:color w:val="252525"/>
          <w:sz w:val="21"/>
          <w:szCs w:val="21"/>
          <w:shd w:val="clear" w:color="auto" w:fill="FFFFFF"/>
        </w:rPr>
        <w:t>、</w:t>
      </w:r>
      <w:r w:rsidRPr="0070455A">
        <w:rPr>
          <w:rFonts w:hAnsi="宋体" w:hint="eastAsia"/>
        </w:rPr>
        <w:t>互营杆菌目</w:t>
      </w:r>
      <w:r>
        <w:rPr>
          <w:rFonts w:hAnsi="宋体" w:hint="eastAsia"/>
        </w:rPr>
        <w:t>（</w:t>
      </w:r>
      <w:r w:rsidRPr="0070455A">
        <w:rPr>
          <w:i/>
          <w:iCs/>
          <w:color w:val="000000"/>
        </w:rPr>
        <w:t>Syntrophobacterales</w:t>
      </w:r>
      <w:r w:rsidRPr="0070455A">
        <w:rPr>
          <w:rFonts w:hAnsi="宋体"/>
        </w:rPr>
        <w:t>）</w:t>
      </w:r>
      <w:r>
        <w:rPr>
          <w:rFonts w:hAnsi="宋体" w:hint="eastAsia"/>
        </w:rPr>
        <w:t>菌株。</w:t>
      </w:r>
      <w:r>
        <w:rPr>
          <w:rFonts w:hint="eastAsia"/>
        </w:rPr>
        <w:t>厚壁菌门中</w:t>
      </w:r>
      <w:r w:rsidRPr="0070455A">
        <w:rPr>
          <w:rFonts w:hint="eastAsia"/>
        </w:rPr>
        <w:t>脱硫柄菌属</w:t>
      </w:r>
      <w:r>
        <w:rPr>
          <w:rFonts w:hint="eastAsia"/>
        </w:rPr>
        <w:t>（</w:t>
      </w:r>
      <w:r w:rsidRPr="00F8243F">
        <w:rPr>
          <w:i/>
          <w:iCs/>
          <w:color w:val="000000"/>
        </w:rPr>
        <w:t>Desulfotomaculum</w:t>
      </w:r>
      <w:r>
        <w:rPr>
          <w:rFonts w:hint="eastAsia"/>
        </w:rPr>
        <w:t>）、</w:t>
      </w:r>
      <w:r w:rsidRPr="0070455A">
        <w:t xml:space="preserve"> </w:t>
      </w:r>
      <w:r w:rsidRPr="00F8243F">
        <w:rPr>
          <w:i/>
          <w:iCs/>
          <w:color w:val="000000"/>
        </w:rPr>
        <w:t>Desulfosporomusa</w:t>
      </w:r>
      <w:r w:rsidRPr="0070455A">
        <w:rPr>
          <w:rFonts w:hint="eastAsia"/>
        </w:rPr>
        <w:t>和</w:t>
      </w:r>
      <w:r w:rsidRPr="00F8243F">
        <w:rPr>
          <w:i/>
          <w:iCs/>
          <w:color w:val="000000"/>
        </w:rPr>
        <w:t>Desulfosporosinus</w:t>
      </w:r>
      <w:r>
        <w:rPr>
          <w:rFonts w:hint="eastAsia"/>
          <w:iCs/>
          <w:color w:val="000000"/>
        </w:rPr>
        <w:t>以及</w:t>
      </w:r>
      <w:r w:rsidRPr="00E95B53">
        <w:t>硝化螺旋菌门</w:t>
      </w:r>
      <w:r w:rsidRPr="00E95B53">
        <w:rPr>
          <w:rFonts w:cs="Xingkai SC Bold"/>
          <w:color w:val="333333"/>
          <w:shd w:val="clear" w:color="auto" w:fill="FFFFFF"/>
        </w:rPr>
        <w:t>（</w:t>
      </w:r>
      <w:r w:rsidRPr="00E95B53">
        <w:rPr>
          <w:i/>
        </w:rPr>
        <w:t>Nitrospira</w:t>
      </w:r>
      <w:r w:rsidRPr="00E95B53">
        <w:rPr>
          <w:rFonts w:cs="Xingkai SC Bold"/>
          <w:color w:val="333333"/>
          <w:shd w:val="clear" w:color="auto" w:fill="FFFFFF"/>
        </w:rPr>
        <w:t>）</w:t>
      </w:r>
      <w:r>
        <w:rPr>
          <w:rFonts w:cs="Xingkai SC Bold" w:hint="eastAsia"/>
          <w:color w:val="333333"/>
          <w:shd w:val="clear" w:color="auto" w:fill="FFFFFF"/>
        </w:rPr>
        <w:t>中的热脱硫弧菌属</w:t>
      </w:r>
      <w:r w:rsidRPr="00E95B53">
        <w:rPr>
          <w:rFonts w:cs="Xingkai SC Bold"/>
          <w:color w:val="333333"/>
          <w:shd w:val="clear" w:color="auto" w:fill="FFFFFF"/>
        </w:rPr>
        <w:t>（</w:t>
      </w:r>
      <w:r w:rsidRPr="008A3F5E">
        <w:rPr>
          <w:rFonts w:cs="Xingkai SC Bold"/>
          <w:i/>
          <w:color w:val="333333"/>
          <w:shd w:val="clear" w:color="auto" w:fill="FFFFFF"/>
        </w:rPr>
        <w:t>Thermodesulfovibrio</w:t>
      </w:r>
      <w:r w:rsidRPr="00E95B53">
        <w:rPr>
          <w:rFonts w:cs="Xingkai SC Bold"/>
          <w:color w:val="333333"/>
          <w:shd w:val="clear" w:color="auto" w:fill="FFFFFF"/>
        </w:rPr>
        <w:t>）</w:t>
      </w:r>
      <w:r>
        <w:rPr>
          <w:rFonts w:cs="Xingkai SC Bold" w:hint="eastAsia"/>
          <w:color w:val="333333"/>
          <w:shd w:val="clear" w:color="auto" w:fill="FFFFFF"/>
        </w:rPr>
        <w:t>均可还原硫酸盐。</w:t>
      </w:r>
      <w:r>
        <w:rPr>
          <w:rFonts w:hint="eastAsia"/>
        </w:rPr>
        <w:t>在样品中我们发现了脱硫相关菌</w:t>
      </w:r>
      <w:r w:rsidRPr="0070455A">
        <w:rPr>
          <w:i/>
          <w:iCs/>
          <w:color w:val="000000"/>
        </w:rPr>
        <w:t>Desulfobacterales</w:t>
      </w:r>
      <w:r>
        <w:rPr>
          <w:rFonts w:hint="eastAsia"/>
          <w:i/>
          <w:iCs/>
          <w:color w:val="000000"/>
        </w:rPr>
        <w:t>、</w:t>
      </w:r>
      <w:r w:rsidRPr="0070455A">
        <w:rPr>
          <w:i/>
          <w:iCs/>
          <w:color w:val="000000"/>
        </w:rPr>
        <w:t>Desulfovibrionales</w:t>
      </w:r>
      <w:r>
        <w:rPr>
          <w:rFonts w:hint="eastAsia"/>
          <w:i/>
          <w:iCs/>
          <w:color w:val="000000"/>
        </w:rPr>
        <w:t>、</w:t>
      </w:r>
      <w:r w:rsidRPr="00EF6EE7">
        <w:rPr>
          <w:i/>
          <w:iCs/>
          <w:color w:val="000000"/>
        </w:rPr>
        <w:t>Syntrophobacterales</w:t>
      </w:r>
      <w:r>
        <w:rPr>
          <w:rFonts w:hint="eastAsia"/>
          <w:iCs/>
          <w:color w:val="000000"/>
        </w:rPr>
        <w:t>、</w:t>
      </w:r>
      <w:r w:rsidRPr="00EF6EE7">
        <w:rPr>
          <w:i/>
          <w:iCs/>
          <w:color w:val="000000"/>
        </w:rPr>
        <w:t>Desulfosporosinus</w:t>
      </w:r>
      <w:r w:rsidRPr="002303BE">
        <w:rPr>
          <w:rFonts w:hint="eastAsia"/>
          <w:iCs/>
          <w:snapToGrid w:val="0"/>
          <w:color w:val="000000"/>
          <w:spacing w:val="-2"/>
          <w:kern w:val="0"/>
        </w:rPr>
        <w:t>以及</w:t>
      </w:r>
      <w:r w:rsidRPr="002303BE">
        <w:rPr>
          <w:rFonts w:cs="Xingkai SC Bold"/>
          <w:i/>
          <w:snapToGrid w:val="0"/>
          <w:color w:val="333333"/>
          <w:spacing w:val="-2"/>
          <w:kern w:val="0"/>
          <w:shd w:val="clear" w:color="auto" w:fill="FFFFFF"/>
        </w:rPr>
        <w:t>Thermodesulfovibrio</w:t>
      </w:r>
      <w:r w:rsidRPr="002303BE">
        <w:rPr>
          <w:rFonts w:ascii="Lucida Grande" w:hAnsi="Lucida Grande" w:cs="Lucida Grande" w:hint="eastAsia"/>
          <w:snapToGrid w:val="0"/>
          <w:color w:val="000000"/>
          <w:spacing w:val="-2"/>
          <w:kern w:val="0"/>
        </w:rPr>
        <w:t>。其中</w:t>
      </w:r>
      <w:r w:rsidRPr="002303BE">
        <w:rPr>
          <w:rFonts w:cs="Xingkai SC Bold"/>
          <w:i/>
          <w:snapToGrid w:val="0"/>
          <w:color w:val="333333"/>
          <w:spacing w:val="-2"/>
          <w:kern w:val="0"/>
          <w:shd w:val="clear" w:color="auto" w:fill="FFFFFF"/>
        </w:rPr>
        <w:t>Thermodesulfovibrio</w:t>
      </w:r>
      <w:r w:rsidRPr="002303BE">
        <w:rPr>
          <w:rFonts w:cs="Xingkai SC Bold" w:hint="eastAsia"/>
          <w:snapToGrid w:val="0"/>
          <w:color w:val="333333"/>
          <w:spacing w:val="-2"/>
          <w:kern w:val="0"/>
          <w:shd w:val="clear" w:color="auto" w:fill="FFFFFF"/>
        </w:rPr>
        <w:t>是样品</w:t>
      </w:r>
      <w:r w:rsidRPr="002303BE">
        <w:rPr>
          <w:rFonts w:cs="Xingkai SC Bold" w:hint="eastAsia"/>
          <w:snapToGrid w:val="0"/>
          <w:color w:val="333333"/>
          <w:spacing w:val="-2"/>
          <w:kern w:val="0"/>
          <w:shd w:val="clear" w:color="auto" w:fill="FFFFFF"/>
        </w:rPr>
        <w:t>OTUs</w:t>
      </w:r>
      <w:r w:rsidRPr="002303BE">
        <w:rPr>
          <w:rFonts w:cs="Xingkai SC Bold" w:hint="eastAsia"/>
          <w:snapToGrid w:val="0"/>
          <w:color w:val="333333"/>
          <w:spacing w:val="-2"/>
          <w:kern w:val="0"/>
          <w:shd w:val="clear" w:color="auto" w:fill="FFFFFF"/>
        </w:rPr>
        <w:t>中</w:t>
      </w:r>
      <w:r w:rsidRPr="002303BE">
        <w:rPr>
          <w:i/>
          <w:snapToGrid w:val="0"/>
          <w:spacing w:val="-2"/>
          <w:kern w:val="0"/>
        </w:rPr>
        <w:t>Nitrospira</w:t>
      </w:r>
      <w:r w:rsidRPr="002303BE">
        <w:rPr>
          <w:rFonts w:hint="eastAsia"/>
          <w:snapToGrid w:val="0"/>
          <w:spacing w:val="-2"/>
          <w:kern w:val="0"/>
        </w:rPr>
        <w:t>的主要组成（在各样品中均占</w:t>
      </w:r>
      <w:r w:rsidRPr="002303BE">
        <w:rPr>
          <w:rFonts w:hint="eastAsia"/>
          <w:snapToGrid w:val="0"/>
          <w:spacing w:val="-2"/>
          <w:kern w:val="0"/>
        </w:rPr>
        <w:t>90%</w:t>
      </w:r>
      <w:r w:rsidRPr="002303BE">
        <w:rPr>
          <w:rFonts w:hint="eastAsia"/>
          <w:snapToGrid w:val="0"/>
          <w:spacing w:val="-2"/>
          <w:kern w:val="0"/>
        </w:rPr>
        <w:t>以上）。</w:t>
      </w:r>
      <w:r w:rsidRPr="002303BE">
        <w:rPr>
          <w:rFonts w:ascii="Lucida Grande" w:hAnsi="Lucida Grande" w:cs="Lucida Grande" w:hint="eastAsia"/>
          <w:snapToGrid w:val="0"/>
          <w:color w:val="000000"/>
          <w:spacing w:val="-2"/>
          <w:kern w:val="0"/>
        </w:rPr>
        <w:t>然而，在外加了硫</w:t>
      </w:r>
      <w:r w:rsidRPr="002303BE">
        <w:rPr>
          <w:rFonts w:cs="Lucida Grande"/>
          <w:snapToGrid w:val="0"/>
          <w:color w:val="000000"/>
          <w:spacing w:val="-2"/>
          <w:kern w:val="0"/>
        </w:rPr>
        <w:t>酸盐的</w:t>
      </w:r>
      <w:r w:rsidRPr="002303BE">
        <w:rPr>
          <w:rFonts w:cs="Lucida Grande"/>
          <w:snapToGrid w:val="0"/>
          <w:color w:val="000000"/>
          <w:spacing w:val="-2"/>
          <w:kern w:val="0"/>
        </w:rPr>
        <w:t>T-1</w:t>
      </w:r>
      <w:r w:rsidRPr="002303BE">
        <w:rPr>
          <w:rFonts w:cs="Lucida Grande"/>
          <w:snapToGrid w:val="0"/>
          <w:color w:val="000000"/>
          <w:spacing w:val="-2"/>
          <w:kern w:val="0"/>
        </w:rPr>
        <w:t>实验组，</w:t>
      </w:r>
      <w:r w:rsidRPr="002303BE">
        <w:rPr>
          <w:rFonts w:cs="Lucida Grande" w:hint="eastAsia"/>
          <w:snapToGrid w:val="0"/>
          <w:color w:val="000000"/>
          <w:spacing w:val="-2"/>
          <w:kern w:val="0"/>
        </w:rPr>
        <w:t>这些硫酸盐还原菌并</w:t>
      </w:r>
      <w:r w:rsidRPr="002303BE">
        <w:rPr>
          <w:rFonts w:cs="Lucida Grande"/>
          <w:snapToGrid w:val="0"/>
          <w:color w:val="000000"/>
          <w:spacing w:val="-2"/>
          <w:kern w:val="0"/>
        </w:rPr>
        <w:t>未出现</w:t>
      </w:r>
      <w:r w:rsidRPr="002303BE">
        <w:rPr>
          <w:rFonts w:cs="Lucida Grande" w:hint="eastAsia"/>
          <w:snapToGrid w:val="0"/>
          <w:color w:val="000000"/>
          <w:spacing w:val="-2"/>
          <w:kern w:val="0"/>
        </w:rPr>
        <w:t>明显富集</w:t>
      </w:r>
      <w:r w:rsidRPr="002303BE">
        <w:rPr>
          <w:rFonts w:cs="Lucida Grande"/>
          <w:snapToGrid w:val="0"/>
          <w:color w:val="000000"/>
          <w:spacing w:val="-2"/>
          <w:kern w:val="0"/>
        </w:rPr>
        <w:t>，反而在相同的时间点富集程度低于</w:t>
      </w:r>
      <w:r w:rsidRPr="002303BE">
        <w:rPr>
          <w:rFonts w:cs="Lucida Grande"/>
          <w:snapToGrid w:val="0"/>
          <w:color w:val="000000"/>
          <w:spacing w:val="-2"/>
          <w:kern w:val="0"/>
        </w:rPr>
        <w:t>T-1</w:t>
      </w:r>
      <w:r w:rsidRPr="002303BE">
        <w:rPr>
          <w:rFonts w:cs="Lucida Grande"/>
          <w:snapToGrid w:val="0"/>
          <w:color w:val="000000"/>
          <w:spacing w:val="-2"/>
          <w:kern w:val="0"/>
        </w:rPr>
        <w:t>组。</w:t>
      </w:r>
    </w:p>
    <w:p w14:paraId="7BBA2269" w14:textId="77777777" w:rsidR="00296D36" w:rsidRDefault="00296D36" w:rsidP="00A95F90">
      <w:pPr>
        <w:adjustRightInd w:val="0"/>
        <w:snapToGrid w:val="0"/>
        <w:spacing w:line="300" w:lineRule="auto"/>
        <w:ind w:firstLineChars="200" w:firstLine="480"/>
      </w:pPr>
      <w:r>
        <w:rPr>
          <w:rFonts w:hint="eastAsia"/>
        </w:rPr>
        <w:t>在厌氧环境中，三价铁还原菌与通过发酵或厌氧呼吸作用生长的细菌（如硫酸盐还原菌、硝酸盐还原菌）共存</w:t>
      </w:r>
      <w:r w:rsidRPr="002723F0">
        <w:rPr>
          <w:noProof/>
          <w:vertAlign w:val="superscript"/>
        </w:rPr>
        <w:t>[81]</w:t>
      </w:r>
      <w:r>
        <w:rPr>
          <w:rFonts w:hint="eastAsia"/>
        </w:rPr>
        <w:t>。</w:t>
      </w:r>
      <w:r w:rsidRPr="00A0353E">
        <w:rPr>
          <w:rFonts w:hint="eastAsia"/>
        </w:rPr>
        <w:t>三价铁还原菌</w:t>
      </w:r>
      <w:r>
        <w:rPr>
          <w:rFonts w:hint="eastAsia"/>
        </w:rPr>
        <w:t>位于</w:t>
      </w:r>
      <w:r w:rsidRPr="00C473B6">
        <w:rPr>
          <w:rFonts w:hAnsi="宋体" w:hint="eastAsia"/>
          <w:i/>
        </w:rPr>
        <w:t>δ</w:t>
      </w:r>
      <w:r w:rsidRPr="000F6171">
        <w:rPr>
          <w:rFonts w:hAnsi="宋体" w:hint="eastAsia"/>
        </w:rPr>
        <w:t>变形菌亚门</w:t>
      </w:r>
      <w:r>
        <w:rPr>
          <w:rFonts w:hAnsi="宋体" w:hint="eastAsia"/>
        </w:rPr>
        <w:t>中</w:t>
      </w:r>
      <w:r w:rsidRPr="00A0353E">
        <w:rPr>
          <w:rFonts w:hint="eastAsia"/>
        </w:rPr>
        <w:t>脱硫单胞菌属</w:t>
      </w:r>
      <w:r>
        <w:rPr>
          <w:rFonts w:hint="eastAsia"/>
        </w:rPr>
        <w:t>（</w:t>
      </w:r>
      <w:r w:rsidRPr="00823A15">
        <w:rPr>
          <w:i/>
          <w:iCs/>
          <w:color w:val="000000"/>
        </w:rPr>
        <w:t>Desulfuromonas</w:t>
      </w:r>
      <w:r>
        <w:rPr>
          <w:rFonts w:hint="eastAsia"/>
        </w:rPr>
        <w:t>）</w:t>
      </w:r>
      <w:r w:rsidRPr="00A0353E">
        <w:rPr>
          <w:rFonts w:hint="eastAsia"/>
        </w:rPr>
        <w:t>，脱硫细菌属</w:t>
      </w:r>
      <w:r>
        <w:rPr>
          <w:rFonts w:hint="eastAsia"/>
        </w:rPr>
        <w:t>（</w:t>
      </w:r>
      <w:r w:rsidRPr="00823A15">
        <w:rPr>
          <w:i/>
          <w:iCs/>
          <w:color w:val="000000"/>
        </w:rPr>
        <w:t>Desulfuromusa</w:t>
      </w:r>
      <w:r>
        <w:rPr>
          <w:rFonts w:hint="eastAsia"/>
        </w:rPr>
        <w:t>），地</w:t>
      </w:r>
      <w:r w:rsidRPr="00A0353E">
        <w:rPr>
          <w:rFonts w:hint="eastAsia"/>
        </w:rPr>
        <w:t>杆菌属</w:t>
      </w:r>
      <w:r>
        <w:rPr>
          <w:rFonts w:hint="eastAsia"/>
        </w:rPr>
        <w:t>（</w:t>
      </w:r>
      <w:r w:rsidRPr="00823A15">
        <w:rPr>
          <w:i/>
          <w:iCs/>
          <w:color w:val="000000"/>
        </w:rPr>
        <w:t>Geobacter</w:t>
      </w:r>
      <w:r>
        <w:rPr>
          <w:rFonts w:hint="eastAsia"/>
        </w:rPr>
        <w:t>）</w:t>
      </w:r>
      <w:r w:rsidRPr="00A0353E">
        <w:rPr>
          <w:rFonts w:hint="eastAsia"/>
        </w:rPr>
        <w:t>和幽门杆菌属</w:t>
      </w:r>
      <w:r>
        <w:rPr>
          <w:rFonts w:hint="eastAsia"/>
        </w:rPr>
        <w:t>（</w:t>
      </w:r>
      <w:r w:rsidRPr="00823A15">
        <w:rPr>
          <w:i/>
          <w:iCs/>
          <w:color w:val="000000"/>
        </w:rPr>
        <w:t>Pelobacter</w:t>
      </w:r>
      <w:r>
        <w:rPr>
          <w:rFonts w:hint="eastAsia"/>
        </w:rPr>
        <w:t>）</w:t>
      </w:r>
      <w:r w:rsidRPr="002723F0">
        <w:rPr>
          <w:noProof/>
          <w:vertAlign w:val="superscript"/>
        </w:rPr>
        <w:t>[82]</w:t>
      </w:r>
      <w:r>
        <w:rPr>
          <w:rFonts w:hint="eastAsia"/>
        </w:rPr>
        <w:t>。</w:t>
      </w:r>
      <w:r w:rsidRPr="00270475">
        <w:rPr>
          <w:i/>
          <w:iCs/>
          <w:color w:val="000000"/>
        </w:rPr>
        <w:t>Desulfuromonas</w:t>
      </w:r>
      <w:r w:rsidRPr="00270475">
        <w:rPr>
          <w:noProof/>
          <w:sz w:val="20"/>
        </w:rPr>
        <w:t xml:space="preserve"> </w:t>
      </w:r>
      <w:r w:rsidRPr="00270475">
        <w:rPr>
          <w:i/>
          <w:iCs/>
          <w:color w:val="000000"/>
        </w:rPr>
        <w:t>chloroethenica</w:t>
      </w:r>
      <w:r w:rsidRPr="00270475">
        <w:rPr>
          <w:noProof/>
          <w:sz w:val="20"/>
        </w:rPr>
        <w:t xml:space="preserve"> </w:t>
      </w:r>
      <w:r>
        <w:rPr>
          <w:rFonts w:hint="eastAsia"/>
          <w:noProof/>
          <w:sz w:val="20"/>
        </w:rPr>
        <w:t>、</w:t>
      </w:r>
      <w:r w:rsidRPr="006E37B7">
        <w:rPr>
          <w:i/>
          <w:iCs/>
          <w:color w:val="000000"/>
        </w:rPr>
        <w:t>Desulfuromonas</w:t>
      </w:r>
      <w:r>
        <w:rPr>
          <w:rFonts w:ascii="Helvetica" w:hAnsi="Helvetica" w:cs="Helvetica"/>
          <w:kern w:val="0"/>
        </w:rPr>
        <w:t xml:space="preserve"> </w:t>
      </w:r>
      <w:r w:rsidRPr="006E37B7">
        <w:rPr>
          <w:i/>
          <w:iCs/>
          <w:color w:val="000000"/>
        </w:rPr>
        <w:t>michiganensis</w:t>
      </w:r>
      <w:r>
        <w:rPr>
          <w:rFonts w:ascii="Helvetica" w:hAnsi="Helvetica" w:cs="Helvetica" w:hint="eastAsia"/>
          <w:kern w:val="0"/>
        </w:rPr>
        <w:t>、</w:t>
      </w:r>
      <w:r w:rsidRPr="006E37B7">
        <w:rPr>
          <w:i/>
          <w:iCs/>
          <w:color w:val="000000"/>
        </w:rPr>
        <w:t>Geobacter</w:t>
      </w:r>
      <w:r w:rsidRPr="00270475">
        <w:rPr>
          <w:noProof/>
          <w:sz w:val="20"/>
        </w:rPr>
        <w:t xml:space="preserve"> </w:t>
      </w:r>
      <w:r w:rsidRPr="006E37B7">
        <w:rPr>
          <w:i/>
          <w:iCs/>
          <w:color w:val="000000"/>
        </w:rPr>
        <w:t>lovleyi</w:t>
      </w:r>
      <w:r>
        <w:rPr>
          <w:rFonts w:hint="eastAsia"/>
        </w:rPr>
        <w:t>等三价铁还原菌可作用于</w:t>
      </w:r>
      <w:r w:rsidRPr="006E37B7">
        <w:rPr>
          <w:rFonts w:hint="eastAsia"/>
        </w:rPr>
        <w:t>三氯乙烯（</w:t>
      </w:r>
      <w:r w:rsidRPr="006E37B7">
        <w:rPr>
          <w:rFonts w:hint="eastAsia"/>
        </w:rPr>
        <w:t>TCE</w:t>
      </w:r>
      <w:r w:rsidRPr="006E37B7">
        <w:rPr>
          <w:rFonts w:hint="eastAsia"/>
        </w:rPr>
        <w:t>）</w:t>
      </w:r>
      <w:r>
        <w:rPr>
          <w:rFonts w:hint="eastAsia"/>
        </w:rPr>
        <w:t>、</w:t>
      </w:r>
      <w:r w:rsidRPr="006E37B7">
        <w:t>四氯乙烯</w:t>
      </w:r>
      <w:r w:rsidRPr="006E37B7">
        <w:rPr>
          <w:rFonts w:hint="eastAsia"/>
        </w:rPr>
        <w:t>（</w:t>
      </w:r>
      <w:r w:rsidRPr="006E37B7">
        <w:rPr>
          <w:rFonts w:hint="eastAsia"/>
        </w:rPr>
        <w:t>PCE</w:t>
      </w:r>
      <w:r w:rsidRPr="006E37B7">
        <w:rPr>
          <w:rFonts w:hint="eastAsia"/>
        </w:rPr>
        <w:t>）</w:t>
      </w:r>
      <w:r>
        <w:rPr>
          <w:rFonts w:hint="eastAsia"/>
        </w:rPr>
        <w:t>，使其脱氯</w:t>
      </w:r>
      <w:r w:rsidRPr="002723F0">
        <w:rPr>
          <w:noProof/>
          <w:vertAlign w:val="superscript"/>
        </w:rPr>
        <w:t>[79, 83, 84]</w:t>
      </w:r>
      <w:r>
        <w:rPr>
          <w:rFonts w:hint="eastAsia"/>
        </w:rPr>
        <w:t>。</w:t>
      </w:r>
      <w:r>
        <w:rPr>
          <w:rFonts w:hint="eastAsia"/>
        </w:rPr>
        <w:t>Wei</w:t>
      </w:r>
      <w:r>
        <w:rPr>
          <w:rFonts w:hint="eastAsia"/>
        </w:rPr>
        <w:t>等</w:t>
      </w:r>
      <w:r w:rsidRPr="00CE452C">
        <w:rPr>
          <w:noProof/>
          <w:vertAlign w:val="superscript"/>
        </w:rPr>
        <w:t>[57]</w:t>
      </w:r>
      <w:r>
        <w:rPr>
          <w:rFonts w:hint="eastAsia"/>
        </w:rPr>
        <w:t>发现外加三价铁后，不会完全抑制</w:t>
      </w:r>
      <w:r>
        <w:rPr>
          <w:rFonts w:hint="eastAsia"/>
        </w:rPr>
        <w:t>TCE</w:t>
      </w:r>
      <w:r>
        <w:rPr>
          <w:rFonts w:hint="eastAsia"/>
        </w:rPr>
        <w:t>的降解，</w:t>
      </w:r>
      <w:r w:rsidRPr="00FD190E">
        <w:rPr>
          <w:rFonts w:hint="eastAsia"/>
          <w:i/>
          <w:iCs/>
          <w:color w:val="000000"/>
        </w:rPr>
        <w:t>Dehalococcoides</w:t>
      </w:r>
      <w:r w:rsidRPr="006A6428">
        <w:rPr>
          <w:rFonts w:hint="eastAsia"/>
        </w:rPr>
        <w:t>和</w:t>
      </w:r>
      <w:r w:rsidRPr="00FD190E">
        <w:rPr>
          <w:rFonts w:hint="eastAsia"/>
          <w:i/>
          <w:iCs/>
          <w:color w:val="000000"/>
        </w:rPr>
        <w:t>Geobacteraceae</w:t>
      </w:r>
      <w:r>
        <w:rPr>
          <w:rFonts w:hint="eastAsia"/>
        </w:rPr>
        <w:t>将</w:t>
      </w:r>
      <w:r w:rsidRPr="006A6428">
        <w:rPr>
          <w:rFonts w:hint="eastAsia"/>
        </w:rPr>
        <w:t>在</w:t>
      </w:r>
      <w:r w:rsidRPr="006A6428">
        <w:rPr>
          <w:rFonts w:hint="eastAsia"/>
        </w:rPr>
        <w:t>TCE</w:t>
      </w:r>
      <w:r w:rsidRPr="006A6428">
        <w:rPr>
          <w:rFonts w:hint="eastAsia"/>
        </w:rPr>
        <w:t>降解</w:t>
      </w:r>
      <w:r>
        <w:rPr>
          <w:rFonts w:hint="eastAsia"/>
        </w:rPr>
        <w:t>、三价铁还原环境下同步</w:t>
      </w:r>
      <w:r w:rsidRPr="006A6428">
        <w:rPr>
          <w:rFonts w:hint="eastAsia"/>
        </w:rPr>
        <w:t>富集。</w:t>
      </w:r>
      <w:r>
        <w:rPr>
          <w:rFonts w:hint="eastAsia"/>
        </w:rPr>
        <w:t>然而，截至目前，尚未发现能够降解</w:t>
      </w:r>
      <w:r>
        <w:rPr>
          <w:rFonts w:hint="eastAsia"/>
        </w:rPr>
        <w:t>PCBs</w:t>
      </w:r>
      <w:r>
        <w:rPr>
          <w:rFonts w:hint="eastAsia"/>
        </w:rPr>
        <w:t>的铁还原菌，仅从高通量测序所得的三价铁还原相关细菌的在样本中的相对数量难以得出确切规律，脱氯过程及铁还原过程中微生物的相互作用较为复杂，有待进一步研究。</w:t>
      </w:r>
    </w:p>
    <w:p w14:paraId="2EC71BAB" w14:textId="77777777" w:rsidR="00296D36" w:rsidRPr="00BF6E0F" w:rsidRDefault="00296D36" w:rsidP="00A95F90">
      <w:pPr>
        <w:adjustRightInd w:val="0"/>
        <w:snapToGrid w:val="0"/>
        <w:spacing w:line="300" w:lineRule="auto"/>
        <w:ind w:firstLineChars="200" w:firstLine="480"/>
        <w:rPr>
          <w:szCs w:val="22"/>
        </w:rPr>
      </w:pPr>
      <w:r>
        <w:rPr>
          <w:rFonts w:hint="eastAsia"/>
          <w:szCs w:val="22"/>
        </w:rPr>
        <w:t>杨凯</w:t>
      </w:r>
      <w:r w:rsidRPr="002723F0">
        <w:rPr>
          <w:noProof/>
          <w:szCs w:val="22"/>
          <w:vertAlign w:val="superscript"/>
        </w:rPr>
        <w:t>[85]</w:t>
      </w:r>
      <w:r>
        <w:rPr>
          <w:rFonts w:hint="eastAsia"/>
          <w:szCs w:val="22"/>
        </w:rPr>
        <w:t>通过对</w:t>
      </w:r>
      <w:r>
        <w:rPr>
          <w:rFonts w:hint="eastAsia"/>
          <w:szCs w:val="22"/>
        </w:rPr>
        <w:t>PCBs</w:t>
      </w:r>
      <w:r>
        <w:rPr>
          <w:rFonts w:hint="eastAsia"/>
          <w:szCs w:val="22"/>
        </w:rPr>
        <w:t>脱氯富集培养体的群落研究发现厚壁菌门（</w:t>
      </w:r>
      <w:r w:rsidRPr="00C645B3">
        <w:rPr>
          <w:rFonts w:hint="eastAsia"/>
          <w:i/>
          <w:szCs w:val="22"/>
        </w:rPr>
        <w:t>Firmicutes</w:t>
      </w:r>
      <w:r w:rsidRPr="00567D31">
        <w:rPr>
          <w:rFonts w:hint="eastAsia"/>
          <w:szCs w:val="22"/>
        </w:rPr>
        <w:t>）</w:t>
      </w:r>
      <w:r w:rsidR="009C4F3D">
        <w:rPr>
          <w:rFonts w:hint="eastAsia"/>
          <w:szCs w:val="22"/>
        </w:rPr>
        <w:t>是</w:t>
      </w:r>
      <w:r>
        <w:rPr>
          <w:rFonts w:hint="eastAsia"/>
          <w:szCs w:val="22"/>
        </w:rPr>
        <w:t>占</w:t>
      </w:r>
      <w:r w:rsidRPr="00BF6E0F">
        <w:rPr>
          <w:rFonts w:hint="eastAsia"/>
        </w:rPr>
        <w:t>比最多的菌门，其中可能存在与</w:t>
      </w:r>
      <w:r w:rsidRPr="00BF6E0F">
        <w:rPr>
          <w:rFonts w:hint="eastAsia"/>
        </w:rPr>
        <w:t>PCBs</w:t>
      </w:r>
      <w:r w:rsidRPr="00BF6E0F">
        <w:rPr>
          <w:rFonts w:hint="eastAsia"/>
        </w:rPr>
        <w:t>在脱氯富集培养体中转化与消解密切相关的微生物。厚壁菌门（</w:t>
      </w:r>
      <w:r w:rsidRPr="00BF6E0F">
        <w:rPr>
          <w:rFonts w:hint="eastAsia"/>
          <w:i/>
        </w:rPr>
        <w:t>Firmicutes</w:t>
      </w:r>
      <w:r w:rsidRPr="00BF6E0F">
        <w:rPr>
          <w:rFonts w:hint="eastAsia"/>
        </w:rPr>
        <w:t>）在第</w:t>
      </w:r>
      <w:r w:rsidRPr="00BF6E0F">
        <w:rPr>
          <w:rFonts w:hint="eastAsia"/>
        </w:rPr>
        <w:t>0</w:t>
      </w:r>
      <w:r w:rsidRPr="00BF6E0F">
        <w:rPr>
          <w:rFonts w:hint="eastAsia"/>
        </w:rPr>
        <w:t>周占总</w:t>
      </w:r>
      <w:r w:rsidRPr="00BF6E0F">
        <w:rPr>
          <w:rFonts w:hint="eastAsia"/>
        </w:rPr>
        <w:t>OTUs</w:t>
      </w:r>
      <w:r w:rsidRPr="00BF6E0F">
        <w:rPr>
          <w:rFonts w:hint="eastAsia"/>
        </w:rPr>
        <w:t>的</w:t>
      </w:r>
      <w:r w:rsidRPr="00BF6E0F">
        <w:rPr>
          <w:rFonts w:hint="eastAsia"/>
        </w:rPr>
        <w:t>9.62%</w:t>
      </w:r>
      <w:r w:rsidRPr="00BF6E0F">
        <w:rPr>
          <w:rFonts w:hint="eastAsia"/>
        </w:rPr>
        <w:t>，与</w:t>
      </w:r>
      <w:r w:rsidRPr="00BF6E0F">
        <w:rPr>
          <w:rFonts w:cs="Lucida Grande"/>
          <w:color w:val="000000"/>
        </w:rPr>
        <w:t>Matturro</w:t>
      </w:r>
      <w:r w:rsidRPr="00BF6E0F">
        <w:rPr>
          <w:rFonts w:cs="Lucida Grande" w:hint="eastAsia"/>
          <w:color w:val="000000"/>
        </w:rPr>
        <w:t>等</w:t>
      </w:r>
      <w:r w:rsidRPr="002723F0">
        <w:rPr>
          <w:rFonts w:cs="Lucida Grande"/>
          <w:noProof/>
          <w:color w:val="000000"/>
          <w:vertAlign w:val="superscript"/>
        </w:rPr>
        <w:t>[86]</w:t>
      </w:r>
      <w:r w:rsidRPr="00BF6E0F">
        <w:rPr>
          <w:rFonts w:cs="Lucida Grande" w:hint="eastAsia"/>
          <w:color w:val="000000"/>
        </w:rPr>
        <w:t>对历史上</w:t>
      </w:r>
      <w:r w:rsidRPr="00BF6E0F">
        <w:rPr>
          <w:rFonts w:hint="eastAsia"/>
        </w:rPr>
        <w:t>有</w:t>
      </w:r>
      <w:r w:rsidRPr="00BF6E0F">
        <w:rPr>
          <w:rFonts w:cs="Lucida Grande" w:hint="eastAsia"/>
          <w:color w:val="000000"/>
        </w:rPr>
        <w:t>PCBs</w:t>
      </w:r>
      <w:r w:rsidRPr="00BF6E0F">
        <w:rPr>
          <w:rFonts w:cs="Lucida Grande" w:hint="eastAsia"/>
          <w:color w:val="000000"/>
        </w:rPr>
        <w:t>污染的意大利</w:t>
      </w:r>
      <w:r w:rsidRPr="00BF6E0F">
        <w:rPr>
          <w:rFonts w:cs="Lucida Grande"/>
          <w:color w:val="000000"/>
        </w:rPr>
        <w:t>塔兰托海湾</w:t>
      </w:r>
      <w:r w:rsidRPr="00BF6E0F">
        <w:rPr>
          <w:rFonts w:cs="Lucida Grande" w:hint="eastAsia"/>
          <w:color w:val="000000"/>
        </w:rPr>
        <w:t>沉积物高通量测序结果中厚壁菌门以</w:t>
      </w:r>
      <w:r w:rsidRPr="00BF6E0F">
        <w:rPr>
          <w:rFonts w:ascii="Times" w:hAnsi="Times" w:cs="Times" w:hint="eastAsia"/>
          <w:iCs/>
          <w:kern w:val="0"/>
        </w:rPr>
        <w:t>热脱硫菌科（</w:t>
      </w:r>
      <w:r w:rsidRPr="00BF6E0F">
        <w:rPr>
          <w:rFonts w:ascii="Times" w:hAnsi="Times" w:cs="Times"/>
          <w:i/>
          <w:iCs/>
          <w:kern w:val="0"/>
        </w:rPr>
        <w:t>Thermodesulfobiaceae</w:t>
      </w:r>
      <w:r w:rsidRPr="00BF6E0F">
        <w:rPr>
          <w:rFonts w:ascii="Times" w:hAnsi="Times" w:cs="Times" w:hint="eastAsia"/>
          <w:iCs/>
          <w:kern w:val="0"/>
        </w:rPr>
        <w:t>）</w:t>
      </w:r>
      <w:r w:rsidRPr="00BF6E0F">
        <w:rPr>
          <w:rFonts w:cs="Lucida Grande" w:hint="eastAsia"/>
          <w:color w:val="000000"/>
        </w:rPr>
        <w:t>为主不同，太湖底泥微环境</w:t>
      </w:r>
      <w:r w:rsidRPr="00BF6E0F">
        <w:rPr>
          <w:rFonts w:hint="eastAsia"/>
        </w:rPr>
        <w:t>中的厚壁菌门中梭菌目（</w:t>
      </w:r>
      <w:r w:rsidRPr="00BF6E0F">
        <w:rPr>
          <w:rFonts w:ascii="Times" w:hAnsi="Times" w:cs="Times"/>
          <w:i/>
          <w:iCs/>
          <w:kern w:val="0"/>
        </w:rPr>
        <w:t>Clostridiales</w:t>
      </w:r>
      <w:r w:rsidRPr="00BF6E0F">
        <w:rPr>
          <w:rFonts w:ascii="Lucida Grande" w:hAnsi="Lucida Grande" w:cs="Lucida Grande" w:hint="eastAsia"/>
          <w:color w:val="000000"/>
        </w:rPr>
        <w:t>）居多。</w:t>
      </w:r>
      <w:r w:rsidRPr="00BF6E0F">
        <w:rPr>
          <w:rFonts w:ascii="Times" w:hAnsi="Times" w:cs="Times"/>
          <w:i/>
          <w:iCs/>
          <w:kern w:val="0"/>
        </w:rPr>
        <w:t>Thermodesulfobiaceae</w:t>
      </w:r>
      <w:r w:rsidRPr="00BF6E0F">
        <w:rPr>
          <w:rFonts w:ascii="Times" w:hAnsi="Times" w:cs="Times" w:hint="eastAsia"/>
          <w:iCs/>
          <w:kern w:val="0"/>
        </w:rPr>
        <w:t>中包含几种硫酸盐还原菌</w:t>
      </w:r>
      <w:r w:rsidRPr="002723F0">
        <w:rPr>
          <w:iCs/>
          <w:noProof/>
          <w:kern w:val="0"/>
          <w:vertAlign w:val="superscript"/>
        </w:rPr>
        <w:t>[87]</w:t>
      </w:r>
      <w:r w:rsidRPr="00BF6E0F">
        <w:rPr>
          <w:rFonts w:ascii="Times" w:hAnsi="Times" w:cs="Times" w:hint="eastAsia"/>
          <w:iCs/>
          <w:kern w:val="0"/>
        </w:rPr>
        <w:t>，因而会在硫酸盐浓度高的海洋沉积物中富集。</w:t>
      </w:r>
      <w:r w:rsidRPr="00BF6E0F">
        <w:rPr>
          <w:rFonts w:hint="eastAsia"/>
        </w:rPr>
        <w:t>类似地，在外加硫酸盐的</w:t>
      </w:r>
      <w:r w:rsidRPr="00BF6E0F">
        <w:rPr>
          <w:rFonts w:hint="eastAsia"/>
        </w:rPr>
        <w:t>T-S</w:t>
      </w:r>
      <w:r w:rsidRPr="00BF6E0F">
        <w:rPr>
          <w:rFonts w:hint="eastAsia"/>
        </w:rPr>
        <w:t>实验组中也有热脱硫菌目</w:t>
      </w:r>
      <w:r w:rsidRPr="00BF6E0F">
        <w:rPr>
          <w:rFonts w:ascii="Times" w:hAnsi="Times" w:cs="Times" w:hint="eastAsia"/>
          <w:iCs/>
          <w:kern w:val="0"/>
        </w:rPr>
        <w:t>（</w:t>
      </w:r>
      <w:r w:rsidRPr="00BF6E0F">
        <w:rPr>
          <w:i/>
        </w:rPr>
        <w:t>Thermoanaerobacterales</w:t>
      </w:r>
      <w:r w:rsidRPr="00BF6E0F">
        <w:rPr>
          <w:rFonts w:hint="eastAsia"/>
        </w:rPr>
        <w:t>）富集，第</w:t>
      </w:r>
      <w:r w:rsidRPr="00BF6E0F">
        <w:rPr>
          <w:rFonts w:hint="eastAsia"/>
        </w:rPr>
        <w:t>24</w:t>
      </w:r>
      <w:r w:rsidRPr="00BF6E0F">
        <w:rPr>
          <w:rFonts w:hint="eastAsia"/>
        </w:rPr>
        <w:t>周占</w:t>
      </w:r>
      <w:r w:rsidRPr="00BF6E0F">
        <w:rPr>
          <w:rFonts w:hint="eastAsia"/>
        </w:rPr>
        <w:t>OTUs</w:t>
      </w:r>
      <w:r w:rsidRPr="00BF6E0F">
        <w:rPr>
          <w:rFonts w:hint="eastAsia"/>
        </w:rPr>
        <w:t>总数的</w:t>
      </w:r>
      <w:r w:rsidRPr="00BF6E0F">
        <w:rPr>
          <w:rFonts w:hint="eastAsia"/>
        </w:rPr>
        <w:t>0.14%</w:t>
      </w:r>
      <w:r w:rsidRPr="00BF6E0F">
        <w:rPr>
          <w:rFonts w:hint="eastAsia"/>
        </w:rPr>
        <w:t>、第</w:t>
      </w:r>
      <w:r w:rsidRPr="00BF6E0F">
        <w:rPr>
          <w:rFonts w:hint="eastAsia"/>
        </w:rPr>
        <w:t>66</w:t>
      </w:r>
      <w:r w:rsidRPr="00BF6E0F">
        <w:rPr>
          <w:rFonts w:hint="eastAsia"/>
        </w:rPr>
        <w:t>周占</w:t>
      </w:r>
      <w:r w:rsidRPr="00BF6E0F">
        <w:rPr>
          <w:rFonts w:hint="eastAsia"/>
        </w:rPr>
        <w:t>0.03%</w:t>
      </w:r>
      <w:r w:rsidRPr="00BF6E0F">
        <w:rPr>
          <w:rFonts w:hint="eastAsia"/>
          <w:szCs w:val="22"/>
        </w:rPr>
        <w:t>。</w:t>
      </w:r>
    </w:p>
    <w:p w14:paraId="277D3CF9" w14:textId="77777777" w:rsidR="00296D36" w:rsidRPr="00BF6E0F" w:rsidRDefault="00296D36" w:rsidP="00A95F90">
      <w:pPr>
        <w:adjustRightInd w:val="0"/>
        <w:snapToGrid w:val="0"/>
        <w:spacing w:line="300" w:lineRule="auto"/>
        <w:ind w:firstLineChars="200" w:firstLine="480"/>
        <w:rPr>
          <w:rFonts w:ascii="Lucida Grande" w:hAnsi="Lucida Grande" w:cs="Lucida Grande"/>
          <w:color w:val="000000"/>
        </w:rPr>
      </w:pPr>
      <w:r w:rsidRPr="00BF6E0F">
        <w:t>Merlino</w:t>
      </w:r>
      <w:r w:rsidRPr="00BF6E0F">
        <w:rPr>
          <w:rFonts w:ascii="Helvetica" w:hAnsi="Helvetica" w:cs="Helvetica" w:hint="eastAsia"/>
          <w:kern w:val="0"/>
        </w:rPr>
        <w:t>等</w:t>
      </w:r>
      <w:r w:rsidRPr="002723F0">
        <w:rPr>
          <w:noProof/>
          <w:kern w:val="0"/>
          <w:vertAlign w:val="superscript"/>
        </w:rPr>
        <w:t>[80]</w:t>
      </w:r>
      <w:r w:rsidRPr="00BF6E0F">
        <w:rPr>
          <w:rFonts w:ascii="Helvetica" w:hAnsi="Helvetica" w:cs="Helvetica" w:hint="eastAsia"/>
          <w:kern w:val="0"/>
        </w:rPr>
        <w:t>对乳酸生物刺激降解地下水中</w:t>
      </w:r>
      <w:r w:rsidRPr="00BF6E0F">
        <w:rPr>
          <w:rFonts w:ascii="Times" w:hAnsi="Times" w:cs="Times" w:hint="eastAsia"/>
          <w:iCs/>
          <w:kern w:val="0"/>
        </w:rPr>
        <w:t>1,2-</w:t>
      </w:r>
      <w:r w:rsidRPr="00BF6E0F">
        <w:rPr>
          <w:rFonts w:ascii="Times" w:hAnsi="Times" w:cs="Times" w:hint="eastAsia"/>
          <w:iCs/>
          <w:kern w:val="0"/>
        </w:rPr>
        <w:t>二氯</w:t>
      </w:r>
      <w:r w:rsidRPr="00BF6E0F">
        <w:rPr>
          <w:rFonts w:ascii="Helvetica" w:hAnsi="Helvetica" w:cs="Helvetica" w:hint="eastAsia"/>
          <w:kern w:val="0"/>
        </w:rPr>
        <w:t>乙烷的微生物群落进行研究，发现多种还原脱卤酶与富含</w:t>
      </w:r>
      <w:r w:rsidRPr="00BF6E0F">
        <w:rPr>
          <w:rFonts w:hint="eastAsia"/>
        </w:rPr>
        <w:t>梭菌目（</w:t>
      </w:r>
      <w:r w:rsidRPr="00BF6E0F">
        <w:rPr>
          <w:rFonts w:ascii="Times" w:hAnsi="Times" w:cs="Times"/>
          <w:i/>
          <w:iCs/>
          <w:kern w:val="0"/>
        </w:rPr>
        <w:t>Clostridiales</w:t>
      </w:r>
      <w:r w:rsidRPr="00BF6E0F">
        <w:rPr>
          <w:rFonts w:ascii="Lucida Grande" w:hAnsi="Lucida Grande" w:cs="Lucida Grande" w:hint="eastAsia"/>
          <w:color w:val="000000"/>
        </w:rPr>
        <w:t>）微生物的群落环境密切相关。本</w:t>
      </w:r>
      <w:r w:rsidRPr="00BF6E0F">
        <w:rPr>
          <w:rFonts w:hint="eastAsia"/>
        </w:rPr>
        <w:t>实验各样品中梭菌目一直在厚壁菌门中占比最多，占总</w:t>
      </w:r>
      <w:r w:rsidRPr="00BF6E0F">
        <w:rPr>
          <w:rFonts w:hint="eastAsia"/>
        </w:rPr>
        <w:t>OTUs</w:t>
      </w:r>
      <w:r w:rsidR="00547466">
        <w:rPr>
          <w:rFonts w:hint="eastAsia"/>
        </w:rPr>
        <w:t>的</w:t>
      </w:r>
      <w:r w:rsidRPr="00BF6E0F">
        <w:rPr>
          <w:rFonts w:hint="eastAsia"/>
        </w:rPr>
        <w:t>比例在</w:t>
      </w:r>
      <w:r w:rsidRPr="00BF6E0F">
        <w:rPr>
          <w:rFonts w:hint="eastAsia"/>
        </w:rPr>
        <w:t>6.78%</w:t>
      </w:r>
      <w:r>
        <w:t>–</w:t>
      </w:r>
      <w:r w:rsidRPr="00BF6E0F">
        <w:rPr>
          <w:rFonts w:hint="eastAsia"/>
        </w:rPr>
        <w:t>54.33%</w:t>
      </w:r>
      <w:r w:rsidRPr="00BF6E0F">
        <w:rPr>
          <w:rFonts w:hint="eastAsia"/>
        </w:rPr>
        <w:t>之间。</w:t>
      </w:r>
    </w:p>
    <w:p w14:paraId="0A98EBBC" w14:textId="77777777" w:rsidR="00296D36" w:rsidRPr="00BF6E0F" w:rsidRDefault="00296D36" w:rsidP="00A95F90">
      <w:pPr>
        <w:adjustRightInd w:val="0"/>
        <w:snapToGrid w:val="0"/>
        <w:spacing w:line="300" w:lineRule="auto"/>
        <w:ind w:firstLineChars="200" w:firstLine="480"/>
      </w:pPr>
      <w:r w:rsidRPr="00BF6E0F">
        <w:t>Hug</w:t>
      </w:r>
      <w:r w:rsidRPr="00BF6E0F">
        <w:rPr>
          <w:rFonts w:ascii="Helvetica" w:hAnsi="Helvetica" w:cs="Helvetica" w:hint="eastAsia"/>
          <w:kern w:val="0"/>
        </w:rPr>
        <w:t>等</w:t>
      </w:r>
      <w:r w:rsidRPr="002723F0">
        <w:rPr>
          <w:noProof/>
          <w:kern w:val="0"/>
          <w:vertAlign w:val="superscript"/>
        </w:rPr>
        <w:t>[88]</w:t>
      </w:r>
      <w:r w:rsidRPr="00BF6E0F">
        <w:rPr>
          <w:rFonts w:ascii="Helvetica" w:hAnsi="Helvetica" w:cs="Helvetica" w:hint="eastAsia"/>
          <w:kern w:val="0"/>
        </w:rPr>
        <w:t>分析了三种脱氯富集培养物的代谢和系统发育学差异，指出非脱氯微生物在群落中的重要作用，其中</w:t>
      </w:r>
      <w:r w:rsidRPr="00BF6E0F">
        <w:rPr>
          <w:rFonts w:hint="eastAsia"/>
        </w:rPr>
        <w:t>厚壁菌门</w:t>
      </w:r>
      <w:r w:rsidRPr="00BF6E0F">
        <w:rPr>
          <w:rFonts w:ascii="Helvetica" w:hAnsi="Helvetica" w:cs="Helvetica" w:hint="eastAsia"/>
          <w:kern w:val="0"/>
        </w:rPr>
        <w:t>、古生菌</w:t>
      </w:r>
      <w:r w:rsidRPr="00BF6E0F">
        <w:rPr>
          <w:rFonts w:hint="eastAsia"/>
        </w:rPr>
        <w:t>（</w:t>
      </w:r>
      <w:r w:rsidRPr="00BF6E0F">
        <w:rPr>
          <w:rFonts w:ascii="Times" w:hAnsi="Times" w:cs="Times" w:hint="eastAsia"/>
          <w:i/>
          <w:iCs/>
          <w:kern w:val="0"/>
        </w:rPr>
        <w:t>Euryarchaeota</w:t>
      </w:r>
      <w:r w:rsidRPr="00BF6E0F">
        <w:rPr>
          <w:rFonts w:ascii="Lucida Grande" w:hAnsi="Lucida Grande" w:cs="Lucida Grande" w:hint="eastAsia"/>
          <w:color w:val="000000"/>
        </w:rPr>
        <w:t>）</w:t>
      </w:r>
      <w:r w:rsidRPr="00BF6E0F">
        <w:rPr>
          <w:rFonts w:ascii="Helvetica" w:hAnsi="Helvetica" w:cs="Helvetica" w:hint="eastAsia"/>
          <w:kern w:val="0"/>
        </w:rPr>
        <w:t>、</w:t>
      </w:r>
      <w:r w:rsidRPr="00BF6E0F">
        <w:rPr>
          <w:rFonts w:hAnsi="宋体" w:hint="eastAsia"/>
          <w:i/>
        </w:rPr>
        <w:t>δ</w:t>
      </w:r>
      <w:r w:rsidRPr="00BF6E0F">
        <w:rPr>
          <w:rFonts w:hAnsi="宋体" w:hint="eastAsia"/>
        </w:rPr>
        <w:t>变形菌亚门</w:t>
      </w:r>
      <w:r w:rsidRPr="00BF6E0F">
        <w:rPr>
          <w:rFonts w:hint="eastAsia"/>
        </w:rPr>
        <w:t>在编码类咕啉合成、甲硫氨酸合成、氧清除和电子供体代谢起关键作用，间接</w:t>
      </w:r>
      <w:r w:rsidRPr="00BF6E0F">
        <w:rPr>
          <w:rFonts w:ascii="Helvetica" w:hAnsi="Helvetica" w:cs="Helvetica" w:hint="eastAsia"/>
          <w:kern w:val="0"/>
        </w:rPr>
        <w:t>提供</w:t>
      </w:r>
      <w:r w:rsidRPr="00BF6E0F">
        <w:rPr>
          <w:rFonts w:hint="eastAsia"/>
          <w:i/>
        </w:rPr>
        <w:t>Dehalococcoides</w:t>
      </w:r>
      <w:r w:rsidRPr="00BF6E0F">
        <w:rPr>
          <w:rFonts w:ascii="Helvetica" w:hAnsi="Helvetica" w:cs="Helvetica" w:hint="eastAsia"/>
          <w:kern w:val="0"/>
        </w:rPr>
        <w:t>生长所需的代谢物质。在本实验体系中并</w:t>
      </w:r>
      <w:r w:rsidR="00D627C8">
        <w:rPr>
          <w:rFonts w:ascii="Helvetica" w:hAnsi="Helvetica" w:cs="Helvetica" w:hint="eastAsia"/>
          <w:kern w:val="0"/>
        </w:rPr>
        <w:t>未</w:t>
      </w:r>
      <w:r w:rsidRPr="00BF6E0F">
        <w:rPr>
          <w:rFonts w:ascii="Helvetica" w:hAnsi="Helvetica" w:cs="Helvetica" w:hint="eastAsia"/>
          <w:kern w:val="0"/>
        </w:rPr>
        <w:t>检测古生</w:t>
      </w:r>
      <w:r w:rsidRPr="00BF6E0F">
        <w:rPr>
          <w:rFonts w:ascii="Helvetica" w:hAnsi="Helvetica" w:cs="Helvetica" w:hint="eastAsia"/>
          <w:kern w:val="0"/>
        </w:rPr>
        <w:lastRenderedPageBreak/>
        <w:t>菌，</w:t>
      </w:r>
      <w:r w:rsidRPr="00BF6E0F">
        <w:rPr>
          <w:rFonts w:hint="eastAsia"/>
        </w:rPr>
        <w:t>仅针对环境体系中的细菌进行测序。传统认为，古生菌会与</w:t>
      </w:r>
      <w:r w:rsidRPr="00BF6E0F">
        <w:rPr>
          <w:rFonts w:hint="eastAsia"/>
          <w:i/>
        </w:rPr>
        <w:t>Dehalococcoides</w:t>
      </w:r>
      <w:r w:rsidRPr="00BF6E0F">
        <w:rPr>
          <w:rFonts w:hint="eastAsia"/>
        </w:rPr>
        <w:t>竞争电子供体，而且它也不是提供</w:t>
      </w:r>
      <w:r w:rsidRPr="00BF6E0F">
        <w:rPr>
          <w:rFonts w:hint="eastAsia"/>
          <w:i/>
        </w:rPr>
        <w:t>Dehalococcoides</w:t>
      </w:r>
      <w:r w:rsidRPr="00BF6E0F">
        <w:rPr>
          <w:rFonts w:hint="eastAsia"/>
        </w:rPr>
        <w:t>生长所需代谢物的唯一来源。因此，在电子供体较少的情况下，不倾向于考虑其对脱氯菌生长的有益作用。</w:t>
      </w:r>
    </w:p>
    <w:p w14:paraId="27984585" w14:textId="77777777" w:rsidR="00296D36" w:rsidRDefault="00296D36" w:rsidP="003A4A6B">
      <w:pPr>
        <w:pStyle w:val="11"/>
        <w:snapToGrid w:val="0"/>
        <w:spacing w:beforeLines="100" w:before="326" w:line="300" w:lineRule="auto"/>
      </w:pPr>
      <w:bookmarkStart w:id="171" w:name="_Toc346463111"/>
      <w:r>
        <w:rPr>
          <w:rFonts w:hint="eastAsia"/>
        </w:rPr>
        <w:t xml:space="preserve">4.3 </w:t>
      </w:r>
      <w:r>
        <w:rPr>
          <w:rFonts w:hint="eastAsia"/>
        </w:rPr>
        <w:t>本章小结</w:t>
      </w:r>
      <w:bookmarkEnd w:id="171"/>
    </w:p>
    <w:p w14:paraId="17AFB7F7"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1</w:t>
      </w:r>
      <w:r w:rsidRPr="00E40C7E">
        <w:rPr>
          <w:rFonts w:hint="eastAsia"/>
        </w:rPr>
        <w:t>）对产甲烷条件下太湖底泥微环境（</w:t>
      </w:r>
      <w:r w:rsidRPr="00E40C7E">
        <w:rPr>
          <w:rFonts w:hint="eastAsia"/>
        </w:rPr>
        <w:t>T-1</w:t>
      </w:r>
      <w:r w:rsidRPr="00E40C7E">
        <w:rPr>
          <w:rFonts w:hint="eastAsia"/>
        </w:rPr>
        <w:t>实验组）、硫酸盐还原条件下太湖底泥微环境（</w:t>
      </w:r>
      <w:r w:rsidRPr="00E40C7E">
        <w:rPr>
          <w:rFonts w:hint="eastAsia"/>
        </w:rPr>
        <w:t>T-S</w:t>
      </w:r>
      <w:r w:rsidRPr="00E40C7E">
        <w:rPr>
          <w:rFonts w:hint="eastAsia"/>
        </w:rPr>
        <w:t>实验组）以及三价铁还原条件下的太湖底泥微环境（</w:t>
      </w:r>
      <w:r w:rsidRPr="00E40C7E">
        <w:rPr>
          <w:rFonts w:hint="eastAsia"/>
        </w:rPr>
        <w:t>T-Fe</w:t>
      </w:r>
      <w:r w:rsidRPr="00E40C7E">
        <w:rPr>
          <w:rFonts w:hint="eastAsia"/>
        </w:rPr>
        <w:t>实验组）在第</w:t>
      </w:r>
      <w:r w:rsidRPr="00E40C7E">
        <w:rPr>
          <w:rFonts w:hint="eastAsia"/>
        </w:rPr>
        <w:t>0</w:t>
      </w:r>
      <w:r w:rsidRPr="00E40C7E">
        <w:rPr>
          <w:rFonts w:hint="eastAsia"/>
        </w:rPr>
        <w:t>周（只取</w:t>
      </w:r>
      <w:r w:rsidRPr="00E40C7E">
        <w:rPr>
          <w:rFonts w:hint="eastAsia"/>
        </w:rPr>
        <w:t>T-1</w:t>
      </w:r>
      <w:r w:rsidRPr="00E40C7E">
        <w:rPr>
          <w:rFonts w:hint="eastAsia"/>
        </w:rPr>
        <w:t>组作为背景值）、第</w:t>
      </w:r>
      <w:r w:rsidRPr="00E40C7E">
        <w:rPr>
          <w:rFonts w:hint="eastAsia"/>
        </w:rPr>
        <w:t>6</w:t>
      </w:r>
      <w:r w:rsidRPr="00E40C7E">
        <w:rPr>
          <w:rFonts w:hint="eastAsia"/>
        </w:rPr>
        <w:t>周、第</w:t>
      </w:r>
      <w:r w:rsidRPr="00E40C7E">
        <w:rPr>
          <w:rFonts w:hint="eastAsia"/>
        </w:rPr>
        <w:t>24</w:t>
      </w:r>
      <w:r w:rsidRPr="00E40C7E">
        <w:rPr>
          <w:rFonts w:hint="eastAsia"/>
        </w:rPr>
        <w:t>周以及第</w:t>
      </w:r>
      <w:r w:rsidRPr="00E40C7E">
        <w:rPr>
          <w:rFonts w:hint="eastAsia"/>
        </w:rPr>
        <w:t>66</w:t>
      </w:r>
      <w:r w:rsidRPr="00E40C7E">
        <w:rPr>
          <w:rFonts w:hint="eastAsia"/>
        </w:rPr>
        <w:t>周共</w:t>
      </w:r>
      <w:r w:rsidRPr="00E40C7E">
        <w:rPr>
          <w:rFonts w:hint="eastAsia"/>
        </w:rPr>
        <w:t>10</w:t>
      </w:r>
      <w:r w:rsidRPr="00E40C7E">
        <w:rPr>
          <w:rFonts w:hint="eastAsia"/>
        </w:rPr>
        <w:t>个样品进行高通量测序，</w:t>
      </w:r>
      <w:r w:rsidRPr="00E40C7E">
        <w:t>共得到</w:t>
      </w:r>
      <w:r w:rsidRPr="00E40C7E">
        <w:t>14</w:t>
      </w:r>
      <w:r w:rsidRPr="00E40C7E">
        <w:rPr>
          <w:rFonts w:hint="eastAsia"/>
        </w:rPr>
        <w:t>9984</w:t>
      </w:r>
      <w:r w:rsidRPr="00E40C7E">
        <w:t>条序列，样品序列</w:t>
      </w:r>
      <w:r w:rsidRPr="00E40C7E">
        <w:rPr>
          <w:rFonts w:hint="eastAsia"/>
        </w:rPr>
        <w:t>数为</w:t>
      </w:r>
      <w:r w:rsidRPr="00E40C7E">
        <w:rPr>
          <w:rFonts w:hint="eastAsia"/>
        </w:rPr>
        <w:t>8000</w:t>
      </w:r>
      <w:r>
        <w:t>–</w:t>
      </w:r>
      <w:r w:rsidRPr="00E40C7E">
        <w:rPr>
          <w:rFonts w:hint="eastAsia"/>
        </w:rPr>
        <w:t>25273</w:t>
      </w:r>
      <w:r w:rsidRPr="00E40C7E">
        <w:t>条</w:t>
      </w:r>
      <w:r w:rsidRPr="00E40C7E">
        <w:rPr>
          <w:rFonts w:hint="eastAsia"/>
        </w:rPr>
        <w:t>。将相似度达到</w:t>
      </w:r>
      <w:r w:rsidRPr="00E40C7E">
        <w:rPr>
          <w:rFonts w:hint="eastAsia"/>
        </w:rPr>
        <w:t>97%</w:t>
      </w:r>
      <w:r w:rsidRPr="00E40C7E">
        <w:rPr>
          <w:rFonts w:hint="eastAsia"/>
        </w:rPr>
        <w:t>的序列归为</w:t>
      </w:r>
      <w:r w:rsidRPr="00E40C7E">
        <w:rPr>
          <w:rFonts w:hint="eastAsia"/>
        </w:rPr>
        <w:t>1</w:t>
      </w:r>
      <w:r w:rsidRPr="00E40C7E">
        <w:rPr>
          <w:rFonts w:hint="eastAsia"/>
        </w:rPr>
        <w:t>个</w:t>
      </w:r>
      <w:r w:rsidR="00F41EF2">
        <w:t>O</w:t>
      </w:r>
      <w:r w:rsidRPr="00E40C7E">
        <w:t>T</w:t>
      </w:r>
      <w:r w:rsidR="00F41EF2">
        <w:rPr>
          <w:rFonts w:hint="eastAsia"/>
        </w:rPr>
        <w:t>U</w:t>
      </w:r>
      <w:r w:rsidRPr="00E40C7E">
        <w:rPr>
          <w:rFonts w:hint="eastAsia"/>
        </w:rPr>
        <w:t>，各样品及</w:t>
      </w:r>
      <w:r w:rsidRPr="00E40C7E">
        <w:rPr>
          <w:rFonts w:hint="eastAsia"/>
        </w:rPr>
        <w:t>OTUs</w:t>
      </w:r>
      <w:r w:rsidRPr="00E40C7E">
        <w:rPr>
          <w:rFonts w:hint="eastAsia"/>
        </w:rPr>
        <w:t>为</w:t>
      </w:r>
      <w:r w:rsidRPr="00E40C7E">
        <w:rPr>
          <w:rFonts w:hint="eastAsia"/>
        </w:rPr>
        <w:t>1053</w:t>
      </w:r>
      <w:r>
        <w:t>–</w:t>
      </w:r>
      <w:r w:rsidRPr="00E40C7E">
        <w:rPr>
          <w:rFonts w:hint="eastAsia"/>
        </w:rPr>
        <w:t>1941</w:t>
      </w:r>
      <w:r w:rsidRPr="00E40C7E">
        <w:rPr>
          <w:rFonts w:hint="eastAsia"/>
        </w:rPr>
        <w:t>条，香农指数表明测序数目可以反映样品中大部分微生物的物种信息。</w:t>
      </w:r>
    </w:p>
    <w:p w14:paraId="4B313E7E"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2</w:t>
      </w:r>
      <w:r w:rsidRPr="00E40C7E">
        <w:rPr>
          <w:rFonts w:hint="eastAsia"/>
        </w:rPr>
        <w:t>）所测样品中主要有变形菌门（</w:t>
      </w:r>
      <w:r w:rsidRPr="00E40C7E">
        <w:rPr>
          <w:rFonts w:hint="eastAsia"/>
          <w:i/>
        </w:rPr>
        <w:t>Proteobacteria</w:t>
      </w:r>
      <w:r w:rsidRPr="00E40C7E">
        <w:rPr>
          <w:rFonts w:hint="eastAsia"/>
        </w:rPr>
        <w:t>）、拟杆菌门（</w:t>
      </w:r>
      <w:r w:rsidRPr="00E40C7E">
        <w:rPr>
          <w:rFonts w:hint="eastAsia"/>
          <w:i/>
        </w:rPr>
        <w:t>Bacteroidetes</w:t>
      </w:r>
      <w:r w:rsidRPr="00E40C7E">
        <w:rPr>
          <w:rFonts w:hint="eastAsia"/>
        </w:rPr>
        <w:t>）、绿弯菌门（</w:t>
      </w:r>
      <w:r w:rsidRPr="00E40C7E">
        <w:rPr>
          <w:rFonts w:hint="eastAsia"/>
          <w:i/>
        </w:rPr>
        <w:t>Chloroflexi</w:t>
      </w:r>
      <w:r w:rsidRPr="00E40C7E">
        <w:rPr>
          <w:rFonts w:hint="eastAsia"/>
        </w:rPr>
        <w:t>）、厚壁菌门（</w:t>
      </w:r>
      <w:r w:rsidRPr="00E40C7E">
        <w:rPr>
          <w:rFonts w:hint="eastAsia"/>
          <w:i/>
        </w:rPr>
        <w:t>Firmicutes</w:t>
      </w:r>
      <w:r w:rsidRPr="00E40C7E">
        <w:rPr>
          <w:rFonts w:hint="eastAsia"/>
        </w:rPr>
        <w:t>）、硝化螺旋菌门（</w:t>
      </w:r>
      <w:r w:rsidRPr="00E40C7E">
        <w:rPr>
          <w:rFonts w:hint="eastAsia"/>
          <w:i/>
        </w:rPr>
        <w:t>Nitrospirae</w:t>
      </w:r>
      <w:r w:rsidRPr="00E40C7E">
        <w:rPr>
          <w:rFonts w:hint="eastAsia"/>
        </w:rPr>
        <w:t>）、绿菌门（</w:t>
      </w:r>
      <w:r w:rsidRPr="00E40C7E">
        <w:rPr>
          <w:rFonts w:hint="eastAsia"/>
          <w:i/>
        </w:rPr>
        <w:t>Chlorobi</w:t>
      </w:r>
      <w:r w:rsidRPr="00E40C7E">
        <w:rPr>
          <w:rFonts w:hint="eastAsia"/>
        </w:rPr>
        <w:t>）、酸杆菌门（</w:t>
      </w:r>
      <w:r w:rsidRPr="00E40C7E">
        <w:rPr>
          <w:rFonts w:hint="eastAsia"/>
          <w:i/>
        </w:rPr>
        <w:t>Acidobacteria</w:t>
      </w:r>
      <w:r w:rsidRPr="00E40C7E">
        <w:rPr>
          <w:rFonts w:hint="eastAsia"/>
        </w:rPr>
        <w:t>）、放线菌门（</w:t>
      </w:r>
      <w:r w:rsidRPr="00E40C7E">
        <w:rPr>
          <w:i/>
        </w:rPr>
        <w:t>Actinobacteria</w:t>
      </w:r>
      <w:r w:rsidRPr="00E40C7E">
        <w:rPr>
          <w:rFonts w:hint="eastAsia"/>
        </w:rPr>
        <w:t>）、螺旋体门（</w:t>
      </w:r>
      <w:r w:rsidRPr="00E40C7E">
        <w:rPr>
          <w:i/>
        </w:rPr>
        <w:t>Spirochaetes</w:t>
      </w:r>
      <w:r w:rsidRPr="00E40C7E">
        <w:rPr>
          <w:rFonts w:hint="eastAsia"/>
        </w:rPr>
        <w:t>）等菌株。</w:t>
      </w:r>
    </w:p>
    <w:p w14:paraId="3B3757B8" w14:textId="7CA8ABB4"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3</w:t>
      </w:r>
      <w:r w:rsidRPr="00E40C7E">
        <w:rPr>
          <w:rFonts w:hint="eastAsia"/>
        </w:rPr>
        <w:t>）</w:t>
      </w:r>
      <w:r w:rsidRPr="00E40C7E">
        <w:rPr>
          <w:rFonts w:hint="eastAsia"/>
          <w:i/>
        </w:rPr>
        <w:t>Chloroflexi</w:t>
      </w:r>
      <w:r w:rsidRPr="00E40C7E">
        <w:rPr>
          <w:rFonts w:hint="eastAsia"/>
        </w:rPr>
        <w:t>中包含了所有</w:t>
      </w:r>
      <w:r w:rsidR="004273A9" w:rsidRPr="00E40C7E">
        <w:rPr>
          <w:rFonts w:hint="eastAsia"/>
        </w:rPr>
        <w:t>已知</w:t>
      </w:r>
      <w:r w:rsidR="000B1D5F" w:rsidRPr="00E40C7E">
        <w:rPr>
          <w:rFonts w:hint="eastAsia"/>
        </w:rPr>
        <w:t>的</w:t>
      </w:r>
      <w:r w:rsidRPr="00E40C7E">
        <w:rPr>
          <w:rFonts w:hint="eastAsia"/>
        </w:rPr>
        <w:t>PCBs</w:t>
      </w:r>
      <w:r w:rsidRPr="00E40C7E">
        <w:rPr>
          <w:rFonts w:hint="eastAsia"/>
        </w:rPr>
        <w:t>脱氯菌，在各个实验组随着脱氯进程占体系的百分比数量增加，但相对数量并未呈现绝对增长。</w:t>
      </w:r>
      <w:r w:rsidRPr="00E40C7E">
        <w:rPr>
          <w:rFonts w:hint="eastAsia"/>
          <w:i/>
        </w:rPr>
        <w:t>Chloroflexi</w:t>
      </w:r>
      <w:r w:rsidRPr="00E40C7E">
        <w:rPr>
          <w:rFonts w:hint="eastAsia"/>
        </w:rPr>
        <w:t>不仅仅相对其他菌门的数量发生变化，其门内菌群结构同样出现变化，</w:t>
      </w:r>
      <w:r w:rsidRPr="00E40C7E">
        <w:rPr>
          <w:rFonts w:hint="eastAsia"/>
        </w:rPr>
        <w:t>PCBs</w:t>
      </w:r>
      <w:r w:rsidRPr="00E40C7E">
        <w:rPr>
          <w:rFonts w:hint="eastAsia"/>
        </w:rPr>
        <w:t>脱氯菌所在的</w:t>
      </w:r>
      <w:r w:rsidRPr="00E40C7E">
        <w:rPr>
          <w:i/>
          <w:iCs/>
        </w:rPr>
        <w:t>Dehalococcoidales</w:t>
      </w:r>
      <w:r w:rsidRPr="00E40C7E">
        <w:rPr>
          <w:rFonts w:hint="eastAsia"/>
          <w:iCs/>
        </w:rPr>
        <w:t>目占</w:t>
      </w:r>
      <w:r w:rsidRPr="00E40C7E">
        <w:rPr>
          <w:rFonts w:hint="eastAsia"/>
          <w:i/>
        </w:rPr>
        <w:t>Chloroflexi</w:t>
      </w:r>
      <w:r w:rsidRPr="00E40C7E">
        <w:rPr>
          <w:rFonts w:hint="eastAsia"/>
        </w:rPr>
        <w:t>百分比保持增长。</w:t>
      </w:r>
    </w:p>
    <w:p w14:paraId="552CEF8E"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4</w:t>
      </w:r>
      <w:r w:rsidRPr="00E40C7E">
        <w:rPr>
          <w:rFonts w:hint="eastAsia"/>
        </w:rPr>
        <w:t>）大多数已知</w:t>
      </w:r>
      <w:r w:rsidRPr="00E40C7E">
        <w:rPr>
          <w:rFonts w:hint="eastAsia"/>
        </w:rPr>
        <w:t>PCBs</w:t>
      </w:r>
      <w:r w:rsidRPr="00E40C7E">
        <w:rPr>
          <w:rFonts w:hint="eastAsia"/>
        </w:rPr>
        <w:t>脱氯菌所在的</w:t>
      </w:r>
      <w:r w:rsidRPr="00E40C7E">
        <w:rPr>
          <w:rFonts w:cs="Lucida Grande"/>
          <w:i/>
        </w:rPr>
        <w:t>Dehalococcoides</w:t>
      </w:r>
      <w:r w:rsidRPr="00E40C7E">
        <w:rPr>
          <w:rFonts w:cs="Lucida Grande" w:hint="eastAsia"/>
          <w:i/>
        </w:rPr>
        <w:t xml:space="preserve"> </w:t>
      </w:r>
      <w:r w:rsidRPr="00E40C7E">
        <w:rPr>
          <w:rFonts w:cs="Lucida Grande" w:hint="eastAsia"/>
        </w:rPr>
        <w:t>在</w:t>
      </w:r>
      <w:r w:rsidRPr="00E40C7E">
        <w:rPr>
          <w:rFonts w:cs="Lucida Grande" w:hint="eastAsia"/>
        </w:rPr>
        <w:t>0</w:t>
      </w:r>
      <w:r w:rsidRPr="00E40C7E">
        <w:rPr>
          <w:rFonts w:cs="Lucida Grande" w:hint="eastAsia"/>
        </w:rPr>
        <w:t>周时未检出，</w:t>
      </w:r>
      <w:r w:rsidRPr="00E40C7E">
        <w:rPr>
          <w:rFonts w:cs="Lucida Grande" w:hint="eastAsia"/>
        </w:rPr>
        <w:t>T-1</w:t>
      </w:r>
      <w:r w:rsidRPr="00E40C7E">
        <w:rPr>
          <w:rFonts w:cs="Lucida Grande" w:hint="eastAsia"/>
        </w:rPr>
        <w:t>实验组中第</w:t>
      </w:r>
      <w:r w:rsidRPr="00E40C7E">
        <w:rPr>
          <w:rFonts w:cs="Lucida Grande" w:hint="eastAsia"/>
        </w:rPr>
        <w:t>6</w:t>
      </w:r>
      <w:r w:rsidRPr="00E40C7E">
        <w:rPr>
          <w:rFonts w:cs="Lucida Grande" w:hint="eastAsia"/>
        </w:rPr>
        <w:t>周、</w:t>
      </w:r>
      <w:r w:rsidRPr="00E40C7E">
        <w:rPr>
          <w:rFonts w:cs="Lucida Grande" w:hint="eastAsia"/>
        </w:rPr>
        <w:t>24</w:t>
      </w:r>
      <w:r w:rsidRPr="00E40C7E">
        <w:rPr>
          <w:rFonts w:cs="Lucida Grande" w:hint="eastAsia"/>
        </w:rPr>
        <w:t>周、</w:t>
      </w:r>
      <w:r w:rsidRPr="00E40C7E">
        <w:rPr>
          <w:rFonts w:cs="Lucida Grande" w:hint="eastAsia"/>
        </w:rPr>
        <w:t>66</w:t>
      </w:r>
      <w:r w:rsidRPr="00E40C7E">
        <w:rPr>
          <w:rFonts w:cs="Lucida Grande" w:hint="eastAsia"/>
        </w:rPr>
        <w:t>周依次占</w:t>
      </w:r>
      <w:r w:rsidRPr="00E40C7E">
        <w:rPr>
          <w:rFonts w:cs="Lucida Grande" w:hint="eastAsia"/>
        </w:rPr>
        <w:t>OTUs</w:t>
      </w:r>
      <w:r w:rsidRPr="00E40C7E">
        <w:rPr>
          <w:rFonts w:cs="Lucida Grande" w:hint="eastAsia"/>
        </w:rPr>
        <w:t>总数的</w:t>
      </w:r>
      <w:r w:rsidRPr="00E40C7E">
        <w:rPr>
          <w:rFonts w:cs="Lucida Grande" w:hint="eastAsia"/>
        </w:rPr>
        <w:t>0.01%</w:t>
      </w:r>
      <w:r w:rsidRPr="00E40C7E">
        <w:rPr>
          <w:rFonts w:cs="Lucida Grande" w:hint="eastAsia"/>
        </w:rPr>
        <w:t>、</w:t>
      </w:r>
      <w:r w:rsidRPr="00E40C7E">
        <w:rPr>
          <w:rFonts w:cs="Lucida Grande" w:hint="eastAsia"/>
        </w:rPr>
        <w:t>0.78%</w:t>
      </w:r>
      <w:r w:rsidRPr="00E40C7E">
        <w:rPr>
          <w:rFonts w:cs="Lucida Grande" w:hint="eastAsia"/>
        </w:rPr>
        <w:t>、</w:t>
      </w:r>
      <w:r w:rsidRPr="00E40C7E">
        <w:rPr>
          <w:rFonts w:cs="Lucida Grande" w:hint="eastAsia"/>
        </w:rPr>
        <w:t>4.13%</w:t>
      </w:r>
      <w:r w:rsidRPr="00E40C7E">
        <w:rPr>
          <w:rFonts w:cs="Lucida Grande" w:hint="eastAsia"/>
        </w:rPr>
        <w:t>；</w:t>
      </w:r>
      <w:r w:rsidRPr="00E40C7E">
        <w:rPr>
          <w:rFonts w:cs="Lucida Grande" w:hint="eastAsia"/>
        </w:rPr>
        <w:t>T-S</w:t>
      </w:r>
      <w:r w:rsidRPr="00E40C7E">
        <w:rPr>
          <w:rFonts w:cs="Lucida Grande" w:hint="eastAsia"/>
        </w:rPr>
        <w:t>实验组中第</w:t>
      </w:r>
      <w:r w:rsidRPr="00E40C7E">
        <w:rPr>
          <w:rFonts w:cs="Lucida Grande" w:hint="eastAsia"/>
        </w:rPr>
        <w:t>66</w:t>
      </w:r>
      <w:r w:rsidRPr="00E40C7E">
        <w:rPr>
          <w:rFonts w:cs="Lucida Grande" w:hint="eastAsia"/>
        </w:rPr>
        <w:t>周占</w:t>
      </w:r>
      <w:r w:rsidRPr="00E40C7E">
        <w:rPr>
          <w:rFonts w:cs="Lucida Grande" w:hint="eastAsia"/>
        </w:rPr>
        <w:t>OTUs</w:t>
      </w:r>
      <w:r w:rsidRPr="00E40C7E">
        <w:rPr>
          <w:rFonts w:cs="Lucida Grande" w:hint="eastAsia"/>
        </w:rPr>
        <w:t>总数</w:t>
      </w:r>
      <w:r w:rsidRPr="00E40C7E">
        <w:rPr>
          <w:rFonts w:cs="Lucida Grande" w:hint="eastAsia"/>
        </w:rPr>
        <w:t>0.04%</w:t>
      </w:r>
      <w:r w:rsidRPr="00E40C7E">
        <w:rPr>
          <w:rFonts w:cs="Lucida Grande" w:hint="eastAsia"/>
        </w:rPr>
        <w:t>；</w:t>
      </w:r>
      <w:r w:rsidRPr="00E40C7E">
        <w:rPr>
          <w:rFonts w:cs="Lucida Grande" w:hint="eastAsia"/>
        </w:rPr>
        <w:t>T-Fe</w:t>
      </w:r>
      <w:r w:rsidRPr="00E40C7E">
        <w:rPr>
          <w:rFonts w:cs="Lucida Grande" w:hint="eastAsia"/>
        </w:rPr>
        <w:t>实验组第</w:t>
      </w:r>
      <w:r w:rsidRPr="00E40C7E">
        <w:rPr>
          <w:rFonts w:cs="Lucida Grande" w:hint="eastAsia"/>
        </w:rPr>
        <w:t>24</w:t>
      </w:r>
      <w:r w:rsidRPr="00E40C7E">
        <w:rPr>
          <w:rFonts w:cs="Lucida Grande" w:hint="eastAsia"/>
        </w:rPr>
        <w:t>周、</w:t>
      </w:r>
      <w:r w:rsidRPr="00E40C7E">
        <w:rPr>
          <w:rFonts w:cs="Lucida Grande" w:hint="eastAsia"/>
        </w:rPr>
        <w:t>66</w:t>
      </w:r>
      <w:r w:rsidRPr="00E40C7E">
        <w:rPr>
          <w:rFonts w:cs="Lucida Grande" w:hint="eastAsia"/>
        </w:rPr>
        <w:t>周分别占</w:t>
      </w:r>
      <w:r w:rsidRPr="00E40C7E">
        <w:rPr>
          <w:rFonts w:hint="eastAsia"/>
        </w:rPr>
        <w:t>0.18</w:t>
      </w:r>
      <w:r w:rsidRPr="00E40C7E">
        <w:rPr>
          <w:rFonts w:cs="Lucida Grande" w:hint="eastAsia"/>
        </w:rPr>
        <w:t>%</w:t>
      </w:r>
      <w:r w:rsidRPr="00E40C7E">
        <w:rPr>
          <w:rFonts w:hint="eastAsia"/>
        </w:rPr>
        <w:t>、</w:t>
      </w:r>
      <w:r w:rsidRPr="00E40C7E">
        <w:rPr>
          <w:rFonts w:hint="eastAsia"/>
        </w:rPr>
        <w:t>1.33</w:t>
      </w:r>
      <w:r w:rsidRPr="00E40C7E">
        <w:rPr>
          <w:rFonts w:cs="Lucida Grande" w:hint="eastAsia"/>
        </w:rPr>
        <w:t>%</w:t>
      </w:r>
      <w:r w:rsidRPr="00E40C7E">
        <w:rPr>
          <w:rFonts w:cs="Lucida Grande" w:hint="eastAsia"/>
        </w:rPr>
        <w:t>。</w:t>
      </w:r>
      <w:r w:rsidRPr="00E40C7E">
        <w:rPr>
          <w:rFonts w:cs="Lucida Grande"/>
          <w:i/>
        </w:rPr>
        <w:t>Dehalococcoides</w:t>
      </w:r>
      <w:r w:rsidRPr="00E40C7E">
        <w:rPr>
          <w:rFonts w:cs="Lucida Grande" w:hint="eastAsia"/>
        </w:rPr>
        <w:t>会随着时间占比增加，在</w:t>
      </w:r>
      <w:r w:rsidRPr="00E40C7E">
        <w:rPr>
          <w:rFonts w:cs="Lucida Grande" w:hint="eastAsia"/>
        </w:rPr>
        <w:t>PCBs</w:t>
      </w:r>
      <w:r w:rsidRPr="00E40C7E">
        <w:rPr>
          <w:rFonts w:cs="Lucida Grande" w:hint="eastAsia"/>
        </w:rPr>
        <w:t>脱氯反应未启动（</w:t>
      </w:r>
      <w:r w:rsidRPr="00E40C7E">
        <w:rPr>
          <w:rFonts w:cs="Lucida Grande" w:hint="eastAsia"/>
        </w:rPr>
        <w:t>0</w:t>
      </w:r>
      <w:r w:rsidRPr="00E40C7E">
        <w:rPr>
          <w:rFonts w:cs="Lucida Grande" w:hint="eastAsia"/>
        </w:rPr>
        <w:t>周样品、</w:t>
      </w:r>
      <w:r w:rsidRPr="00E40C7E">
        <w:rPr>
          <w:rFonts w:cs="Lucida Grande" w:hint="eastAsia"/>
        </w:rPr>
        <w:t>6</w:t>
      </w:r>
      <w:r w:rsidRPr="00E40C7E">
        <w:rPr>
          <w:rFonts w:cs="Lucida Grande" w:hint="eastAsia"/>
        </w:rPr>
        <w:t>周的</w:t>
      </w:r>
      <w:r w:rsidRPr="00E40C7E">
        <w:rPr>
          <w:rFonts w:cs="Lucida Grande" w:hint="eastAsia"/>
        </w:rPr>
        <w:t>T-S</w:t>
      </w:r>
      <w:r w:rsidRPr="00E40C7E">
        <w:rPr>
          <w:rFonts w:cs="Lucida Grande" w:hint="eastAsia"/>
        </w:rPr>
        <w:t>、</w:t>
      </w:r>
      <w:r w:rsidRPr="00E40C7E">
        <w:rPr>
          <w:rFonts w:cs="Lucida Grande" w:hint="eastAsia"/>
        </w:rPr>
        <w:t>T-Fe</w:t>
      </w:r>
      <w:r w:rsidRPr="00E40C7E">
        <w:rPr>
          <w:rFonts w:cs="Lucida Grande" w:hint="eastAsia"/>
        </w:rPr>
        <w:t>实验组样品）或脱氯反应缓慢（</w:t>
      </w:r>
      <w:r w:rsidRPr="00E40C7E">
        <w:rPr>
          <w:rFonts w:cs="Lucida Grande" w:hint="eastAsia"/>
        </w:rPr>
        <w:t>24</w:t>
      </w:r>
      <w:r w:rsidRPr="00E40C7E">
        <w:rPr>
          <w:rFonts w:cs="Lucida Grande" w:hint="eastAsia"/>
        </w:rPr>
        <w:t>周的</w:t>
      </w:r>
      <w:r w:rsidRPr="00E40C7E">
        <w:rPr>
          <w:rFonts w:cs="Lucida Grande" w:hint="eastAsia"/>
        </w:rPr>
        <w:t>T-S</w:t>
      </w:r>
      <w:r w:rsidRPr="00E40C7E">
        <w:rPr>
          <w:rFonts w:cs="Lucida Grande" w:hint="eastAsia"/>
        </w:rPr>
        <w:t>样品）未检出，侧面验证了</w:t>
      </w:r>
      <w:r w:rsidRPr="00E40C7E">
        <w:rPr>
          <w:rFonts w:cs="Lucida Grande"/>
          <w:i/>
        </w:rPr>
        <w:t>Dehalococcoides</w:t>
      </w:r>
      <w:r w:rsidRPr="00E40C7E">
        <w:rPr>
          <w:rFonts w:cs="Lucida Grande" w:hint="eastAsia"/>
        </w:rPr>
        <w:t>与太湖底泥微环境</w:t>
      </w:r>
      <w:r w:rsidRPr="00E40C7E">
        <w:rPr>
          <w:rFonts w:cs="Lucida Grande" w:hint="eastAsia"/>
        </w:rPr>
        <w:t>PCBs</w:t>
      </w:r>
      <w:r w:rsidRPr="00E40C7E">
        <w:rPr>
          <w:rFonts w:cs="Lucida Grande" w:hint="eastAsia"/>
        </w:rPr>
        <w:t>脱氯反应的关联性。样品中分类为</w:t>
      </w:r>
      <w:r w:rsidRPr="00E40C7E">
        <w:rPr>
          <w:rFonts w:cs="Lucida Grande"/>
          <w:i/>
        </w:rPr>
        <w:t>Dehalococcoides</w:t>
      </w:r>
      <w:r w:rsidRPr="00E40C7E">
        <w:rPr>
          <w:rFonts w:cs="Lucida Grande" w:hint="eastAsia"/>
        </w:rPr>
        <w:t>的主要为</w:t>
      </w:r>
      <w:r w:rsidRPr="00E40C7E">
        <w:rPr>
          <w:rFonts w:cs="Lucida Grande" w:hint="eastAsia"/>
        </w:rPr>
        <w:t>OTU 10</w:t>
      </w:r>
      <w:r w:rsidRPr="00E40C7E">
        <w:rPr>
          <w:rFonts w:cs="Lucida Grande" w:hint="eastAsia"/>
        </w:rPr>
        <w:t>，从系统发育树看与</w:t>
      </w:r>
      <w:r w:rsidRPr="00E40C7E">
        <w:rPr>
          <w:rFonts w:eastAsia="Times New Roman"/>
          <w:i/>
        </w:rPr>
        <w:t>Dehalococcoides</w:t>
      </w:r>
      <w:r w:rsidRPr="00E40C7E">
        <w:rPr>
          <w:rFonts w:eastAsia="Times New Roman" w:hint="eastAsia"/>
          <w:i/>
        </w:rPr>
        <w:t xml:space="preserve"> </w:t>
      </w:r>
      <w:r w:rsidRPr="00E40C7E">
        <w:rPr>
          <w:rFonts w:eastAsia="Times New Roman" w:hint="eastAsia"/>
        </w:rPr>
        <w:t>CBDB1</w:t>
      </w:r>
      <w:r w:rsidRPr="00E40C7E">
        <w:rPr>
          <w:rFonts w:ascii="Xingkai SC Bold" w:eastAsia="Times New Roman" w:hAnsi="Xingkai SC Bold" w:cs="Xingkai SC Bold"/>
        </w:rPr>
        <w:t>、</w:t>
      </w:r>
      <w:r w:rsidRPr="00E40C7E">
        <w:rPr>
          <w:rFonts w:hint="eastAsia"/>
        </w:rPr>
        <w:t>CG5</w:t>
      </w:r>
      <w:r w:rsidRPr="00E40C7E">
        <w:rPr>
          <w:rFonts w:hint="eastAsia"/>
        </w:rPr>
        <w:t>、</w:t>
      </w:r>
      <w:r w:rsidRPr="00E40C7E">
        <w:rPr>
          <w:rFonts w:hint="eastAsia"/>
        </w:rPr>
        <w:t>GT</w:t>
      </w:r>
      <w:r w:rsidRPr="00E40C7E">
        <w:rPr>
          <w:rFonts w:hint="eastAsia"/>
        </w:rPr>
        <w:t>高度相似，但由于测序深度所限，</w:t>
      </w:r>
      <w:r w:rsidRPr="00E40C7E">
        <w:rPr>
          <w:rFonts w:hint="eastAsia"/>
        </w:rPr>
        <w:t>OTU 10</w:t>
      </w:r>
      <w:r w:rsidRPr="00E40C7E">
        <w:rPr>
          <w:rFonts w:hint="eastAsia"/>
        </w:rPr>
        <w:t>无法形成单独的进化枝以进一步鉴别。</w:t>
      </w:r>
    </w:p>
    <w:p w14:paraId="37EEFFE4" w14:textId="77777777" w:rsidR="00296D36" w:rsidRPr="00E40C7E" w:rsidRDefault="00296D36" w:rsidP="00A95F90">
      <w:pPr>
        <w:adjustRightInd w:val="0"/>
        <w:snapToGrid w:val="0"/>
        <w:spacing w:line="300" w:lineRule="auto"/>
        <w:ind w:firstLineChars="200" w:firstLine="480"/>
        <w:rPr>
          <w:rFonts w:hAnsi="宋体"/>
        </w:rPr>
      </w:pPr>
      <w:r w:rsidRPr="00E40C7E">
        <w:rPr>
          <w:rFonts w:hint="eastAsia"/>
        </w:rPr>
        <w:t>（</w:t>
      </w:r>
      <w:r w:rsidRPr="00E40C7E">
        <w:rPr>
          <w:rFonts w:hint="eastAsia"/>
        </w:rPr>
        <w:t>5</w:t>
      </w:r>
      <w:r w:rsidRPr="00E40C7E">
        <w:rPr>
          <w:rFonts w:hint="eastAsia"/>
        </w:rPr>
        <w:t>）在时间</w:t>
      </w:r>
      <w:r w:rsidRPr="00E40C7E">
        <w:rPr>
          <w:rFonts w:hint="eastAsia"/>
        </w:rPr>
        <w:t>0</w:t>
      </w:r>
      <w:r w:rsidRPr="00E40C7E">
        <w:rPr>
          <w:rFonts w:hint="eastAsia"/>
        </w:rPr>
        <w:t>点样品中变形菌门（</w:t>
      </w:r>
      <w:r w:rsidRPr="00E40C7E">
        <w:rPr>
          <w:rFonts w:hint="eastAsia"/>
          <w:i/>
        </w:rPr>
        <w:t>Proteobacteria</w:t>
      </w:r>
      <w:r w:rsidRPr="00E40C7E">
        <w:rPr>
          <w:rFonts w:hint="eastAsia"/>
        </w:rPr>
        <w:t>）所占比例最高，达</w:t>
      </w:r>
      <w:r w:rsidRPr="00E40C7E">
        <w:rPr>
          <w:rFonts w:hint="eastAsia"/>
        </w:rPr>
        <w:t>46.46%</w:t>
      </w:r>
      <w:r w:rsidRPr="00E40C7E">
        <w:rPr>
          <w:rFonts w:hint="eastAsia"/>
        </w:rPr>
        <w:t>，随反应进行呈下降趋势。但其中与</w:t>
      </w:r>
      <w:r w:rsidRPr="00E40C7E">
        <w:rPr>
          <w:rFonts w:hAnsi="宋体" w:hint="eastAsia"/>
        </w:rPr>
        <w:t>有机氯污染物降解相关的两种亚菌门表现不同，其中</w:t>
      </w:r>
      <w:r w:rsidRPr="00E40C7E">
        <w:rPr>
          <w:rFonts w:hAnsi="宋体" w:hint="eastAsia"/>
          <w:i/>
        </w:rPr>
        <w:t>δ</w:t>
      </w:r>
      <w:r w:rsidRPr="00E40C7E">
        <w:rPr>
          <w:rFonts w:hAnsi="宋体" w:hint="eastAsia"/>
        </w:rPr>
        <w:t>变形菌亚门在</w:t>
      </w:r>
      <w:r w:rsidRPr="00E40C7E">
        <w:rPr>
          <w:rFonts w:hAnsi="宋体"/>
        </w:rPr>
        <w:t>变形菌</w:t>
      </w:r>
      <w:r w:rsidRPr="00E40C7E">
        <w:rPr>
          <w:rFonts w:hAnsi="宋体" w:hint="eastAsia"/>
        </w:rPr>
        <w:t>门内所占百分比升高，而</w:t>
      </w:r>
      <w:r w:rsidRPr="00E40C7E">
        <w:rPr>
          <w:i/>
        </w:rPr>
        <w:t>ε</w:t>
      </w:r>
      <w:r w:rsidRPr="00E40C7E">
        <w:rPr>
          <w:rFonts w:hAnsi="宋体"/>
        </w:rPr>
        <w:t>变形菌亚门</w:t>
      </w:r>
      <w:r w:rsidRPr="00E40C7E">
        <w:rPr>
          <w:rFonts w:hAnsi="宋体" w:hint="eastAsia"/>
        </w:rPr>
        <w:t>从初始占变形菌门的</w:t>
      </w:r>
      <w:r w:rsidRPr="00E40C7E">
        <w:rPr>
          <w:rFonts w:hAnsi="宋体" w:hint="eastAsia"/>
        </w:rPr>
        <w:t>3.86%</w:t>
      </w:r>
      <w:r w:rsidRPr="00E40C7E">
        <w:rPr>
          <w:rFonts w:hAnsi="宋体" w:hint="eastAsia"/>
        </w:rPr>
        <w:t>均降至未检出。</w:t>
      </w:r>
    </w:p>
    <w:p w14:paraId="66DB977B" w14:textId="77777777" w:rsidR="00296D36" w:rsidRPr="00E40C7E" w:rsidRDefault="00296D36" w:rsidP="00A95F90">
      <w:pPr>
        <w:adjustRightInd w:val="0"/>
        <w:snapToGrid w:val="0"/>
        <w:spacing w:line="300" w:lineRule="auto"/>
        <w:ind w:firstLineChars="200" w:firstLine="480"/>
        <w:rPr>
          <w:rFonts w:hAnsi="宋体"/>
        </w:rPr>
      </w:pPr>
      <w:r w:rsidRPr="00E40C7E">
        <w:rPr>
          <w:rFonts w:hint="eastAsia"/>
        </w:rPr>
        <w:t>（</w:t>
      </w:r>
      <w:r w:rsidRPr="00E40C7E">
        <w:rPr>
          <w:rFonts w:hint="eastAsia"/>
        </w:rPr>
        <w:t>6</w:t>
      </w:r>
      <w:r w:rsidRPr="00E40C7E">
        <w:rPr>
          <w:rFonts w:hint="eastAsia"/>
        </w:rPr>
        <w:t>）</w:t>
      </w:r>
      <w:r w:rsidRPr="00E40C7E">
        <w:rPr>
          <w:rFonts w:hAnsi="宋体" w:hint="eastAsia"/>
        </w:rPr>
        <w:t>硫还原相关细菌和铁还原细菌并未在相应添加了硫酸盐和三价铁的实验组富集，也未随时间推移表现出某种明显规律。太湖底泥实验环境中</w:t>
      </w:r>
      <w:r w:rsidRPr="00E40C7E">
        <w:rPr>
          <w:rFonts w:hint="eastAsia"/>
        </w:rPr>
        <w:t>微生物的相互作用较为复杂，有待进一步研究。</w:t>
      </w:r>
    </w:p>
    <w:p w14:paraId="114F38BB" w14:textId="77777777" w:rsidR="00296D36" w:rsidRPr="00E40C7E" w:rsidRDefault="00296D36" w:rsidP="00A95F90">
      <w:pPr>
        <w:adjustRightInd w:val="0"/>
        <w:snapToGrid w:val="0"/>
        <w:spacing w:line="300" w:lineRule="auto"/>
        <w:ind w:firstLineChars="200" w:firstLine="480"/>
      </w:pPr>
      <w:r w:rsidRPr="00E40C7E">
        <w:rPr>
          <w:rFonts w:hint="eastAsia"/>
        </w:rPr>
        <w:lastRenderedPageBreak/>
        <w:t>（</w:t>
      </w:r>
      <w:r w:rsidRPr="00E40C7E">
        <w:rPr>
          <w:rFonts w:hint="eastAsia"/>
        </w:rPr>
        <w:t>7</w:t>
      </w:r>
      <w:r w:rsidRPr="00E40C7E">
        <w:rPr>
          <w:rFonts w:hint="eastAsia"/>
        </w:rPr>
        <w:t>）已知的</w:t>
      </w:r>
      <w:r w:rsidRPr="00E40C7E">
        <w:rPr>
          <w:rFonts w:hint="eastAsia"/>
        </w:rPr>
        <w:t>PCBs</w:t>
      </w:r>
      <w:r w:rsidRPr="00E40C7E">
        <w:rPr>
          <w:rFonts w:hint="eastAsia"/>
        </w:rPr>
        <w:t>脱氯菌只在体系中占很小的部分（各实验组中</w:t>
      </w:r>
      <w:r w:rsidRPr="00E40C7E">
        <w:rPr>
          <w:rFonts w:cs="Lucida Grande"/>
          <w:i/>
        </w:rPr>
        <w:t>Dehalococcoides</w:t>
      </w:r>
      <w:r w:rsidRPr="00E40C7E">
        <w:rPr>
          <w:rFonts w:cs="Lucida Grande" w:hint="eastAsia"/>
        </w:rPr>
        <w:t>菌最高占总</w:t>
      </w:r>
      <w:r w:rsidRPr="00E40C7E">
        <w:rPr>
          <w:rFonts w:cs="Lucida Grande" w:hint="eastAsia"/>
        </w:rPr>
        <w:t xml:space="preserve">OTUs </w:t>
      </w:r>
      <w:r w:rsidRPr="00E40C7E">
        <w:rPr>
          <w:rFonts w:cs="Lucida Grande" w:hint="eastAsia"/>
        </w:rPr>
        <w:t>的</w:t>
      </w:r>
      <w:r w:rsidRPr="00E40C7E">
        <w:rPr>
          <w:rFonts w:cs="Lucida Grande" w:hint="eastAsia"/>
        </w:rPr>
        <w:t>4.13%</w:t>
      </w:r>
      <w:r w:rsidRPr="00E40C7E">
        <w:rPr>
          <w:rFonts w:hint="eastAsia"/>
        </w:rPr>
        <w:t>），微环境中更多的是不具备</w:t>
      </w:r>
      <w:r w:rsidRPr="00E40C7E">
        <w:rPr>
          <w:rFonts w:hint="eastAsia"/>
        </w:rPr>
        <w:t>PCBs</w:t>
      </w:r>
      <w:r w:rsidRPr="00E40C7E">
        <w:rPr>
          <w:rFonts w:hint="eastAsia"/>
        </w:rPr>
        <w:t>脱氯功能的微生物。与已有研究结论一致</w:t>
      </w:r>
      <w:r w:rsidRPr="002723F0">
        <w:rPr>
          <w:noProof/>
          <w:vertAlign w:val="superscript"/>
        </w:rPr>
        <w:t>[80, 88]</w:t>
      </w:r>
      <w:r w:rsidR="004C5771">
        <w:rPr>
          <w:rFonts w:hint="eastAsia"/>
        </w:rPr>
        <w:t>，本实验微环境中</w:t>
      </w:r>
      <w:r w:rsidRPr="00E40C7E">
        <w:rPr>
          <w:rFonts w:hint="eastAsia"/>
        </w:rPr>
        <w:t>厚壁菌门梭菌目（</w:t>
      </w:r>
      <w:r w:rsidRPr="00E40C7E">
        <w:rPr>
          <w:rFonts w:ascii="Times" w:hAnsi="Times" w:cs="Times"/>
          <w:i/>
          <w:iCs/>
          <w:kern w:val="0"/>
        </w:rPr>
        <w:t>Clostridiales</w:t>
      </w:r>
      <w:r w:rsidRPr="00E40C7E">
        <w:rPr>
          <w:rFonts w:ascii="Lucida Grande" w:hAnsi="Lucida Grande" w:cs="Lucida Grande" w:hint="eastAsia"/>
        </w:rPr>
        <w:t>）、</w:t>
      </w:r>
      <w:r w:rsidRPr="00E40C7E">
        <w:rPr>
          <w:rFonts w:hAnsi="宋体" w:hint="eastAsia"/>
          <w:i/>
        </w:rPr>
        <w:t>δ</w:t>
      </w:r>
      <w:r w:rsidRPr="00E40C7E">
        <w:rPr>
          <w:rFonts w:hAnsi="宋体" w:hint="eastAsia"/>
        </w:rPr>
        <w:t>变形菌亚门菌非常丰富，它们</w:t>
      </w:r>
      <w:r w:rsidRPr="00E40C7E">
        <w:rPr>
          <w:rFonts w:hint="eastAsia"/>
        </w:rPr>
        <w:t>间接</w:t>
      </w:r>
      <w:r w:rsidRPr="00E40C7E">
        <w:rPr>
          <w:rFonts w:ascii="Helvetica" w:hAnsi="Helvetica" w:cs="Helvetica" w:hint="eastAsia"/>
          <w:kern w:val="0"/>
        </w:rPr>
        <w:t>提供</w:t>
      </w:r>
      <w:r w:rsidRPr="00E40C7E">
        <w:rPr>
          <w:rFonts w:hint="eastAsia"/>
          <w:i/>
        </w:rPr>
        <w:t>Dehalococcoides</w:t>
      </w:r>
      <w:r w:rsidRPr="00E40C7E">
        <w:rPr>
          <w:rFonts w:ascii="Helvetica" w:hAnsi="Helvetica" w:cs="Helvetica" w:hint="eastAsia"/>
          <w:kern w:val="0"/>
        </w:rPr>
        <w:t>生长所需的代谢物质，是</w:t>
      </w:r>
      <w:r w:rsidRPr="00E40C7E">
        <w:rPr>
          <w:rFonts w:hint="eastAsia"/>
        </w:rPr>
        <w:t>PCBs</w:t>
      </w:r>
      <w:r w:rsidRPr="00E40C7E">
        <w:rPr>
          <w:rFonts w:ascii="Helvetica" w:hAnsi="Helvetica" w:cs="Helvetica" w:hint="eastAsia"/>
          <w:kern w:val="0"/>
        </w:rPr>
        <w:t>脱氯微生物群落的重要组成部分。</w:t>
      </w:r>
    </w:p>
    <w:p w14:paraId="274018C1" w14:textId="77777777" w:rsidR="00296D36" w:rsidRPr="00B06C56" w:rsidRDefault="00296D36" w:rsidP="00A95F90">
      <w:pPr>
        <w:widowControl/>
        <w:autoSpaceDE w:val="0"/>
        <w:autoSpaceDN w:val="0"/>
        <w:adjustRightInd w:val="0"/>
        <w:snapToGrid w:val="0"/>
        <w:spacing w:line="300" w:lineRule="auto"/>
        <w:ind w:firstLine="200"/>
        <w:rPr>
          <w:color w:val="1F497D" w:themeColor="text2"/>
          <w:sz w:val="21"/>
          <w:szCs w:val="22"/>
        </w:rPr>
        <w:sectPr w:rsidR="00296D36" w:rsidRPr="00B06C56" w:rsidSect="00A95F90">
          <w:pgSz w:w="11900" w:h="16840"/>
          <w:pgMar w:top="1440" w:right="1800" w:bottom="1440" w:left="1800" w:header="851" w:footer="992" w:gutter="0"/>
          <w:cols w:space="425"/>
          <w:docGrid w:type="lines" w:linePitch="326"/>
        </w:sectPr>
      </w:pPr>
    </w:p>
    <w:p w14:paraId="61026E24" w14:textId="77777777" w:rsidR="00296D36" w:rsidRPr="001B53DE" w:rsidRDefault="00296D36" w:rsidP="00A95F90">
      <w:pPr>
        <w:pStyle w:val="2"/>
        <w:numPr>
          <w:ilvl w:val="0"/>
          <w:numId w:val="0"/>
        </w:numPr>
        <w:spacing w:beforeLines="0" w:afterLines="0" w:line="288" w:lineRule="auto"/>
      </w:pPr>
      <w:bookmarkStart w:id="172" w:name="_Toc346463112"/>
      <w:r w:rsidRPr="001B53DE">
        <w:rPr>
          <w:rFonts w:hint="eastAsia"/>
        </w:rPr>
        <w:lastRenderedPageBreak/>
        <w:t>第</w:t>
      </w:r>
      <w:r>
        <w:rPr>
          <w:rFonts w:hint="eastAsia"/>
        </w:rPr>
        <w:t>五</w:t>
      </w:r>
      <w:r w:rsidRPr="001B53DE">
        <w:rPr>
          <w:rFonts w:hint="eastAsia"/>
        </w:rPr>
        <w:t>章</w:t>
      </w:r>
      <w:r>
        <w:rPr>
          <w:rFonts w:hint="eastAsia"/>
        </w:rPr>
        <w:t xml:space="preserve"> </w:t>
      </w:r>
      <w:r w:rsidRPr="001B53DE">
        <w:rPr>
          <w:rFonts w:hint="eastAsia"/>
        </w:rPr>
        <w:t>实时荧光定量PCR</w:t>
      </w:r>
      <w:r>
        <w:rPr>
          <w:rFonts w:hint="eastAsia"/>
        </w:rPr>
        <w:t>实验结果分析</w:t>
      </w:r>
      <w:bookmarkEnd w:id="172"/>
    </w:p>
    <w:p w14:paraId="3548469A" w14:textId="77777777" w:rsidR="00296D36" w:rsidRPr="00B919FD" w:rsidRDefault="00296D36" w:rsidP="00A95F90">
      <w:pPr>
        <w:adjustRightInd w:val="0"/>
        <w:snapToGrid w:val="0"/>
        <w:spacing w:line="300" w:lineRule="auto"/>
        <w:ind w:firstLineChars="200" w:firstLine="480"/>
        <w:rPr>
          <w:szCs w:val="22"/>
        </w:rPr>
      </w:pPr>
      <w:r w:rsidRPr="00B919FD">
        <w:rPr>
          <w:rFonts w:hint="eastAsia"/>
          <w:szCs w:val="22"/>
        </w:rPr>
        <w:t>利用</w:t>
      </w:r>
      <w:r>
        <w:rPr>
          <w:rFonts w:hint="eastAsia"/>
          <w:szCs w:val="22"/>
        </w:rPr>
        <w:t>qPCR</w:t>
      </w:r>
      <w:r w:rsidRPr="00B919FD">
        <w:rPr>
          <w:rFonts w:hint="eastAsia"/>
          <w:szCs w:val="22"/>
        </w:rPr>
        <w:t>分别对</w:t>
      </w:r>
      <w:r>
        <w:rPr>
          <w:rFonts w:hint="eastAsia"/>
          <w:szCs w:val="22"/>
        </w:rPr>
        <w:t>产甲烷条件下</w:t>
      </w:r>
      <w:r w:rsidRPr="00B919FD">
        <w:rPr>
          <w:rFonts w:hint="eastAsia"/>
          <w:szCs w:val="22"/>
        </w:rPr>
        <w:t>太湖</w:t>
      </w:r>
      <w:r>
        <w:rPr>
          <w:szCs w:val="22"/>
        </w:rPr>
        <w:t>底泥微环境</w:t>
      </w:r>
      <w:r>
        <w:rPr>
          <w:rFonts w:hint="eastAsia"/>
          <w:szCs w:val="22"/>
        </w:rPr>
        <w:t>（</w:t>
      </w:r>
      <w:r>
        <w:rPr>
          <w:rFonts w:hint="eastAsia"/>
          <w:szCs w:val="22"/>
        </w:rPr>
        <w:t>T-1</w:t>
      </w:r>
      <w:r>
        <w:rPr>
          <w:rFonts w:hint="eastAsia"/>
          <w:szCs w:val="22"/>
        </w:rPr>
        <w:t>实验组）</w:t>
      </w:r>
      <w:r w:rsidRPr="00B919FD">
        <w:rPr>
          <w:rFonts w:hint="eastAsia"/>
          <w:szCs w:val="22"/>
        </w:rPr>
        <w:t>、硫酸盐还原</w:t>
      </w:r>
      <w:r w:rsidRPr="00B919FD">
        <w:rPr>
          <w:szCs w:val="22"/>
        </w:rPr>
        <w:t>条件</w:t>
      </w:r>
      <w:r w:rsidRPr="00B919FD">
        <w:rPr>
          <w:rFonts w:hint="eastAsia"/>
          <w:szCs w:val="22"/>
        </w:rPr>
        <w:t>下</w:t>
      </w:r>
      <w:r>
        <w:rPr>
          <w:rFonts w:hint="eastAsia"/>
          <w:szCs w:val="22"/>
        </w:rPr>
        <w:t>实验微环境（</w:t>
      </w:r>
      <w:r>
        <w:rPr>
          <w:rFonts w:hint="eastAsia"/>
          <w:szCs w:val="22"/>
        </w:rPr>
        <w:t>T-S</w:t>
      </w:r>
      <w:r>
        <w:rPr>
          <w:rFonts w:hint="eastAsia"/>
          <w:szCs w:val="22"/>
        </w:rPr>
        <w:t>实验组）</w:t>
      </w:r>
      <w:r w:rsidRPr="00B919FD">
        <w:rPr>
          <w:rFonts w:hint="eastAsia"/>
          <w:szCs w:val="22"/>
        </w:rPr>
        <w:t>、</w:t>
      </w:r>
      <w:r>
        <w:rPr>
          <w:szCs w:val="22"/>
        </w:rPr>
        <w:t>三价铁还原</w:t>
      </w:r>
      <w:r w:rsidRPr="00B919FD">
        <w:rPr>
          <w:rFonts w:hint="eastAsia"/>
          <w:szCs w:val="22"/>
        </w:rPr>
        <w:t>条件下</w:t>
      </w:r>
      <w:r>
        <w:rPr>
          <w:rFonts w:hint="eastAsia"/>
          <w:szCs w:val="22"/>
        </w:rPr>
        <w:t>实验微环境（</w:t>
      </w:r>
      <w:r>
        <w:rPr>
          <w:rFonts w:hint="eastAsia"/>
          <w:szCs w:val="22"/>
        </w:rPr>
        <w:t>T-Fe</w:t>
      </w:r>
      <w:r>
        <w:rPr>
          <w:rFonts w:hint="eastAsia"/>
          <w:szCs w:val="22"/>
        </w:rPr>
        <w:t>实验组）</w:t>
      </w:r>
      <w:r w:rsidRPr="00B919FD">
        <w:rPr>
          <w:rFonts w:hint="eastAsia"/>
          <w:szCs w:val="22"/>
        </w:rPr>
        <w:t>的</w:t>
      </w:r>
      <w:r>
        <w:rPr>
          <w:rFonts w:hint="eastAsia"/>
          <w:szCs w:val="22"/>
        </w:rPr>
        <w:t>总细菌（</w:t>
      </w:r>
      <w:r w:rsidRPr="007A7D27">
        <w:rPr>
          <w:i/>
          <w:szCs w:val="22"/>
        </w:rPr>
        <w:t>Bacteria</w:t>
      </w:r>
      <w:r w:rsidRPr="006E2077">
        <w:rPr>
          <w:rFonts w:hint="eastAsia"/>
          <w:szCs w:val="22"/>
        </w:rPr>
        <w:t>）</w:t>
      </w:r>
      <w:r w:rsidRPr="00B919FD">
        <w:rPr>
          <w:rFonts w:hint="eastAsia"/>
          <w:szCs w:val="22"/>
        </w:rPr>
        <w:t>、</w:t>
      </w:r>
      <w:r w:rsidRPr="006E2077">
        <w:rPr>
          <w:rFonts w:hint="eastAsia"/>
          <w:szCs w:val="22"/>
        </w:rPr>
        <w:t>绿弯菌门</w:t>
      </w:r>
      <w:r w:rsidRPr="00B919FD">
        <w:rPr>
          <w:rFonts w:hint="eastAsia"/>
          <w:szCs w:val="22"/>
        </w:rPr>
        <w:t>中的脱氯菌（</w:t>
      </w:r>
      <w:r w:rsidRPr="00CA76DF">
        <w:rPr>
          <w:rFonts w:hint="eastAsia"/>
          <w:i/>
          <w:szCs w:val="22"/>
        </w:rPr>
        <w:t>Chloroflexi</w:t>
      </w:r>
      <w:r w:rsidR="005A66A7">
        <w:rPr>
          <w:rFonts w:hint="eastAsia"/>
          <w:szCs w:val="22"/>
        </w:rPr>
        <w:t>，</w:t>
      </w:r>
      <w:r w:rsidR="005A66A7" w:rsidRPr="00B919FD">
        <w:rPr>
          <w:rFonts w:hint="eastAsia"/>
          <w:szCs w:val="22"/>
        </w:rPr>
        <w:t>CHL</w:t>
      </w:r>
      <w:r w:rsidRPr="00B919FD">
        <w:rPr>
          <w:rFonts w:hint="eastAsia"/>
          <w:szCs w:val="22"/>
        </w:rPr>
        <w:t>）、</w:t>
      </w:r>
      <w:r w:rsidRPr="007A7D27">
        <w:rPr>
          <w:rFonts w:hint="eastAsia"/>
          <w:i/>
          <w:szCs w:val="22"/>
        </w:rPr>
        <w:t>Dehalococcoides</w:t>
      </w:r>
      <w:r w:rsidRPr="00B919FD">
        <w:rPr>
          <w:rFonts w:hint="eastAsia"/>
          <w:szCs w:val="22"/>
        </w:rPr>
        <w:t>（</w:t>
      </w:r>
      <w:r w:rsidRPr="00B919FD">
        <w:rPr>
          <w:rFonts w:hint="eastAsia"/>
          <w:szCs w:val="22"/>
        </w:rPr>
        <w:t>DHC</w:t>
      </w:r>
      <w:r w:rsidRPr="00B919FD">
        <w:rPr>
          <w:rFonts w:hint="eastAsia"/>
          <w:szCs w:val="22"/>
        </w:rPr>
        <w:t>）、</w:t>
      </w:r>
      <w:r w:rsidRPr="0050494E">
        <w:rPr>
          <w:rFonts w:hint="eastAsia"/>
          <w:i/>
          <w:szCs w:val="22"/>
        </w:rPr>
        <w:t>o</w:t>
      </w:r>
      <w:r w:rsidRPr="00B919FD">
        <w:rPr>
          <w:rFonts w:hint="eastAsia"/>
          <w:szCs w:val="22"/>
        </w:rPr>
        <w:t>-17</w:t>
      </w:r>
      <w:r w:rsidRPr="00B919FD">
        <w:rPr>
          <w:szCs w:val="22"/>
        </w:rPr>
        <w:t>/DF-1</w:t>
      </w:r>
      <w:r w:rsidRPr="00B919FD">
        <w:rPr>
          <w:szCs w:val="22"/>
        </w:rPr>
        <w:t>的</w:t>
      </w:r>
      <w:r w:rsidRPr="00B919FD">
        <w:rPr>
          <w:rFonts w:hint="eastAsia"/>
          <w:szCs w:val="22"/>
        </w:rPr>
        <w:t>16S rRNA</w:t>
      </w:r>
      <w:r w:rsidRPr="00B919FD">
        <w:rPr>
          <w:rFonts w:hint="eastAsia"/>
          <w:szCs w:val="22"/>
        </w:rPr>
        <w:t>基因以及</w:t>
      </w:r>
      <w:r w:rsidRPr="00B919FD">
        <w:rPr>
          <w:rFonts w:hint="eastAsia"/>
          <w:szCs w:val="22"/>
        </w:rPr>
        <w:t>2</w:t>
      </w:r>
      <w:r w:rsidRPr="00B919FD">
        <w:rPr>
          <w:rFonts w:hint="eastAsia"/>
          <w:szCs w:val="22"/>
        </w:rPr>
        <w:t>种还原脱卤酶基因</w:t>
      </w:r>
      <w:r w:rsidRPr="00361256">
        <w:rPr>
          <w:i/>
          <w:szCs w:val="22"/>
        </w:rPr>
        <w:t>ardA</w:t>
      </w:r>
      <w:r w:rsidRPr="00B919FD">
        <w:rPr>
          <w:rFonts w:hint="eastAsia"/>
          <w:szCs w:val="22"/>
        </w:rPr>
        <w:t>、</w:t>
      </w:r>
      <w:r w:rsidRPr="00361256">
        <w:rPr>
          <w:rFonts w:hint="eastAsia"/>
          <w:i/>
          <w:szCs w:val="22"/>
        </w:rPr>
        <w:t>rdh</w:t>
      </w:r>
      <w:r w:rsidRPr="00B919FD">
        <w:rPr>
          <w:rFonts w:hint="eastAsia"/>
          <w:szCs w:val="22"/>
        </w:rPr>
        <w:t>12</w:t>
      </w:r>
      <w:r w:rsidRPr="00B919FD">
        <w:rPr>
          <w:rFonts w:hint="eastAsia"/>
          <w:szCs w:val="22"/>
        </w:rPr>
        <w:t>进行</w:t>
      </w:r>
      <w:r>
        <w:rPr>
          <w:rFonts w:hint="eastAsia"/>
          <w:szCs w:val="22"/>
        </w:rPr>
        <w:t>实时荧光</w:t>
      </w:r>
      <w:r w:rsidRPr="00B919FD">
        <w:rPr>
          <w:rFonts w:hint="eastAsia"/>
          <w:szCs w:val="22"/>
        </w:rPr>
        <w:t>定量，考察各环境下微生物群落变化情况。</w:t>
      </w:r>
    </w:p>
    <w:p w14:paraId="30C94E86" w14:textId="77777777" w:rsidR="00296D36" w:rsidRPr="008D5269" w:rsidRDefault="00296D36" w:rsidP="00A95F90">
      <w:pPr>
        <w:adjustRightInd w:val="0"/>
        <w:snapToGrid w:val="0"/>
        <w:spacing w:line="300" w:lineRule="auto"/>
        <w:ind w:firstLineChars="200" w:firstLine="480"/>
      </w:pPr>
      <w:r w:rsidRPr="00B919FD">
        <w:rPr>
          <w:rFonts w:hint="eastAsia"/>
          <w:szCs w:val="22"/>
        </w:rPr>
        <w:t>图</w:t>
      </w:r>
      <w:r w:rsidRPr="00B919FD">
        <w:rPr>
          <w:rFonts w:hint="eastAsia"/>
          <w:szCs w:val="22"/>
        </w:rPr>
        <w:t xml:space="preserve"> </w:t>
      </w:r>
      <w:r>
        <w:rPr>
          <w:rFonts w:hint="eastAsia"/>
          <w:szCs w:val="22"/>
        </w:rPr>
        <w:t>5-</w:t>
      </w:r>
      <w:r w:rsidRPr="00B919FD">
        <w:rPr>
          <w:rFonts w:hint="eastAsia"/>
          <w:szCs w:val="22"/>
        </w:rPr>
        <w:t>1</w:t>
      </w:r>
      <w:r w:rsidRPr="00B919FD">
        <w:rPr>
          <w:rFonts w:hint="eastAsia"/>
          <w:szCs w:val="22"/>
        </w:rPr>
        <w:t>为各实验组中</w:t>
      </w:r>
      <w:r w:rsidRPr="007A7D27">
        <w:rPr>
          <w:i/>
          <w:szCs w:val="22"/>
        </w:rPr>
        <w:t>Bacteria</w:t>
      </w:r>
      <w:r>
        <w:rPr>
          <w:rFonts w:hint="eastAsia"/>
          <w:szCs w:val="22"/>
        </w:rPr>
        <w:t xml:space="preserve"> </w:t>
      </w:r>
      <w:r w:rsidRPr="00B919FD">
        <w:rPr>
          <w:rFonts w:hint="eastAsia"/>
          <w:szCs w:val="22"/>
        </w:rPr>
        <w:t>16S rRNA</w:t>
      </w:r>
      <w:r w:rsidRPr="00B919FD">
        <w:rPr>
          <w:rFonts w:hint="eastAsia"/>
          <w:szCs w:val="22"/>
        </w:rPr>
        <w:t>基因拷贝数随时间的变化</w:t>
      </w:r>
      <w:r>
        <w:rPr>
          <w:rFonts w:hint="eastAsia"/>
          <w:szCs w:val="22"/>
        </w:rPr>
        <w:t>。</w:t>
      </w:r>
      <w:r>
        <w:rPr>
          <w:rFonts w:hint="eastAsia"/>
        </w:rPr>
        <w:t>各实验组总菌数量均</w:t>
      </w:r>
      <w:r w:rsidRPr="00B919FD">
        <w:rPr>
          <w:rFonts w:hint="eastAsia"/>
          <w:szCs w:val="22"/>
        </w:rPr>
        <w:t>在</w:t>
      </w:r>
      <w:r w:rsidRPr="00B919FD">
        <w:rPr>
          <w:rFonts w:hint="eastAsia"/>
          <w:szCs w:val="22"/>
        </w:rPr>
        <w:t>1</w:t>
      </w:r>
      <w:r w:rsidRPr="002303BE">
        <w:rPr>
          <w:rFonts w:hint="eastAsia"/>
          <w:snapToGrid w:val="0"/>
          <w:spacing w:val="-2"/>
          <w:kern w:val="0"/>
        </w:rPr>
        <w:t>0</w:t>
      </w:r>
      <w:r w:rsidRPr="002303BE">
        <w:rPr>
          <w:rFonts w:hint="eastAsia"/>
          <w:snapToGrid w:val="0"/>
          <w:spacing w:val="-2"/>
          <w:kern w:val="0"/>
          <w:vertAlign w:val="superscript"/>
        </w:rPr>
        <w:t xml:space="preserve">8 </w:t>
      </w:r>
      <w:r w:rsidRPr="002303BE">
        <w:rPr>
          <w:rFonts w:hint="eastAsia"/>
          <w:snapToGrid w:val="0"/>
          <w:spacing w:val="-2"/>
          <w:kern w:val="0"/>
        </w:rPr>
        <w:t>copies/</w:t>
      </w:r>
      <w:r w:rsidRPr="002303BE">
        <w:rPr>
          <w:snapToGrid w:val="0"/>
          <w:spacing w:val="-2"/>
          <w:kern w:val="0"/>
        </w:rPr>
        <w:t>mL</w:t>
      </w:r>
      <w:r w:rsidRPr="002303BE">
        <w:rPr>
          <w:rFonts w:hint="eastAsia"/>
          <w:snapToGrid w:val="0"/>
          <w:spacing w:val="-2"/>
          <w:kern w:val="0"/>
        </w:rPr>
        <w:t>(</w:t>
      </w:r>
      <w:r w:rsidRPr="002303BE">
        <w:rPr>
          <w:rFonts w:hint="eastAsia"/>
          <w:snapToGrid w:val="0"/>
          <w:spacing w:val="-2"/>
          <w:kern w:val="0"/>
        </w:rPr>
        <w:t>拷贝数每毫升泥浆</w:t>
      </w:r>
      <w:r w:rsidRPr="002303BE">
        <w:rPr>
          <w:rFonts w:hint="eastAsia"/>
          <w:snapToGrid w:val="0"/>
          <w:spacing w:val="-2"/>
          <w:kern w:val="0"/>
        </w:rPr>
        <w:t>)</w:t>
      </w:r>
      <w:r w:rsidRPr="002303BE">
        <w:rPr>
          <w:rFonts w:hint="eastAsia"/>
          <w:snapToGrid w:val="0"/>
          <w:spacing w:val="-2"/>
          <w:kern w:val="0"/>
        </w:rPr>
        <w:t>到</w:t>
      </w:r>
      <w:r w:rsidRPr="002303BE">
        <w:rPr>
          <w:rFonts w:hint="eastAsia"/>
          <w:snapToGrid w:val="0"/>
          <w:spacing w:val="-2"/>
          <w:kern w:val="0"/>
        </w:rPr>
        <w:t>10</w:t>
      </w:r>
      <w:r w:rsidRPr="002303BE">
        <w:rPr>
          <w:rFonts w:hint="eastAsia"/>
          <w:snapToGrid w:val="0"/>
          <w:spacing w:val="-2"/>
          <w:kern w:val="0"/>
          <w:vertAlign w:val="superscript"/>
        </w:rPr>
        <w:t xml:space="preserve">10 </w:t>
      </w:r>
      <w:r w:rsidRPr="002303BE">
        <w:rPr>
          <w:rFonts w:hint="eastAsia"/>
          <w:snapToGrid w:val="0"/>
          <w:spacing w:val="-2"/>
          <w:kern w:val="0"/>
        </w:rPr>
        <w:t>copies</w:t>
      </w:r>
      <w:r w:rsidRPr="002303BE">
        <w:rPr>
          <w:snapToGrid w:val="0"/>
          <w:spacing w:val="-2"/>
          <w:kern w:val="0"/>
        </w:rPr>
        <w:t>/mL</w:t>
      </w:r>
      <w:r w:rsidRPr="002303BE">
        <w:rPr>
          <w:rFonts w:hint="eastAsia"/>
          <w:snapToGrid w:val="0"/>
          <w:spacing w:val="-2"/>
          <w:kern w:val="0"/>
        </w:rPr>
        <w:t>数量级，</w:t>
      </w:r>
      <w:r w:rsidRPr="002303BE">
        <w:rPr>
          <w:rFonts w:hint="eastAsia"/>
          <w:snapToGrid w:val="0"/>
          <w:spacing w:val="-2"/>
          <w:kern w:val="0"/>
        </w:rPr>
        <w:t>t</w:t>
      </w:r>
      <w:r w:rsidRPr="002303BE">
        <w:rPr>
          <w:rFonts w:hint="eastAsia"/>
          <w:snapToGrid w:val="0"/>
          <w:spacing w:val="-2"/>
          <w:kern w:val="0"/>
        </w:rPr>
        <w:t>检验无显著性差异（</w:t>
      </w:r>
      <w:r w:rsidRPr="002303BE">
        <w:rPr>
          <w:rFonts w:hint="eastAsia"/>
          <w:i/>
          <w:snapToGrid w:val="0"/>
          <w:spacing w:val="-2"/>
          <w:kern w:val="0"/>
        </w:rPr>
        <w:t>p</w:t>
      </w:r>
      <w:r w:rsidRPr="002303BE">
        <w:rPr>
          <w:rFonts w:hint="eastAsia"/>
          <w:snapToGrid w:val="0"/>
          <w:spacing w:val="-2"/>
          <w:kern w:val="0"/>
        </w:rPr>
        <w:t>&gt;0.05</w:t>
      </w:r>
      <w:r w:rsidRPr="002303BE">
        <w:rPr>
          <w:rFonts w:hint="eastAsia"/>
          <w:snapToGrid w:val="0"/>
          <w:spacing w:val="-2"/>
          <w:kern w:val="0"/>
        </w:rPr>
        <w:t>），外加硫酸盐或三价铁不会对其产生明显影响。总菌数量可为研究脱氯相关细菌</w:t>
      </w:r>
      <w:r w:rsidRPr="002303BE">
        <w:rPr>
          <w:rFonts w:hint="eastAsia"/>
          <w:snapToGrid w:val="0"/>
          <w:spacing w:val="-2"/>
          <w:kern w:val="0"/>
        </w:rPr>
        <w:t>16S rRNA</w:t>
      </w:r>
      <w:r w:rsidRPr="002303BE">
        <w:rPr>
          <w:rFonts w:hint="eastAsia"/>
          <w:snapToGrid w:val="0"/>
          <w:spacing w:val="-2"/>
          <w:kern w:val="0"/>
        </w:rPr>
        <w:t>基因在微环境中的相对数量变化提供依</w:t>
      </w:r>
      <w:r w:rsidRPr="00B919FD">
        <w:rPr>
          <w:rFonts w:hint="eastAsia"/>
          <w:szCs w:val="22"/>
        </w:rPr>
        <w:t>据。</w:t>
      </w:r>
    </w:p>
    <w:p w14:paraId="35D63695" w14:textId="77777777" w:rsidR="00296D36" w:rsidRDefault="007967E1" w:rsidP="00A95F90">
      <w:pPr>
        <w:adjustRightInd w:val="0"/>
        <w:snapToGrid w:val="0"/>
        <w:spacing w:line="288" w:lineRule="auto"/>
        <w:jc w:val="left"/>
      </w:pPr>
      <w:r>
        <w:object w:dxaOrig="6603" w:dyaOrig="4543" w14:anchorId="44120C5E">
          <v:shape id="_x0000_i1055" type="#_x0000_t75" style="width:210.65pt;height:144.75pt" o:ole="">
            <v:imagedata r:id="rId79" o:title=""/>
          </v:shape>
          <o:OLEObject Type="Embed" ProgID="SigmaPlotGraphicObject.9" ShapeID="_x0000_i1055" DrawAspect="Content" ObjectID="_1553884544" r:id="rId80"/>
        </w:object>
      </w:r>
      <w:r w:rsidR="000D221E">
        <w:pict w14:anchorId="037140AD">
          <v:shape id="_x0000_i1056" type="#_x0000_t75" style="width:203.75pt;height:144.75pt">
            <v:imagedata r:id="rId81" o:title=""/>
          </v:shape>
        </w:pict>
      </w:r>
    </w:p>
    <w:p w14:paraId="75F8CC0A" w14:textId="77777777" w:rsidR="00296D36" w:rsidRPr="00540A7D" w:rsidRDefault="007967E1" w:rsidP="00A95F90">
      <w:pPr>
        <w:adjustRightInd w:val="0"/>
        <w:snapToGrid w:val="0"/>
        <w:spacing w:line="288" w:lineRule="auto"/>
        <w:jc w:val="left"/>
      </w:pPr>
      <w:r>
        <w:object w:dxaOrig="6581" w:dyaOrig="4668" w14:anchorId="2ACAEE1D">
          <v:shape id="_x0000_i1057" type="#_x0000_t75" style="width:212.15pt;height:150.15pt" o:ole="">
            <v:imagedata r:id="rId82" o:title=""/>
          </v:shape>
          <o:OLEObject Type="Embed" ProgID="SigmaPlotGraphicObject.9" ShapeID="_x0000_i1057" DrawAspect="Content" ObjectID="_1553884545" r:id="rId83"/>
        </w:object>
      </w:r>
    </w:p>
    <w:p w14:paraId="64B89AA2" w14:textId="77777777" w:rsidR="00296D36" w:rsidRPr="00A67DDD" w:rsidRDefault="00296D36" w:rsidP="00A95F90">
      <w:pPr>
        <w:pStyle w:val="a7"/>
        <w:snapToGrid w:val="0"/>
        <w:spacing w:line="288" w:lineRule="auto"/>
        <w:ind w:firstLineChars="0" w:firstLine="420"/>
        <w:jc w:val="center"/>
        <w:rPr>
          <w:sz w:val="21"/>
          <w:szCs w:val="21"/>
        </w:rPr>
      </w:pPr>
      <w:r w:rsidRPr="00A16391">
        <w:rPr>
          <w:rFonts w:hint="eastAsia"/>
          <w:sz w:val="21"/>
          <w:szCs w:val="21"/>
        </w:rPr>
        <w:t>图</w:t>
      </w:r>
      <w:r>
        <w:rPr>
          <w:rFonts w:hint="eastAsia"/>
          <w:sz w:val="21"/>
          <w:szCs w:val="21"/>
        </w:rPr>
        <w:t>5-1 T-1</w:t>
      </w:r>
      <w:r>
        <w:rPr>
          <w:rFonts w:hint="eastAsia"/>
          <w:sz w:val="21"/>
          <w:szCs w:val="21"/>
        </w:rPr>
        <w:t>、</w:t>
      </w:r>
      <w:r>
        <w:rPr>
          <w:rFonts w:hint="eastAsia"/>
          <w:sz w:val="21"/>
          <w:szCs w:val="21"/>
        </w:rPr>
        <w:t>T-S</w:t>
      </w:r>
      <w:r>
        <w:rPr>
          <w:rFonts w:hint="eastAsia"/>
          <w:sz w:val="21"/>
          <w:szCs w:val="21"/>
        </w:rPr>
        <w:t>、</w:t>
      </w:r>
      <w:r>
        <w:rPr>
          <w:rFonts w:hint="eastAsia"/>
          <w:sz w:val="21"/>
          <w:szCs w:val="21"/>
        </w:rPr>
        <w:t>T-Fe</w:t>
      </w:r>
      <w:r>
        <w:rPr>
          <w:rFonts w:hint="eastAsia"/>
          <w:sz w:val="21"/>
          <w:szCs w:val="21"/>
        </w:rPr>
        <w:t>组</w:t>
      </w:r>
      <w:r w:rsidRPr="007A7D27">
        <w:rPr>
          <w:i/>
          <w:sz w:val="21"/>
          <w:szCs w:val="21"/>
        </w:rPr>
        <w:t>Bacteria</w:t>
      </w:r>
      <w:r>
        <w:rPr>
          <w:sz w:val="21"/>
          <w:szCs w:val="21"/>
          <w:lang w:eastAsia="ja-JP"/>
        </w:rPr>
        <w:t xml:space="preserve"> </w:t>
      </w:r>
      <w:r>
        <w:rPr>
          <w:rFonts w:hint="eastAsia"/>
          <w:sz w:val="21"/>
          <w:szCs w:val="21"/>
        </w:rPr>
        <w:t>16S rRNA</w:t>
      </w:r>
      <w:r w:rsidRPr="00A67DDD">
        <w:rPr>
          <w:rFonts w:hint="eastAsia"/>
          <w:sz w:val="21"/>
          <w:szCs w:val="21"/>
        </w:rPr>
        <w:t>基因</w:t>
      </w:r>
      <w:r>
        <w:rPr>
          <w:rFonts w:hint="eastAsia"/>
          <w:sz w:val="21"/>
          <w:szCs w:val="21"/>
        </w:rPr>
        <w:t>随时间的变化</w:t>
      </w:r>
    </w:p>
    <w:p w14:paraId="19113490" w14:textId="77777777" w:rsidR="00296D36" w:rsidRDefault="00296D36" w:rsidP="003A4A6B">
      <w:pPr>
        <w:pStyle w:val="11"/>
        <w:snapToGrid w:val="0"/>
        <w:spacing w:beforeLines="100" w:before="312" w:line="300" w:lineRule="auto"/>
      </w:pPr>
      <w:bookmarkStart w:id="173" w:name="_Toc346463113"/>
      <w:r>
        <w:rPr>
          <w:rFonts w:hint="eastAsia"/>
        </w:rPr>
        <w:t xml:space="preserve">5.1 </w:t>
      </w:r>
      <w:r w:rsidRPr="003A168A">
        <w:rPr>
          <w:i/>
        </w:rPr>
        <w:t>Chloroflexi</w:t>
      </w:r>
      <w:r>
        <w:rPr>
          <w:rFonts w:hint="eastAsia"/>
        </w:rPr>
        <w:t xml:space="preserve"> 16S rRNA</w:t>
      </w:r>
      <w:r w:rsidRPr="003A7B3F">
        <w:rPr>
          <w:rFonts w:hint="eastAsia"/>
        </w:rPr>
        <w:t>基因</w:t>
      </w:r>
      <w:r>
        <w:rPr>
          <w:rFonts w:hint="eastAsia"/>
        </w:rPr>
        <w:t>定量</w:t>
      </w:r>
      <w:bookmarkEnd w:id="173"/>
    </w:p>
    <w:p w14:paraId="441A2784" w14:textId="77777777" w:rsidR="00296D36" w:rsidRPr="008D034C" w:rsidRDefault="00296D36" w:rsidP="00A95F90">
      <w:pPr>
        <w:adjustRightInd w:val="0"/>
        <w:snapToGrid w:val="0"/>
        <w:spacing w:line="300" w:lineRule="auto"/>
        <w:ind w:firstLineChars="200" w:firstLine="480"/>
      </w:pPr>
      <w:r>
        <w:rPr>
          <w:rFonts w:hint="eastAsia"/>
        </w:rPr>
        <w:t>迄今发现的</w:t>
      </w:r>
      <w:r>
        <w:rPr>
          <w:rFonts w:hint="eastAsia"/>
        </w:rPr>
        <w:t>PCBs</w:t>
      </w:r>
      <w:r>
        <w:rPr>
          <w:rFonts w:hint="eastAsia"/>
        </w:rPr>
        <w:t>脱氯菌均属于绿弯菌门（</w:t>
      </w:r>
      <w:r w:rsidRPr="00684FDF">
        <w:rPr>
          <w:i/>
          <w:szCs w:val="22"/>
        </w:rPr>
        <w:t>Chloroflexi</w:t>
      </w:r>
      <w:r>
        <w:rPr>
          <w:rFonts w:hint="eastAsia"/>
        </w:rPr>
        <w:t>），系统进化树分析表明绿弯菌门</w:t>
      </w:r>
      <w:r w:rsidRPr="00684FDF">
        <w:rPr>
          <w:rFonts w:hint="eastAsia"/>
          <w:szCs w:val="22"/>
        </w:rPr>
        <w:t>中的脱氯菌</w:t>
      </w:r>
      <w:r>
        <w:rPr>
          <w:rFonts w:hint="eastAsia"/>
          <w:szCs w:val="22"/>
        </w:rPr>
        <w:t>分为两组，</w:t>
      </w:r>
      <w:r w:rsidRPr="00D6666A">
        <w:rPr>
          <w:rFonts w:hint="eastAsia"/>
          <w:i/>
        </w:rPr>
        <w:t>Dehalococcoides</w:t>
      </w:r>
      <w:r w:rsidRPr="00F16705">
        <w:rPr>
          <w:rFonts w:hint="eastAsia"/>
        </w:rPr>
        <w:t>属</w:t>
      </w:r>
      <w:r>
        <w:rPr>
          <w:rFonts w:hint="eastAsia"/>
        </w:rPr>
        <w:t>各菌株属于一组，</w:t>
      </w:r>
      <w:r w:rsidRPr="00C2245D">
        <w:rPr>
          <w:rFonts w:hint="eastAsia"/>
          <w:i/>
        </w:rPr>
        <w:t>o</w:t>
      </w:r>
      <w:r>
        <w:rPr>
          <w:rFonts w:hint="eastAsia"/>
        </w:rPr>
        <w:t>-17/DF1</w:t>
      </w:r>
      <w:r>
        <w:rPr>
          <w:rFonts w:hint="eastAsia"/>
        </w:rPr>
        <w:t>属于另一组</w:t>
      </w:r>
      <w:r w:rsidRPr="002723F0">
        <w:rPr>
          <w:noProof/>
          <w:vertAlign w:val="superscript"/>
        </w:rPr>
        <w:t>[76]</w:t>
      </w:r>
      <w:r>
        <w:rPr>
          <w:rFonts w:hint="eastAsia"/>
        </w:rPr>
        <w:t>。虽然绿弯菌门中推定的脱氯细菌并不都能参与</w:t>
      </w:r>
      <w:r>
        <w:rPr>
          <w:rFonts w:hint="eastAsia"/>
        </w:rPr>
        <w:t>PCBs</w:t>
      </w:r>
      <w:r>
        <w:rPr>
          <w:rFonts w:hint="eastAsia"/>
        </w:rPr>
        <w:t>的脱氯，但其</w:t>
      </w:r>
      <w:r>
        <w:rPr>
          <w:rFonts w:hint="eastAsia"/>
        </w:rPr>
        <w:t>16S rRNA</w:t>
      </w:r>
      <w:r>
        <w:rPr>
          <w:rFonts w:hint="eastAsia"/>
        </w:rPr>
        <w:t>基因序列与已知的</w:t>
      </w:r>
      <w:r>
        <w:rPr>
          <w:rFonts w:hint="eastAsia"/>
        </w:rPr>
        <w:t>PCBs</w:t>
      </w:r>
      <w:r>
        <w:rPr>
          <w:rFonts w:hint="eastAsia"/>
        </w:rPr>
        <w:t>脱氯菌高度相似</w:t>
      </w:r>
      <w:r w:rsidRPr="002723F0">
        <w:rPr>
          <w:noProof/>
          <w:vertAlign w:val="superscript"/>
        </w:rPr>
        <w:t>[89]</w:t>
      </w:r>
      <w:r>
        <w:rPr>
          <w:rFonts w:hint="eastAsia"/>
        </w:rPr>
        <w:t>，因此把</w:t>
      </w:r>
      <w:r w:rsidRPr="00684FDF">
        <w:rPr>
          <w:i/>
          <w:szCs w:val="22"/>
        </w:rPr>
        <w:t>Chloroflexi</w:t>
      </w:r>
      <w:r w:rsidRPr="00CD3D65">
        <w:rPr>
          <w:rFonts w:hint="eastAsia"/>
          <w:szCs w:val="22"/>
        </w:rPr>
        <w:t>推定的</w:t>
      </w:r>
      <w:r w:rsidRPr="00684FDF">
        <w:rPr>
          <w:rFonts w:hint="eastAsia"/>
          <w:szCs w:val="22"/>
        </w:rPr>
        <w:t>脱氯菌</w:t>
      </w:r>
      <w:r>
        <w:rPr>
          <w:rFonts w:hint="eastAsia"/>
          <w:szCs w:val="22"/>
        </w:rPr>
        <w:t>作为</w:t>
      </w:r>
      <w:r w:rsidRPr="00684FDF">
        <w:rPr>
          <w:rFonts w:hint="eastAsia"/>
          <w:szCs w:val="22"/>
        </w:rPr>
        <w:t>实验目标菌群</w:t>
      </w:r>
      <w:r>
        <w:rPr>
          <w:rFonts w:hint="eastAsia"/>
          <w:szCs w:val="22"/>
        </w:rPr>
        <w:t>。</w:t>
      </w:r>
    </w:p>
    <w:p w14:paraId="3A6ADD6D" w14:textId="77777777" w:rsidR="00296D36" w:rsidRDefault="00296D36" w:rsidP="00A95F90">
      <w:pPr>
        <w:adjustRightInd w:val="0"/>
        <w:snapToGrid w:val="0"/>
        <w:spacing w:line="300" w:lineRule="auto"/>
        <w:ind w:firstLineChars="200" w:firstLine="480"/>
        <w:jc w:val="left"/>
        <w:rPr>
          <w:szCs w:val="22"/>
        </w:rPr>
      </w:pPr>
      <w:r w:rsidRPr="00B919FD">
        <w:rPr>
          <w:rFonts w:hint="eastAsia"/>
          <w:szCs w:val="22"/>
        </w:rPr>
        <w:t>图</w:t>
      </w:r>
      <w:r>
        <w:rPr>
          <w:rFonts w:hint="eastAsia"/>
          <w:szCs w:val="22"/>
        </w:rPr>
        <w:t>5-</w:t>
      </w:r>
      <w:r w:rsidRPr="00B919FD">
        <w:rPr>
          <w:rFonts w:hint="eastAsia"/>
          <w:szCs w:val="22"/>
        </w:rPr>
        <w:t>2</w:t>
      </w:r>
      <w:r w:rsidRPr="00B919FD">
        <w:rPr>
          <w:rFonts w:hint="eastAsia"/>
          <w:szCs w:val="22"/>
        </w:rPr>
        <w:t>为各实验组</w:t>
      </w:r>
      <w:r w:rsidRPr="00CA76DF">
        <w:rPr>
          <w:i/>
          <w:szCs w:val="22"/>
        </w:rPr>
        <w:t>Chloroflexi</w:t>
      </w:r>
      <w:r w:rsidRPr="00B919FD">
        <w:rPr>
          <w:rFonts w:hint="eastAsia"/>
          <w:szCs w:val="22"/>
        </w:rPr>
        <w:t xml:space="preserve"> 16S rRNA</w:t>
      </w:r>
      <w:r>
        <w:rPr>
          <w:rFonts w:hint="eastAsia"/>
          <w:szCs w:val="22"/>
        </w:rPr>
        <w:t>基因拷贝数随时间的变化。</w:t>
      </w:r>
      <w:r w:rsidRPr="00B919FD">
        <w:rPr>
          <w:rFonts w:hint="eastAsia"/>
          <w:szCs w:val="22"/>
        </w:rPr>
        <w:t>太湖</w:t>
      </w:r>
      <w:r>
        <w:rPr>
          <w:rFonts w:hint="eastAsia"/>
          <w:szCs w:val="22"/>
        </w:rPr>
        <w:t>底泥中存</w:t>
      </w:r>
      <w:r w:rsidRPr="00B919FD">
        <w:rPr>
          <w:rFonts w:hint="eastAsia"/>
          <w:szCs w:val="22"/>
        </w:rPr>
        <w:t>在</w:t>
      </w:r>
      <w:r w:rsidRPr="00CA76DF">
        <w:rPr>
          <w:i/>
          <w:szCs w:val="22"/>
        </w:rPr>
        <w:t>Chloroflexi</w:t>
      </w:r>
      <w:r w:rsidRPr="00B919FD">
        <w:rPr>
          <w:rFonts w:hint="eastAsia"/>
          <w:szCs w:val="22"/>
        </w:rPr>
        <w:t>菌，第</w:t>
      </w:r>
      <w:r w:rsidRPr="00B919FD">
        <w:rPr>
          <w:rFonts w:hint="eastAsia"/>
          <w:szCs w:val="22"/>
        </w:rPr>
        <w:t>0</w:t>
      </w:r>
      <w:r w:rsidRPr="00B919FD">
        <w:rPr>
          <w:rFonts w:hint="eastAsia"/>
          <w:szCs w:val="22"/>
        </w:rPr>
        <w:t>周即有</w:t>
      </w:r>
      <w:r w:rsidRPr="00B919FD">
        <w:rPr>
          <w:rFonts w:hint="eastAsia"/>
          <w:szCs w:val="22"/>
        </w:rPr>
        <w:t>2.45</w:t>
      </w:r>
      <w:r w:rsidRPr="00B919FD">
        <w:rPr>
          <w:szCs w:val="22"/>
        </w:rPr>
        <w:t>×10</w:t>
      </w:r>
      <w:r w:rsidRPr="00CA76DF">
        <w:rPr>
          <w:rFonts w:hint="eastAsia"/>
          <w:szCs w:val="22"/>
          <w:vertAlign w:val="superscript"/>
        </w:rPr>
        <w:t>6</w:t>
      </w:r>
      <w:r w:rsidRPr="00B919FD">
        <w:rPr>
          <w:szCs w:val="22"/>
        </w:rPr>
        <w:t xml:space="preserve"> ± </w:t>
      </w:r>
      <w:r w:rsidRPr="00B919FD">
        <w:rPr>
          <w:rFonts w:hint="eastAsia"/>
          <w:szCs w:val="22"/>
        </w:rPr>
        <w:t>3.7</w:t>
      </w:r>
      <w:r w:rsidRPr="00B919FD">
        <w:rPr>
          <w:szCs w:val="22"/>
        </w:rPr>
        <w:t>×10</w:t>
      </w:r>
      <w:r w:rsidRPr="00CA76DF">
        <w:rPr>
          <w:rFonts w:hint="eastAsia"/>
          <w:szCs w:val="22"/>
          <w:vertAlign w:val="superscript"/>
        </w:rPr>
        <w:t>5</w:t>
      </w:r>
      <w:r w:rsidRPr="00B919FD">
        <w:rPr>
          <w:rFonts w:hint="eastAsia"/>
          <w:szCs w:val="22"/>
        </w:rPr>
        <w:t xml:space="preserve"> copies</w:t>
      </w:r>
      <w:r w:rsidRPr="00B919FD">
        <w:rPr>
          <w:szCs w:val="22"/>
        </w:rPr>
        <w:t>/</w:t>
      </w:r>
      <w:r>
        <w:rPr>
          <w:szCs w:val="22"/>
        </w:rPr>
        <w:t>mL</w:t>
      </w:r>
      <w:r w:rsidRPr="00B919FD">
        <w:rPr>
          <w:rFonts w:hint="eastAsia"/>
          <w:szCs w:val="22"/>
        </w:rPr>
        <w:t>基因。</w:t>
      </w:r>
    </w:p>
    <w:p w14:paraId="30BD7CB5" w14:textId="77777777" w:rsidR="00296D36" w:rsidRPr="005714C0" w:rsidRDefault="000D221E" w:rsidP="00A95F90">
      <w:pPr>
        <w:snapToGrid w:val="0"/>
        <w:spacing w:line="288" w:lineRule="auto"/>
        <w:jc w:val="left"/>
        <w:rPr>
          <w:b/>
        </w:rPr>
      </w:pPr>
      <w:r>
        <w:rPr>
          <w:noProof/>
        </w:rPr>
        <w:lastRenderedPageBreak/>
        <w:pict w14:anchorId="461D8A07">
          <v:line id="直线连接符 5" o:spid="_x0000_s1086" style="position:absolute;z-index:2516725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257.4pt,10.75pt" to="257.4pt,12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" strokeweight=".5pt">
            <v:shadow opacity="24903f" origin=",.5" offset="0,.55556mm"/>
          </v:line>
        </w:pict>
      </w:r>
      <w:r>
        <w:rPr>
          <w:b/>
          <w:noProof/>
        </w:rPr>
        <w:pict w14:anchorId="764510EC">
          <v:shapetype id="_x0000_t32" coordsize="21600,21600" o:spt="32" o:oned="t" path="m,l21600,21600e" filled="f">
            <v:path arrowok="t" fillok="f" o:connecttype="none"/>
            <o:lock v:ext="edit" shapetype="t"/>
          </v:shapetype>
          <v:shape id="_x0000_s1032" type="#_x0000_t32" style="position:absolute;margin-left:44.7pt;margin-top:12pt;width:.05pt;height:119.75pt;z-index:251665408;mso-position-horizontal-relative:text;mso-position-vertical-relative:text" o:connectortype="straight" strokeweight="1pt">
            <v:stroke dashstyle="dash"/>
          </v:shape>
        </w:pict>
      </w:r>
      <w:r>
        <w:rPr>
          <w:noProof/>
        </w:rPr>
        <w:pict w14:anchorId="52A71A88">
          <v:line id="直线连接符 7" o:spid="_x0000_s1041" style="position:absolute;flip:x y;z-index:251674624;visibility:visible;mso-wrap-style:square;mso-wrap-distance-left:3.17494mm;mso-wrap-distance-top:0;mso-wrap-distance-right:3.17494mm;mso-wrap-distance-bottom:0;mso-position-horizontal-relative:text;mso-position-vertical-relative:text" from="42.75pt,11.45pt" to="43.25pt,13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" strokeweight=".5pt">
            <v:shadow opacity="24903f" origin=",.5" offset="0,.55556mm"/>
          </v:line>
        </w:pict>
      </w:r>
      <w:r>
        <w:rPr>
          <w:b/>
          <w:noProof/>
        </w:rPr>
        <w:pict w14:anchorId="6FB1A35A">
          <v:shape id="_x0000_s1033" type="#_x0000_t32" style="position:absolute;margin-left:324.4pt;margin-top:27.85pt;width:.85pt;height:103.3pt;z-index:251666432;mso-position-horizontal-relative:text;mso-position-vertical-relative:text" o:connectortype="straight" strokeweight="1pt">
            <v:stroke dashstyle="dash"/>
          </v:shape>
        </w:pict>
      </w:r>
      <w:r w:rsidR="001517C1">
        <w:object w:dxaOrig="6520" w:dyaOrig="4589" w14:anchorId="0CD4ACA2">
          <v:shape id="_x0000_i1058" type="#_x0000_t75" style="width:206.8pt;height:146.3pt" o:ole="">
            <v:imagedata r:id="rId84" o:title=""/>
          </v:shape>
          <o:OLEObject Type="Embed" ProgID="SigmaPlotGraphicObject.9" ShapeID="_x0000_i1058" DrawAspect="Content" ObjectID="_1553884546" r:id="rId85"/>
        </w:object>
      </w:r>
      <w:r>
        <w:rPr>
          <w:b/>
        </w:rPr>
        <w:pict w14:anchorId="55EF7CEC">
          <v:shape id="_x0000_i1059" type="#_x0000_t75" style="width:199.9pt;height:147.85pt">
            <v:imagedata r:id="rId86" o:title=""/>
          </v:shape>
        </w:pict>
      </w:r>
    </w:p>
    <w:p w14:paraId="70660AFC" w14:textId="77777777" w:rsidR="00296D36" w:rsidRPr="003039CF" w:rsidRDefault="000D221E" w:rsidP="00A95F90">
      <w:pPr>
        <w:snapToGrid w:val="0"/>
        <w:spacing w:line="288" w:lineRule="auto"/>
        <w:jc w:val="left"/>
      </w:pPr>
      <w:r>
        <w:rPr>
          <w:noProof/>
        </w:rPr>
        <w:pict w14:anchorId="5F983ACE">
          <v:shape id="_x0000_s1034" type="#_x0000_t32" style="position:absolute;margin-left:124.35pt;margin-top:24.2pt;width:.65pt;height:107.8pt;flip:x;z-index:251667456" o:connectortype="straight" strokeweight="1pt">
            <v:stroke dashstyle="dash"/>
          </v:shape>
        </w:pict>
      </w:r>
      <w:r>
        <w:rPr>
          <w:noProof/>
        </w:rPr>
        <w:pict w14:anchorId="6E14DF34">
          <v:line id="直线连接符 6" o:spid="_x0000_s1040" style="position:absolute;z-index:251673600;visibility:visible;mso-wrap-style:square;mso-wrap-distance-left:3.17494mm;mso-wrap-distance-top:0;mso-wrap-distance-right:3.17494mm;mso-wrap-distance-bottom:0;mso-position-horizontal-relative:text;mso-position-vertical-relative:text" from="54pt,9.25pt" to="54pt,13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" strokeweight=".5pt">
            <v:shadow opacity="24903f" origin=",.5" offset="0,.55556mm"/>
          </v:line>
        </w:pict>
      </w:r>
      <w:r w:rsidR="001517C1">
        <w:object w:dxaOrig="6499" w:dyaOrig="4828" w14:anchorId="31C3BD16">
          <v:shape id="_x0000_i1060" type="#_x0000_t75" style="width:206.8pt;height:155.5pt" o:ole="">
            <v:imagedata r:id="rId87" o:title=""/>
          </v:shape>
          <o:OLEObject Type="Embed" ProgID="SigmaPlotGraphicObject.9" ShapeID="_x0000_i1060" DrawAspect="Content" ObjectID="_1553884547" r:id="rId88"/>
        </w:object>
      </w:r>
    </w:p>
    <w:p w14:paraId="15C06095" w14:textId="77777777" w:rsidR="00296D36" w:rsidRDefault="00296D36" w:rsidP="00A95F90">
      <w:pPr>
        <w:pStyle w:val="a7"/>
        <w:adjustRightInd w:val="0"/>
        <w:snapToGrid w:val="0"/>
        <w:spacing w:after="120" w:line="288" w:lineRule="auto"/>
        <w:ind w:firstLineChars="0" w:firstLine="420"/>
        <w:jc w:val="center"/>
        <w:rPr>
          <w:sz w:val="21"/>
          <w:szCs w:val="21"/>
        </w:rPr>
      </w:pPr>
      <w:r w:rsidRPr="00A16391">
        <w:rPr>
          <w:rFonts w:hint="eastAsia"/>
          <w:sz w:val="21"/>
          <w:szCs w:val="21"/>
        </w:rPr>
        <w:t>图</w:t>
      </w:r>
      <w:r>
        <w:rPr>
          <w:rFonts w:hint="eastAsia"/>
          <w:sz w:val="21"/>
          <w:szCs w:val="21"/>
        </w:rPr>
        <w:t>5-</w:t>
      </w:r>
      <w:r w:rsidRPr="00E10A29">
        <w:rPr>
          <w:rFonts w:hint="eastAsia"/>
          <w:sz w:val="21"/>
          <w:szCs w:val="21"/>
        </w:rPr>
        <w:t>2 T-1</w:t>
      </w:r>
      <w:r w:rsidRPr="00E10A29">
        <w:rPr>
          <w:rFonts w:hint="eastAsia"/>
          <w:sz w:val="21"/>
          <w:szCs w:val="21"/>
        </w:rPr>
        <w:t>、</w:t>
      </w:r>
      <w:r w:rsidRPr="00E10A29">
        <w:rPr>
          <w:rFonts w:hint="eastAsia"/>
          <w:sz w:val="21"/>
          <w:szCs w:val="21"/>
        </w:rPr>
        <w:t>T-S</w:t>
      </w:r>
      <w:r w:rsidRPr="00E10A29">
        <w:rPr>
          <w:rFonts w:hint="eastAsia"/>
          <w:sz w:val="21"/>
          <w:szCs w:val="21"/>
        </w:rPr>
        <w:t>、</w:t>
      </w:r>
      <w:r w:rsidRPr="00E10A29">
        <w:rPr>
          <w:rFonts w:hint="eastAsia"/>
          <w:sz w:val="21"/>
          <w:szCs w:val="21"/>
        </w:rPr>
        <w:t>T-Fe</w:t>
      </w:r>
      <w:r w:rsidRPr="00E10A29">
        <w:rPr>
          <w:rFonts w:hint="eastAsia"/>
          <w:sz w:val="21"/>
          <w:szCs w:val="21"/>
        </w:rPr>
        <w:t>组</w:t>
      </w:r>
      <w:r w:rsidRPr="00E10A29">
        <w:rPr>
          <w:bCs/>
          <w:i/>
          <w:kern w:val="0"/>
          <w:sz w:val="21"/>
          <w:szCs w:val="21"/>
        </w:rPr>
        <w:t>Ch</w:t>
      </w:r>
      <w:r w:rsidRPr="00CA76DF">
        <w:rPr>
          <w:bCs/>
          <w:i/>
          <w:kern w:val="0"/>
          <w:sz w:val="21"/>
          <w:szCs w:val="21"/>
        </w:rPr>
        <w:t>loroflexi</w:t>
      </w:r>
      <w:r>
        <w:rPr>
          <w:rFonts w:hint="eastAsia"/>
          <w:bCs/>
          <w:i/>
          <w:kern w:val="0"/>
          <w:sz w:val="21"/>
          <w:szCs w:val="21"/>
        </w:rPr>
        <w:t xml:space="preserve"> </w:t>
      </w:r>
      <w:r>
        <w:rPr>
          <w:rFonts w:hint="eastAsia"/>
          <w:bCs/>
          <w:kern w:val="0"/>
          <w:sz w:val="21"/>
          <w:szCs w:val="21"/>
        </w:rPr>
        <w:t>16S rRNA</w:t>
      </w:r>
      <w:r w:rsidRPr="00386E7D">
        <w:rPr>
          <w:rFonts w:hint="eastAsia"/>
          <w:bCs/>
          <w:kern w:val="0"/>
          <w:sz w:val="21"/>
          <w:szCs w:val="21"/>
        </w:rPr>
        <w:t>基因</w:t>
      </w:r>
      <w:r>
        <w:rPr>
          <w:rFonts w:hint="eastAsia"/>
          <w:sz w:val="21"/>
          <w:szCs w:val="21"/>
        </w:rPr>
        <w:t>随时间的变化</w:t>
      </w:r>
    </w:p>
    <w:p w14:paraId="1045F180" w14:textId="77777777" w:rsidR="00296D36" w:rsidRPr="00B919FD" w:rsidRDefault="00296D36" w:rsidP="00A95F90">
      <w:pPr>
        <w:adjustRightInd w:val="0"/>
        <w:snapToGrid w:val="0"/>
        <w:spacing w:line="300" w:lineRule="auto"/>
        <w:ind w:firstLineChars="200" w:firstLine="480"/>
        <w:rPr>
          <w:szCs w:val="22"/>
        </w:rPr>
      </w:pPr>
      <w:r w:rsidRPr="00B919FD">
        <w:rPr>
          <w:rFonts w:hint="eastAsia"/>
          <w:szCs w:val="22"/>
        </w:rPr>
        <w:t>在</w:t>
      </w:r>
      <w:r>
        <w:rPr>
          <w:rFonts w:hint="eastAsia"/>
          <w:szCs w:val="22"/>
        </w:rPr>
        <w:t>产甲烷条件下微环境</w:t>
      </w:r>
      <w:r w:rsidRPr="00B919FD">
        <w:rPr>
          <w:rFonts w:hint="eastAsia"/>
          <w:szCs w:val="22"/>
        </w:rPr>
        <w:t>T-1</w:t>
      </w:r>
      <w:r>
        <w:rPr>
          <w:rFonts w:hint="eastAsia"/>
          <w:szCs w:val="22"/>
        </w:rPr>
        <w:t>实验组，</w:t>
      </w:r>
      <w:r w:rsidRPr="00CA76DF">
        <w:rPr>
          <w:i/>
          <w:szCs w:val="22"/>
        </w:rPr>
        <w:t>Chloroflexi</w:t>
      </w:r>
      <w:r>
        <w:rPr>
          <w:rFonts w:hint="eastAsia"/>
          <w:szCs w:val="22"/>
        </w:rPr>
        <w:t xml:space="preserve"> 16S rRNA</w:t>
      </w:r>
      <w:r>
        <w:rPr>
          <w:rFonts w:hint="eastAsia"/>
          <w:szCs w:val="22"/>
        </w:rPr>
        <w:t>基因</w:t>
      </w:r>
      <w:r w:rsidRPr="00B919FD">
        <w:rPr>
          <w:rFonts w:hint="eastAsia"/>
          <w:szCs w:val="22"/>
        </w:rPr>
        <w:t>在</w:t>
      </w:r>
      <w:r w:rsidRPr="00B919FD">
        <w:rPr>
          <w:rFonts w:hint="eastAsia"/>
          <w:szCs w:val="22"/>
        </w:rPr>
        <w:t>0</w:t>
      </w:r>
      <w:r w:rsidRPr="00B919FD">
        <w:rPr>
          <w:rFonts w:hint="eastAsia"/>
          <w:szCs w:val="22"/>
        </w:rPr>
        <w:t>到</w:t>
      </w:r>
      <w:r w:rsidRPr="00B919FD">
        <w:rPr>
          <w:rFonts w:hint="eastAsia"/>
          <w:szCs w:val="22"/>
        </w:rPr>
        <w:t>24</w:t>
      </w:r>
      <w:r w:rsidRPr="00B919FD">
        <w:rPr>
          <w:rFonts w:hint="eastAsia"/>
          <w:szCs w:val="22"/>
        </w:rPr>
        <w:t>周</w:t>
      </w:r>
      <w:r>
        <w:rPr>
          <w:rFonts w:hint="eastAsia"/>
          <w:szCs w:val="22"/>
        </w:rPr>
        <w:t>呈上升趋势</w:t>
      </w:r>
      <w:r w:rsidRPr="00B919FD">
        <w:rPr>
          <w:rFonts w:hint="eastAsia"/>
          <w:szCs w:val="22"/>
        </w:rPr>
        <w:t>，在第</w:t>
      </w:r>
      <w:r w:rsidRPr="00B919FD">
        <w:rPr>
          <w:rFonts w:hint="eastAsia"/>
          <w:szCs w:val="22"/>
        </w:rPr>
        <w:t>24</w:t>
      </w:r>
      <w:r w:rsidRPr="00B919FD">
        <w:rPr>
          <w:rFonts w:hint="eastAsia"/>
          <w:szCs w:val="22"/>
        </w:rPr>
        <w:t>周达到</w:t>
      </w:r>
      <w:r w:rsidRPr="00B919FD">
        <w:rPr>
          <w:rFonts w:hint="eastAsia"/>
          <w:szCs w:val="22"/>
        </w:rPr>
        <w:t>7.79</w:t>
      </w:r>
      <w:r w:rsidRPr="00B919FD">
        <w:rPr>
          <w:szCs w:val="22"/>
        </w:rPr>
        <w:t>×10</w:t>
      </w:r>
      <w:r w:rsidRPr="00CA76DF">
        <w:rPr>
          <w:rFonts w:hint="eastAsia"/>
          <w:szCs w:val="22"/>
          <w:vertAlign w:val="superscript"/>
        </w:rPr>
        <w:t>7</w:t>
      </w:r>
      <w:r w:rsidRPr="00B919FD">
        <w:rPr>
          <w:szCs w:val="22"/>
        </w:rPr>
        <w:t xml:space="preserve"> ± </w:t>
      </w:r>
      <w:r w:rsidRPr="00B919FD">
        <w:rPr>
          <w:rFonts w:hint="eastAsia"/>
          <w:szCs w:val="22"/>
        </w:rPr>
        <w:t>1.23</w:t>
      </w:r>
      <w:r w:rsidRPr="00B919FD">
        <w:rPr>
          <w:szCs w:val="22"/>
        </w:rPr>
        <w:t>×10</w:t>
      </w:r>
      <w:r w:rsidRPr="00CA76DF">
        <w:rPr>
          <w:rFonts w:hint="eastAsia"/>
          <w:szCs w:val="22"/>
          <w:vertAlign w:val="superscript"/>
        </w:rPr>
        <w:t>6</w:t>
      </w:r>
      <w:r w:rsidRPr="00B919FD">
        <w:rPr>
          <w:rFonts w:hint="eastAsia"/>
          <w:szCs w:val="22"/>
        </w:rPr>
        <w:t xml:space="preserve"> copies</w:t>
      </w:r>
      <w:r w:rsidRPr="00B919FD">
        <w:rPr>
          <w:szCs w:val="22"/>
        </w:rPr>
        <w:t>/</w:t>
      </w:r>
      <w:r>
        <w:rPr>
          <w:szCs w:val="22"/>
        </w:rPr>
        <w:t>mL</w:t>
      </w:r>
      <w:r w:rsidRPr="00B919FD">
        <w:rPr>
          <w:rFonts w:hint="eastAsia"/>
          <w:szCs w:val="22"/>
        </w:rPr>
        <w:t>。</w:t>
      </w:r>
      <w:r>
        <w:rPr>
          <w:rFonts w:hint="eastAsia"/>
        </w:rPr>
        <w:t>由单体测定结果知，脱氯反应在</w:t>
      </w:r>
      <w:r>
        <w:rPr>
          <w:rFonts w:hint="eastAsia"/>
        </w:rPr>
        <w:t>3</w:t>
      </w:r>
      <w:r>
        <w:t>–</w:t>
      </w:r>
      <w:r>
        <w:rPr>
          <w:rFonts w:hint="eastAsia"/>
        </w:rPr>
        <w:t>6</w:t>
      </w:r>
      <w:r>
        <w:rPr>
          <w:rFonts w:hint="eastAsia"/>
        </w:rPr>
        <w:t>周开始启动并进入快速降解期，</w:t>
      </w:r>
      <w:r w:rsidRPr="005D488C">
        <w:t>在此也观察到第</w:t>
      </w:r>
      <w:r w:rsidRPr="005D488C">
        <w:rPr>
          <w:rFonts w:hint="eastAsia"/>
        </w:rPr>
        <w:t>6</w:t>
      </w:r>
      <w:r w:rsidRPr="005D488C">
        <w:rPr>
          <w:rFonts w:hint="eastAsia"/>
        </w:rPr>
        <w:t>周时</w:t>
      </w:r>
      <w:r w:rsidRPr="005D488C">
        <w:rPr>
          <w:i/>
        </w:rPr>
        <w:t>Chloroflexi</w:t>
      </w:r>
      <w:r w:rsidRPr="005D488C">
        <w:t xml:space="preserve"> 16S rRNA</w:t>
      </w:r>
      <w:r w:rsidRPr="005D488C">
        <w:t>基因</w:t>
      </w:r>
      <w:r w:rsidRPr="005D488C">
        <w:rPr>
          <w:rFonts w:hint="eastAsia"/>
        </w:rPr>
        <w:t>较</w:t>
      </w:r>
      <w:r w:rsidRPr="005D488C">
        <w:rPr>
          <w:rFonts w:hint="eastAsia"/>
        </w:rPr>
        <w:t>0</w:t>
      </w:r>
      <w:r w:rsidRPr="005D488C">
        <w:rPr>
          <w:rFonts w:hint="eastAsia"/>
        </w:rPr>
        <w:t>周和</w:t>
      </w:r>
      <w:r w:rsidRPr="005D488C">
        <w:rPr>
          <w:rFonts w:hint="eastAsia"/>
        </w:rPr>
        <w:t>3</w:t>
      </w:r>
      <w:r w:rsidRPr="005D488C">
        <w:rPr>
          <w:rFonts w:hint="eastAsia"/>
        </w:rPr>
        <w:t>周有显著增加</w:t>
      </w:r>
      <w:r w:rsidRPr="00C51248">
        <w:rPr>
          <w:rFonts w:eastAsia="楷体" w:hAnsi="楷体"/>
          <w:szCs w:val="22"/>
        </w:rPr>
        <w:t>。</w:t>
      </w:r>
      <w:r w:rsidRPr="00B919FD">
        <w:rPr>
          <w:rFonts w:hint="eastAsia"/>
          <w:szCs w:val="22"/>
        </w:rPr>
        <w:t>在</w:t>
      </w:r>
      <w:r w:rsidRPr="00B919FD">
        <w:rPr>
          <w:rFonts w:hint="eastAsia"/>
          <w:szCs w:val="22"/>
        </w:rPr>
        <w:t>24</w:t>
      </w:r>
      <w:r w:rsidRPr="00B919FD">
        <w:rPr>
          <w:rFonts w:hint="eastAsia"/>
          <w:szCs w:val="22"/>
        </w:rPr>
        <w:t>周后，</w:t>
      </w:r>
      <w:r w:rsidRPr="00CA76DF">
        <w:rPr>
          <w:i/>
          <w:szCs w:val="22"/>
        </w:rPr>
        <w:t>Chloroflexi</w:t>
      </w:r>
      <w:r>
        <w:rPr>
          <w:rFonts w:hint="eastAsia"/>
          <w:szCs w:val="22"/>
        </w:rPr>
        <w:t xml:space="preserve"> 16S rRNA</w:t>
      </w:r>
      <w:r>
        <w:rPr>
          <w:rFonts w:hint="eastAsia"/>
          <w:szCs w:val="22"/>
        </w:rPr>
        <w:t>基因</w:t>
      </w:r>
      <w:r w:rsidRPr="00B919FD">
        <w:rPr>
          <w:rFonts w:hint="eastAsia"/>
          <w:szCs w:val="22"/>
        </w:rPr>
        <w:t>在</w:t>
      </w:r>
      <w:r w:rsidRPr="00B919FD">
        <w:rPr>
          <w:rFonts w:hint="eastAsia"/>
          <w:szCs w:val="22"/>
        </w:rPr>
        <w:t>4.94</w:t>
      </w:r>
      <w:r w:rsidRPr="00B919FD">
        <w:rPr>
          <w:szCs w:val="22"/>
        </w:rPr>
        <w:t>×10</w:t>
      </w:r>
      <w:r w:rsidRPr="00CA76DF">
        <w:rPr>
          <w:rFonts w:hint="eastAsia"/>
          <w:szCs w:val="22"/>
          <w:vertAlign w:val="superscript"/>
        </w:rPr>
        <w:t>7</w:t>
      </w:r>
      <w:r w:rsidRPr="00B919FD">
        <w:rPr>
          <w:szCs w:val="22"/>
        </w:rPr>
        <w:t xml:space="preserve"> ± </w:t>
      </w:r>
      <w:r w:rsidRPr="00B919FD">
        <w:rPr>
          <w:rFonts w:hint="eastAsia"/>
          <w:szCs w:val="22"/>
        </w:rPr>
        <w:t>5.65</w:t>
      </w:r>
      <w:r w:rsidRPr="00B919FD">
        <w:rPr>
          <w:szCs w:val="22"/>
        </w:rPr>
        <w:t>×10</w:t>
      </w:r>
      <w:r w:rsidRPr="00CA76DF">
        <w:rPr>
          <w:rFonts w:hint="eastAsia"/>
          <w:szCs w:val="22"/>
          <w:vertAlign w:val="superscript"/>
        </w:rPr>
        <w:t>6</w:t>
      </w:r>
      <w:r w:rsidRPr="00B919FD">
        <w:rPr>
          <w:rFonts w:hint="eastAsia"/>
          <w:szCs w:val="22"/>
        </w:rPr>
        <w:t xml:space="preserve"> copies</w:t>
      </w:r>
      <w:r w:rsidRPr="00B919FD">
        <w:rPr>
          <w:szCs w:val="22"/>
        </w:rPr>
        <w:t>/</w:t>
      </w:r>
      <w:r>
        <w:rPr>
          <w:szCs w:val="22"/>
        </w:rPr>
        <w:t>mL</w:t>
      </w:r>
      <w:r>
        <w:rPr>
          <w:rFonts w:hint="eastAsia"/>
          <w:szCs w:val="22"/>
        </w:rPr>
        <w:t xml:space="preserve"> </w:t>
      </w:r>
      <w:r w:rsidRPr="00B919FD">
        <w:rPr>
          <w:rFonts w:hint="eastAsia"/>
          <w:szCs w:val="22"/>
        </w:rPr>
        <w:t>到</w:t>
      </w:r>
      <w:r>
        <w:rPr>
          <w:rFonts w:hint="eastAsia"/>
          <w:szCs w:val="22"/>
        </w:rPr>
        <w:t>9.74</w:t>
      </w:r>
      <w:r w:rsidRPr="00B919FD">
        <w:rPr>
          <w:szCs w:val="22"/>
        </w:rPr>
        <w:t>×10</w:t>
      </w:r>
      <w:r>
        <w:rPr>
          <w:rFonts w:hint="eastAsia"/>
          <w:szCs w:val="22"/>
          <w:vertAlign w:val="superscript"/>
        </w:rPr>
        <w:t>7</w:t>
      </w:r>
      <w:r>
        <w:rPr>
          <w:rFonts w:hint="eastAsia"/>
          <w:szCs w:val="22"/>
        </w:rPr>
        <w:t xml:space="preserve"> </w:t>
      </w:r>
      <w:r w:rsidRPr="00B919FD">
        <w:rPr>
          <w:szCs w:val="22"/>
        </w:rPr>
        <w:t xml:space="preserve">± </w:t>
      </w:r>
      <w:r>
        <w:rPr>
          <w:rFonts w:hint="eastAsia"/>
          <w:szCs w:val="22"/>
        </w:rPr>
        <w:t>6.92</w:t>
      </w:r>
      <w:r w:rsidRPr="00B919FD">
        <w:rPr>
          <w:szCs w:val="22"/>
        </w:rPr>
        <w:t>×10</w:t>
      </w:r>
      <w:r>
        <w:rPr>
          <w:rFonts w:hint="eastAsia"/>
          <w:szCs w:val="22"/>
          <w:vertAlign w:val="superscript"/>
        </w:rPr>
        <w:t>6</w:t>
      </w:r>
      <w:r w:rsidRPr="00B919FD">
        <w:rPr>
          <w:rFonts w:hint="eastAsia"/>
          <w:szCs w:val="22"/>
        </w:rPr>
        <w:t xml:space="preserve"> copies</w:t>
      </w:r>
      <w:r w:rsidRPr="00B919FD">
        <w:rPr>
          <w:szCs w:val="22"/>
        </w:rPr>
        <w:t>/</w:t>
      </w:r>
      <w:r>
        <w:rPr>
          <w:szCs w:val="22"/>
        </w:rPr>
        <w:t>mL</w:t>
      </w:r>
      <w:r w:rsidRPr="00B919FD">
        <w:rPr>
          <w:rFonts w:hint="eastAsia"/>
          <w:szCs w:val="22"/>
        </w:rPr>
        <w:t>之间波动，维持在</w:t>
      </w:r>
      <w:r>
        <w:rPr>
          <w:rFonts w:hint="eastAsia"/>
          <w:szCs w:val="22"/>
        </w:rPr>
        <w:t>较高的数量级水平，</w:t>
      </w:r>
      <w:r w:rsidRPr="005D488C">
        <w:rPr>
          <w:rFonts w:hint="eastAsia"/>
          <w:szCs w:val="22"/>
        </w:rPr>
        <w:t>一定</w:t>
      </w:r>
      <w:r w:rsidRPr="005D488C">
        <w:rPr>
          <w:szCs w:val="22"/>
        </w:rPr>
        <w:t>程度上说明</w:t>
      </w:r>
      <w:r>
        <w:rPr>
          <w:rFonts w:hint="eastAsia"/>
          <w:szCs w:val="22"/>
        </w:rPr>
        <w:t>体系有较好的脱氯潜能。</w:t>
      </w:r>
    </w:p>
    <w:p w14:paraId="664E65E8" w14:textId="77777777" w:rsidR="00296D36" w:rsidRDefault="00296D36" w:rsidP="00A95F90">
      <w:pPr>
        <w:adjustRightInd w:val="0"/>
        <w:snapToGrid w:val="0"/>
        <w:spacing w:line="300" w:lineRule="auto"/>
        <w:ind w:firstLineChars="200" w:firstLine="480"/>
        <w:rPr>
          <w:rFonts w:eastAsia="楷体" w:hAnsi="楷体"/>
        </w:rPr>
      </w:pPr>
      <w:r w:rsidRPr="00B919FD">
        <w:rPr>
          <w:rFonts w:hint="eastAsia"/>
          <w:szCs w:val="22"/>
        </w:rPr>
        <w:t>硫酸盐还原</w:t>
      </w:r>
      <w:r w:rsidRPr="00B919FD">
        <w:rPr>
          <w:szCs w:val="22"/>
        </w:rPr>
        <w:t>条件</w:t>
      </w:r>
      <w:r>
        <w:rPr>
          <w:rFonts w:hint="eastAsia"/>
          <w:szCs w:val="22"/>
        </w:rPr>
        <w:t>下</w:t>
      </w:r>
      <w:r w:rsidRPr="00B919FD">
        <w:rPr>
          <w:rFonts w:hint="eastAsia"/>
          <w:szCs w:val="22"/>
        </w:rPr>
        <w:t>实验组的</w:t>
      </w:r>
      <w:r w:rsidRPr="00CA76DF">
        <w:rPr>
          <w:i/>
          <w:szCs w:val="22"/>
        </w:rPr>
        <w:t>Chloroflexi</w:t>
      </w:r>
      <w:r>
        <w:rPr>
          <w:rFonts w:hint="eastAsia"/>
          <w:szCs w:val="22"/>
        </w:rPr>
        <w:t xml:space="preserve"> 16S rRNA</w:t>
      </w:r>
      <w:r>
        <w:rPr>
          <w:rFonts w:hint="eastAsia"/>
          <w:szCs w:val="22"/>
        </w:rPr>
        <w:t>基因</w:t>
      </w:r>
      <w:r w:rsidRPr="00B919FD">
        <w:rPr>
          <w:rFonts w:hint="eastAsia"/>
          <w:szCs w:val="22"/>
        </w:rPr>
        <w:t>拷贝数增长则缓慢得多。在</w:t>
      </w:r>
      <w:r w:rsidRPr="00B919FD">
        <w:rPr>
          <w:rFonts w:hint="eastAsia"/>
          <w:szCs w:val="22"/>
        </w:rPr>
        <w:t>0</w:t>
      </w:r>
      <w:r w:rsidRPr="00B919FD">
        <w:rPr>
          <w:rFonts w:hint="eastAsia"/>
          <w:szCs w:val="22"/>
        </w:rPr>
        <w:t>到</w:t>
      </w:r>
      <w:r>
        <w:rPr>
          <w:rFonts w:hint="eastAsia"/>
          <w:szCs w:val="22"/>
        </w:rPr>
        <w:t>36</w:t>
      </w:r>
      <w:r w:rsidRPr="00B919FD">
        <w:rPr>
          <w:rFonts w:hint="eastAsia"/>
          <w:szCs w:val="22"/>
        </w:rPr>
        <w:t>周，拷贝数在</w:t>
      </w:r>
      <w:r w:rsidRPr="00160CD2">
        <w:rPr>
          <w:szCs w:val="22"/>
        </w:rPr>
        <w:t>10</w:t>
      </w:r>
      <w:r>
        <w:rPr>
          <w:rFonts w:hint="eastAsia"/>
          <w:szCs w:val="22"/>
          <w:vertAlign w:val="superscript"/>
        </w:rPr>
        <w:t>6</w:t>
      </w:r>
      <w:r>
        <w:rPr>
          <w:rFonts w:hint="eastAsia"/>
          <w:szCs w:val="22"/>
        </w:rPr>
        <w:t>数量级波动，在脱氯反应启动的第</w:t>
      </w:r>
      <w:r>
        <w:rPr>
          <w:rFonts w:hint="eastAsia"/>
          <w:szCs w:val="22"/>
        </w:rPr>
        <w:t>9</w:t>
      </w:r>
      <w:r>
        <w:rPr>
          <w:rFonts w:hint="eastAsia"/>
          <w:szCs w:val="22"/>
        </w:rPr>
        <w:t>周到第</w:t>
      </w:r>
      <w:r>
        <w:rPr>
          <w:rFonts w:hint="eastAsia"/>
          <w:szCs w:val="22"/>
        </w:rPr>
        <w:t>36</w:t>
      </w:r>
      <w:r>
        <w:rPr>
          <w:rFonts w:hint="eastAsia"/>
          <w:szCs w:val="22"/>
        </w:rPr>
        <w:t>周，</w:t>
      </w:r>
      <w:r w:rsidRPr="00CA76DF">
        <w:rPr>
          <w:i/>
          <w:szCs w:val="22"/>
        </w:rPr>
        <w:t>Chloroflexi</w:t>
      </w:r>
      <w:r>
        <w:rPr>
          <w:rFonts w:hint="eastAsia"/>
          <w:szCs w:val="22"/>
        </w:rPr>
        <w:t>没有表现出增长趋势。在脱氯反应快速进行的</w:t>
      </w:r>
      <w:r>
        <w:rPr>
          <w:rFonts w:hint="eastAsia"/>
          <w:szCs w:val="22"/>
        </w:rPr>
        <w:t>36</w:t>
      </w:r>
      <w:r>
        <w:rPr>
          <w:rFonts w:hint="eastAsia"/>
          <w:szCs w:val="22"/>
        </w:rPr>
        <w:t>周</w:t>
      </w:r>
      <w:r>
        <w:rPr>
          <w:szCs w:val="22"/>
        </w:rPr>
        <w:t>–</w:t>
      </w:r>
      <w:r>
        <w:rPr>
          <w:rFonts w:hint="eastAsia"/>
          <w:szCs w:val="22"/>
        </w:rPr>
        <w:t>66</w:t>
      </w:r>
      <w:r>
        <w:rPr>
          <w:rFonts w:hint="eastAsia"/>
          <w:szCs w:val="22"/>
        </w:rPr>
        <w:t>周，</w:t>
      </w:r>
      <w:r w:rsidRPr="00CA76DF">
        <w:rPr>
          <w:i/>
          <w:szCs w:val="22"/>
        </w:rPr>
        <w:t>Chloroflexi</w:t>
      </w:r>
      <w:r>
        <w:rPr>
          <w:rFonts w:hint="eastAsia"/>
          <w:szCs w:val="22"/>
        </w:rPr>
        <w:t xml:space="preserve"> 16S rRNA</w:t>
      </w:r>
      <w:r>
        <w:rPr>
          <w:rFonts w:hint="eastAsia"/>
          <w:szCs w:val="22"/>
        </w:rPr>
        <w:t>基因</w:t>
      </w:r>
      <w:r w:rsidRPr="00B919FD">
        <w:rPr>
          <w:rFonts w:hint="eastAsia"/>
          <w:szCs w:val="22"/>
        </w:rPr>
        <w:t>拷贝数</w:t>
      </w:r>
      <w:r>
        <w:rPr>
          <w:rFonts w:hint="eastAsia"/>
          <w:szCs w:val="22"/>
        </w:rPr>
        <w:t>出现明显</w:t>
      </w:r>
      <w:r w:rsidRPr="00160CD2">
        <w:rPr>
          <w:rFonts w:hint="eastAsia"/>
          <w:szCs w:val="22"/>
        </w:rPr>
        <w:t>增长，</w:t>
      </w:r>
      <w:r>
        <w:rPr>
          <w:rFonts w:hint="eastAsia"/>
          <w:szCs w:val="22"/>
        </w:rPr>
        <w:t>由</w:t>
      </w:r>
      <w:r>
        <w:rPr>
          <w:rFonts w:hint="eastAsia"/>
          <w:szCs w:val="22"/>
        </w:rPr>
        <w:t>36</w:t>
      </w:r>
      <w:r>
        <w:rPr>
          <w:rFonts w:hint="eastAsia"/>
          <w:szCs w:val="22"/>
        </w:rPr>
        <w:t>周</w:t>
      </w:r>
      <w:r w:rsidRPr="007F10B4">
        <w:rPr>
          <w:rFonts w:hint="eastAsia"/>
          <w:szCs w:val="22"/>
        </w:rPr>
        <w:t>的</w:t>
      </w:r>
      <w:r w:rsidRPr="007F10B4">
        <w:rPr>
          <w:rFonts w:hint="eastAsia"/>
          <w:szCs w:val="22"/>
        </w:rPr>
        <w:t>4.86</w:t>
      </w:r>
      <w:r w:rsidRPr="007F10B4">
        <w:rPr>
          <w:szCs w:val="22"/>
        </w:rPr>
        <w:t>×10</w:t>
      </w:r>
      <w:r w:rsidRPr="007F10B4">
        <w:rPr>
          <w:rFonts w:hint="eastAsia"/>
          <w:szCs w:val="22"/>
          <w:vertAlign w:val="superscript"/>
        </w:rPr>
        <w:t>6</w:t>
      </w:r>
      <w:r w:rsidRPr="007F10B4">
        <w:rPr>
          <w:szCs w:val="22"/>
        </w:rPr>
        <w:t xml:space="preserve"> ± </w:t>
      </w:r>
      <w:r w:rsidRPr="007F10B4">
        <w:rPr>
          <w:rFonts w:hint="eastAsia"/>
          <w:szCs w:val="22"/>
        </w:rPr>
        <w:t>7.67</w:t>
      </w:r>
      <w:r w:rsidRPr="007F10B4">
        <w:rPr>
          <w:szCs w:val="22"/>
        </w:rPr>
        <w:t>×10</w:t>
      </w:r>
      <w:r w:rsidRPr="007F10B4">
        <w:rPr>
          <w:rFonts w:hint="eastAsia"/>
          <w:szCs w:val="22"/>
          <w:vertAlign w:val="superscript"/>
        </w:rPr>
        <w:t>5</w:t>
      </w:r>
      <w:r w:rsidRPr="007F10B4">
        <w:rPr>
          <w:rFonts w:hint="eastAsia"/>
          <w:szCs w:val="22"/>
        </w:rPr>
        <w:t xml:space="preserve"> cop</w:t>
      </w:r>
      <w:r w:rsidRPr="00B919FD">
        <w:rPr>
          <w:rFonts w:hint="eastAsia"/>
          <w:szCs w:val="22"/>
        </w:rPr>
        <w:t>ies</w:t>
      </w:r>
      <w:r w:rsidRPr="00B919FD">
        <w:rPr>
          <w:szCs w:val="22"/>
        </w:rPr>
        <w:t>/</w:t>
      </w:r>
      <w:r>
        <w:rPr>
          <w:szCs w:val="22"/>
        </w:rPr>
        <w:t>mL</w:t>
      </w:r>
      <w:r>
        <w:rPr>
          <w:rFonts w:hint="eastAsia"/>
          <w:szCs w:val="22"/>
        </w:rPr>
        <w:t>增至</w:t>
      </w:r>
      <w:r w:rsidRPr="00160CD2">
        <w:rPr>
          <w:rFonts w:hint="eastAsia"/>
          <w:szCs w:val="22"/>
        </w:rPr>
        <w:t xml:space="preserve"> </w:t>
      </w:r>
      <w:r w:rsidRPr="007F10B4">
        <w:rPr>
          <w:rFonts w:hint="eastAsia"/>
          <w:szCs w:val="22"/>
        </w:rPr>
        <w:t>2.36</w:t>
      </w:r>
      <w:r w:rsidRPr="007F10B4">
        <w:rPr>
          <w:szCs w:val="22"/>
        </w:rPr>
        <w:t>×10</w:t>
      </w:r>
      <w:r w:rsidRPr="007F10B4">
        <w:rPr>
          <w:rFonts w:hint="eastAsia"/>
          <w:szCs w:val="22"/>
          <w:vertAlign w:val="superscript"/>
        </w:rPr>
        <w:t>7</w:t>
      </w:r>
      <w:r w:rsidRPr="007F10B4">
        <w:rPr>
          <w:szCs w:val="22"/>
        </w:rPr>
        <w:t xml:space="preserve"> ± </w:t>
      </w:r>
      <w:r w:rsidRPr="007F10B4">
        <w:rPr>
          <w:rFonts w:hint="eastAsia"/>
          <w:szCs w:val="22"/>
        </w:rPr>
        <w:t>6.21</w:t>
      </w:r>
      <w:r w:rsidRPr="007F10B4">
        <w:rPr>
          <w:szCs w:val="22"/>
        </w:rPr>
        <w:t>×10</w:t>
      </w:r>
      <w:r w:rsidRPr="007F10B4">
        <w:rPr>
          <w:rFonts w:hint="eastAsia"/>
          <w:szCs w:val="22"/>
          <w:vertAlign w:val="superscript"/>
        </w:rPr>
        <w:t>5</w:t>
      </w:r>
      <w:r w:rsidRPr="007F10B4">
        <w:rPr>
          <w:rFonts w:hint="eastAsia"/>
          <w:szCs w:val="22"/>
        </w:rPr>
        <w:t xml:space="preserve"> copies</w:t>
      </w:r>
      <w:r w:rsidRPr="007F10B4">
        <w:rPr>
          <w:szCs w:val="22"/>
        </w:rPr>
        <w:t>/</w:t>
      </w:r>
      <w:r>
        <w:rPr>
          <w:szCs w:val="22"/>
        </w:rPr>
        <w:t>mL</w:t>
      </w:r>
      <w:r w:rsidRPr="007F10B4">
        <w:rPr>
          <w:rFonts w:hint="eastAsia"/>
          <w:szCs w:val="22"/>
        </w:rPr>
        <w:t>。由于</w:t>
      </w:r>
      <w:r w:rsidRPr="007F10B4">
        <w:rPr>
          <w:rFonts w:hint="eastAsia"/>
          <w:szCs w:val="22"/>
        </w:rPr>
        <w:t>T-S</w:t>
      </w:r>
      <w:r w:rsidRPr="007F10B4">
        <w:rPr>
          <w:rFonts w:hint="eastAsia"/>
          <w:szCs w:val="22"/>
        </w:rPr>
        <w:t>组从反应开始到反应快速进行前（第</w:t>
      </w:r>
      <w:r w:rsidRPr="007F10B4">
        <w:rPr>
          <w:rFonts w:hint="eastAsia"/>
          <w:szCs w:val="22"/>
        </w:rPr>
        <w:t>9</w:t>
      </w:r>
      <w:r>
        <w:rPr>
          <w:szCs w:val="22"/>
        </w:rPr>
        <w:t>–</w:t>
      </w:r>
      <w:r w:rsidRPr="007F10B4">
        <w:rPr>
          <w:rFonts w:hint="eastAsia"/>
          <w:szCs w:val="22"/>
        </w:rPr>
        <w:t>36</w:t>
      </w:r>
      <w:r w:rsidRPr="007F10B4">
        <w:rPr>
          <w:rFonts w:hint="eastAsia"/>
          <w:szCs w:val="22"/>
        </w:rPr>
        <w:t>周）</w:t>
      </w:r>
      <w:r w:rsidRPr="007F10B4">
        <w:rPr>
          <w:rFonts w:hint="eastAsia"/>
          <w:szCs w:val="22"/>
        </w:rPr>
        <w:t>PCBs</w:t>
      </w:r>
      <w:r w:rsidRPr="007F10B4">
        <w:rPr>
          <w:rFonts w:hint="eastAsia"/>
          <w:szCs w:val="22"/>
        </w:rPr>
        <w:t>降解程度低，</w:t>
      </w:r>
      <w:r w:rsidRPr="000516B9">
        <w:rPr>
          <w:szCs w:val="22"/>
        </w:rPr>
        <w:t>我们认为</w:t>
      </w:r>
      <w:r w:rsidRPr="008841DB">
        <w:rPr>
          <w:i/>
          <w:szCs w:val="22"/>
        </w:rPr>
        <w:t>Chloroflexi</w:t>
      </w:r>
      <w:r w:rsidRPr="000516B9">
        <w:rPr>
          <w:szCs w:val="22"/>
        </w:rPr>
        <w:t xml:space="preserve"> 16S rRNA</w:t>
      </w:r>
      <w:r w:rsidRPr="000516B9">
        <w:rPr>
          <w:szCs w:val="22"/>
        </w:rPr>
        <w:t>基因拷贝数变化可以指示硫酸盐还原条件下快速反应期的到达</w:t>
      </w:r>
      <w:r w:rsidRPr="000516B9">
        <w:rPr>
          <w:rFonts w:hint="eastAsia"/>
          <w:szCs w:val="22"/>
        </w:rPr>
        <w:t>。</w:t>
      </w:r>
    </w:p>
    <w:p w14:paraId="68A86E23" w14:textId="77777777" w:rsidR="00296D36" w:rsidRPr="000F73F4" w:rsidRDefault="00296D36" w:rsidP="00A95F90">
      <w:pPr>
        <w:adjustRightInd w:val="0"/>
        <w:snapToGrid w:val="0"/>
        <w:spacing w:line="300" w:lineRule="auto"/>
        <w:ind w:firstLineChars="200" w:firstLine="480"/>
        <w:rPr>
          <w:szCs w:val="22"/>
        </w:rPr>
      </w:pPr>
      <w:r>
        <w:rPr>
          <w:szCs w:val="22"/>
        </w:rPr>
        <w:t>三价铁还原</w:t>
      </w:r>
      <w:r w:rsidRPr="00B919FD">
        <w:rPr>
          <w:szCs w:val="22"/>
        </w:rPr>
        <w:t>条件</w:t>
      </w:r>
      <w:r w:rsidRPr="00B919FD">
        <w:rPr>
          <w:rFonts w:hint="eastAsia"/>
          <w:szCs w:val="22"/>
        </w:rPr>
        <w:t>下实验组的</w:t>
      </w:r>
      <w:r w:rsidRPr="00CA76DF">
        <w:rPr>
          <w:i/>
          <w:szCs w:val="22"/>
        </w:rPr>
        <w:t>Chloroflexi</w:t>
      </w:r>
      <w:r>
        <w:rPr>
          <w:rFonts w:hint="eastAsia"/>
          <w:szCs w:val="22"/>
        </w:rPr>
        <w:t xml:space="preserve"> 16S rRNA</w:t>
      </w:r>
      <w:r>
        <w:rPr>
          <w:rFonts w:hint="eastAsia"/>
          <w:szCs w:val="22"/>
        </w:rPr>
        <w:t>基因</w:t>
      </w:r>
      <w:r w:rsidRPr="00B919FD">
        <w:rPr>
          <w:rFonts w:hint="eastAsia"/>
          <w:szCs w:val="22"/>
        </w:rPr>
        <w:t>拷贝数增长要</w:t>
      </w:r>
      <w:r w:rsidRPr="00CF23F1">
        <w:rPr>
          <w:szCs w:val="22"/>
        </w:rPr>
        <w:t>快于</w:t>
      </w:r>
      <w:r w:rsidRPr="00CF23F1">
        <w:rPr>
          <w:rFonts w:hint="eastAsia"/>
          <w:szCs w:val="22"/>
        </w:rPr>
        <w:t>T-S</w:t>
      </w:r>
      <w:r w:rsidRPr="00CF23F1">
        <w:rPr>
          <w:rFonts w:hint="eastAsia"/>
          <w:szCs w:val="22"/>
        </w:rPr>
        <w:t>组</w:t>
      </w:r>
      <w:r w:rsidRPr="00CF23F1">
        <w:rPr>
          <w:szCs w:val="22"/>
        </w:rPr>
        <w:t>。</w:t>
      </w:r>
      <w:r w:rsidRPr="00B919FD">
        <w:rPr>
          <w:rFonts w:hint="eastAsia"/>
          <w:szCs w:val="22"/>
        </w:rPr>
        <w:t>除了</w:t>
      </w:r>
      <w:r w:rsidRPr="00E10A29">
        <w:rPr>
          <w:rFonts w:hint="eastAsia"/>
          <w:szCs w:val="22"/>
        </w:rPr>
        <w:t>在第</w:t>
      </w:r>
      <w:r w:rsidRPr="00E10A29">
        <w:rPr>
          <w:rFonts w:hint="eastAsia"/>
          <w:szCs w:val="22"/>
        </w:rPr>
        <w:t>21</w:t>
      </w:r>
      <w:r w:rsidRPr="00E10A29">
        <w:rPr>
          <w:rFonts w:hint="eastAsia"/>
          <w:szCs w:val="22"/>
        </w:rPr>
        <w:t>周出现的拷贝数值低的</w:t>
      </w:r>
      <w:r w:rsidRPr="00B919FD">
        <w:rPr>
          <w:rFonts w:hint="eastAsia"/>
          <w:szCs w:val="22"/>
        </w:rPr>
        <w:t>情况</w:t>
      </w:r>
      <w:r>
        <w:rPr>
          <w:rFonts w:hint="eastAsia"/>
          <w:szCs w:val="22"/>
        </w:rPr>
        <w:t>(</w:t>
      </w:r>
      <w:r>
        <w:rPr>
          <w:rFonts w:hint="eastAsia"/>
          <w:szCs w:val="22"/>
        </w:rPr>
        <w:t>与前文</w:t>
      </w:r>
      <w:r>
        <w:rPr>
          <w:rFonts w:hint="eastAsia"/>
          <w:szCs w:val="22"/>
        </w:rPr>
        <w:t>PCB</w:t>
      </w:r>
      <w:r>
        <w:rPr>
          <w:rFonts w:hint="eastAsia"/>
          <w:szCs w:val="22"/>
        </w:rPr>
        <w:t>单体测定结果对应，</w:t>
      </w:r>
      <w:r w:rsidRPr="00CF23F1">
        <w:rPr>
          <w:szCs w:val="22"/>
        </w:rPr>
        <w:t>21</w:t>
      </w:r>
      <w:r w:rsidRPr="00CF23F1">
        <w:rPr>
          <w:szCs w:val="22"/>
        </w:rPr>
        <w:t>周</w:t>
      </w:r>
      <w:r w:rsidRPr="00CF23F1">
        <w:rPr>
          <w:szCs w:val="22"/>
        </w:rPr>
        <w:t>T-Fe</w:t>
      </w:r>
      <w:r w:rsidRPr="00CF23F1">
        <w:rPr>
          <w:szCs w:val="22"/>
        </w:rPr>
        <w:t>组</w:t>
      </w:r>
      <w:r w:rsidRPr="00CF23F1">
        <w:rPr>
          <w:rFonts w:hint="eastAsia"/>
          <w:szCs w:val="22"/>
        </w:rPr>
        <w:t>多氯联苯</w:t>
      </w:r>
      <w:r w:rsidRPr="00CF23F1">
        <w:rPr>
          <w:szCs w:val="22"/>
        </w:rPr>
        <w:t>降解较前后时间点</w:t>
      </w:r>
      <w:r w:rsidRPr="00CF23F1">
        <w:rPr>
          <w:rFonts w:hint="eastAsia"/>
          <w:szCs w:val="22"/>
        </w:rPr>
        <w:t>较弱，</w:t>
      </w:r>
      <w:r w:rsidRPr="00CF23F1">
        <w:rPr>
          <w:szCs w:val="22"/>
        </w:rPr>
        <w:t>属于异常点</w:t>
      </w:r>
      <w:r>
        <w:rPr>
          <w:rFonts w:hint="eastAsia"/>
          <w:szCs w:val="22"/>
        </w:rPr>
        <w:t>)</w:t>
      </w:r>
      <w:r w:rsidRPr="00B919FD">
        <w:rPr>
          <w:rFonts w:hint="eastAsia"/>
          <w:szCs w:val="22"/>
        </w:rPr>
        <w:t>，</w:t>
      </w:r>
      <w:r w:rsidRPr="00C5769A">
        <w:rPr>
          <w:rFonts w:hint="eastAsia"/>
          <w:szCs w:val="22"/>
        </w:rPr>
        <w:t>反应微环境的增长趋势良好</w:t>
      </w:r>
      <w:r>
        <w:rPr>
          <w:rFonts w:hint="eastAsia"/>
          <w:szCs w:val="22"/>
        </w:rPr>
        <w:t>。</w:t>
      </w:r>
      <w:r>
        <w:rPr>
          <w:rFonts w:hint="eastAsia"/>
          <w:szCs w:val="22"/>
        </w:rPr>
        <w:t>T-Fe</w:t>
      </w:r>
      <w:r>
        <w:rPr>
          <w:rFonts w:hint="eastAsia"/>
          <w:szCs w:val="22"/>
        </w:rPr>
        <w:t>实验组在</w:t>
      </w:r>
      <w:r w:rsidRPr="00B919FD">
        <w:rPr>
          <w:rFonts w:hint="eastAsia"/>
          <w:szCs w:val="22"/>
        </w:rPr>
        <w:t xml:space="preserve">36 </w:t>
      </w:r>
      <w:r w:rsidRPr="00B919FD">
        <w:rPr>
          <w:rFonts w:hint="eastAsia"/>
          <w:szCs w:val="22"/>
        </w:rPr>
        <w:t>周之前</w:t>
      </w:r>
      <w:r w:rsidRPr="00CA76DF">
        <w:rPr>
          <w:i/>
          <w:szCs w:val="22"/>
        </w:rPr>
        <w:t>Chloroflexi</w:t>
      </w:r>
      <w:r w:rsidRPr="00B919FD">
        <w:rPr>
          <w:rFonts w:hint="eastAsia"/>
          <w:szCs w:val="22"/>
        </w:rPr>
        <w:t xml:space="preserve"> 16S rRNA</w:t>
      </w:r>
      <w:r>
        <w:rPr>
          <w:rFonts w:hint="eastAsia"/>
          <w:szCs w:val="22"/>
        </w:rPr>
        <w:t>基因</w:t>
      </w:r>
      <w:r w:rsidRPr="00B919FD">
        <w:rPr>
          <w:rFonts w:hint="eastAsia"/>
          <w:szCs w:val="22"/>
        </w:rPr>
        <w:t>拷贝数增速比</w:t>
      </w:r>
      <w:r w:rsidRPr="00B919FD">
        <w:rPr>
          <w:rFonts w:hint="eastAsia"/>
          <w:szCs w:val="22"/>
        </w:rPr>
        <w:t>T-1</w:t>
      </w:r>
      <w:r w:rsidRPr="00B919FD">
        <w:rPr>
          <w:rFonts w:hint="eastAsia"/>
          <w:szCs w:val="22"/>
        </w:rPr>
        <w:t>组慢，到</w:t>
      </w:r>
      <w:r>
        <w:rPr>
          <w:rFonts w:hint="eastAsia"/>
          <w:szCs w:val="22"/>
        </w:rPr>
        <w:t>了第</w:t>
      </w:r>
      <w:r w:rsidRPr="00B919FD">
        <w:rPr>
          <w:rFonts w:hint="eastAsia"/>
          <w:szCs w:val="22"/>
        </w:rPr>
        <w:t>51</w:t>
      </w:r>
      <w:r w:rsidRPr="00B919FD">
        <w:rPr>
          <w:rFonts w:hint="eastAsia"/>
          <w:szCs w:val="22"/>
        </w:rPr>
        <w:t>周</w:t>
      </w:r>
      <w:r w:rsidRPr="00B919FD">
        <w:rPr>
          <w:rFonts w:hint="eastAsia"/>
          <w:szCs w:val="22"/>
        </w:rPr>
        <w:t>T-Fe</w:t>
      </w:r>
      <w:r w:rsidRPr="00B919FD">
        <w:rPr>
          <w:rFonts w:hint="eastAsia"/>
          <w:szCs w:val="22"/>
        </w:rPr>
        <w:t>实验组</w:t>
      </w:r>
      <w:r>
        <w:rPr>
          <w:rFonts w:hint="eastAsia"/>
          <w:szCs w:val="22"/>
        </w:rPr>
        <w:t>基因</w:t>
      </w:r>
      <w:r w:rsidRPr="00B919FD">
        <w:rPr>
          <w:rFonts w:hint="eastAsia"/>
          <w:szCs w:val="22"/>
        </w:rPr>
        <w:t>拷贝数</w:t>
      </w:r>
      <w:r>
        <w:rPr>
          <w:rFonts w:hint="eastAsia"/>
          <w:szCs w:val="22"/>
        </w:rPr>
        <w:t>与</w:t>
      </w:r>
      <w:r>
        <w:rPr>
          <w:rFonts w:hint="eastAsia"/>
          <w:szCs w:val="22"/>
        </w:rPr>
        <w:t>T-1</w:t>
      </w:r>
      <w:r>
        <w:rPr>
          <w:rFonts w:hint="eastAsia"/>
          <w:szCs w:val="22"/>
        </w:rPr>
        <w:t>组相当</w:t>
      </w:r>
      <w:r w:rsidRPr="00B919FD">
        <w:rPr>
          <w:rFonts w:hint="eastAsia"/>
          <w:szCs w:val="22"/>
        </w:rPr>
        <w:t>，第</w:t>
      </w:r>
      <w:r w:rsidRPr="00B919FD">
        <w:rPr>
          <w:rFonts w:hint="eastAsia"/>
          <w:szCs w:val="22"/>
        </w:rPr>
        <w:t>66</w:t>
      </w:r>
      <w:r w:rsidRPr="00B919FD">
        <w:rPr>
          <w:rFonts w:hint="eastAsia"/>
          <w:szCs w:val="22"/>
        </w:rPr>
        <w:t>周</w:t>
      </w:r>
      <w:r w:rsidRPr="00CA76DF">
        <w:rPr>
          <w:i/>
          <w:szCs w:val="22"/>
        </w:rPr>
        <w:t>Chloroflexi</w:t>
      </w:r>
      <w:r>
        <w:rPr>
          <w:rFonts w:hint="eastAsia"/>
          <w:szCs w:val="22"/>
        </w:rPr>
        <w:t xml:space="preserve"> 16S rRNA</w:t>
      </w:r>
      <w:r>
        <w:rPr>
          <w:rFonts w:hint="eastAsia"/>
          <w:szCs w:val="22"/>
        </w:rPr>
        <w:t>基因</w:t>
      </w:r>
      <w:r w:rsidRPr="00B919FD">
        <w:rPr>
          <w:rFonts w:hint="eastAsia"/>
          <w:szCs w:val="22"/>
        </w:rPr>
        <w:t>拷贝数达</w:t>
      </w:r>
      <w:r>
        <w:rPr>
          <w:rFonts w:hint="eastAsia"/>
          <w:szCs w:val="22"/>
        </w:rPr>
        <w:t>1.06</w:t>
      </w:r>
      <w:r w:rsidRPr="00B919FD">
        <w:rPr>
          <w:szCs w:val="22"/>
        </w:rPr>
        <w:t>×10</w:t>
      </w:r>
      <w:r>
        <w:rPr>
          <w:rFonts w:hint="eastAsia"/>
          <w:szCs w:val="22"/>
          <w:vertAlign w:val="superscript"/>
        </w:rPr>
        <w:t>8</w:t>
      </w:r>
      <w:r w:rsidRPr="00B919FD">
        <w:rPr>
          <w:szCs w:val="22"/>
        </w:rPr>
        <w:t xml:space="preserve"> ± </w:t>
      </w:r>
      <w:r>
        <w:rPr>
          <w:rFonts w:hint="eastAsia"/>
          <w:szCs w:val="22"/>
        </w:rPr>
        <w:t>1.20</w:t>
      </w:r>
      <w:r w:rsidRPr="00B919FD">
        <w:rPr>
          <w:szCs w:val="22"/>
        </w:rPr>
        <w:t>×10</w:t>
      </w:r>
      <w:r>
        <w:rPr>
          <w:rFonts w:hint="eastAsia"/>
          <w:szCs w:val="22"/>
          <w:vertAlign w:val="superscript"/>
        </w:rPr>
        <w:t>6</w:t>
      </w:r>
      <w:r w:rsidRPr="00B919FD">
        <w:rPr>
          <w:rFonts w:hint="eastAsia"/>
          <w:szCs w:val="22"/>
        </w:rPr>
        <w:t xml:space="preserve"> copies</w:t>
      </w:r>
      <w:r w:rsidRPr="00B919FD">
        <w:rPr>
          <w:szCs w:val="22"/>
        </w:rPr>
        <w:t>/</w:t>
      </w:r>
      <w:r>
        <w:rPr>
          <w:szCs w:val="22"/>
        </w:rPr>
        <w:t>mL</w:t>
      </w:r>
      <w:r>
        <w:rPr>
          <w:rFonts w:hint="eastAsia"/>
          <w:szCs w:val="22"/>
        </w:rPr>
        <w:t>，</w:t>
      </w:r>
      <w:r>
        <w:rPr>
          <w:rFonts w:hint="eastAsia"/>
        </w:rPr>
        <w:t>略高于</w:t>
      </w:r>
      <w:r>
        <w:rPr>
          <w:rFonts w:hint="eastAsia"/>
        </w:rPr>
        <w:t>T-1</w:t>
      </w:r>
      <w:r>
        <w:rPr>
          <w:rFonts w:hint="eastAsia"/>
        </w:rPr>
        <w:t>实验组。</w:t>
      </w:r>
      <w:r w:rsidRPr="007F2783">
        <w:rPr>
          <w:rFonts w:hint="eastAsia"/>
          <w:szCs w:val="22"/>
        </w:rPr>
        <w:t>在</w:t>
      </w:r>
      <w:r>
        <w:rPr>
          <w:szCs w:val="22"/>
        </w:rPr>
        <w:t>三价</w:t>
      </w:r>
      <w:r>
        <w:rPr>
          <w:szCs w:val="22"/>
        </w:rPr>
        <w:lastRenderedPageBreak/>
        <w:t>铁还原</w:t>
      </w:r>
      <w:r w:rsidRPr="007F2783">
        <w:rPr>
          <w:rFonts w:hint="eastAsia"/>
          <w:szCs w:val="22"/>
        </w:rPr>
        <w:t>环境下</w:t>
      </w:r>
      <w:r>
        <w:rPr>
          <w:rFonts w:hint="eastAsia"/>
          <w:szCs w:val="22"/>
        </w:rPr>
        <w:t>，</w:t>
      </w:r>
      <w:r w:rsidRPr="007F2783">
        <w:rPr>
          <w:rFonts w:hint="eastAsia"/>
          <w:szCs w:val="22"/>
        </w:rPr>
        <w:t>多氯联苯</w:t>
      </w:r>
      <w:r>
        <w:rPr>
          <w:rFonts w:hint="eastAsia"/>
          <w:szCs w:val="22"/>
        </w:rPr>
        <w:t>在第</w:t>
      </w:r>
      <w:r>
        <w:rPr>
          <w:rFonts w:hint="eastAsia"/>
          <w:szCs w:val="22"/>
        </w:rPr>
        <w:t>9</w:t>
      </w:r>
      <w:r>
        <w:rPr>
          <w:rFonts w:hint="eastAsia"/>
          <w:szCs w:val="22"/>
        </w:rPr>
        <w:t>周</w:t>
      </w:r>
      <w:r w:rsidRPr="007F2783">
        <w:rPr>
          <w:rFonts w:hint="eastAsia"/>
          <w:szCs w:val="22"/>
        </w:rPr>
        <w:t>开始</w:t>
      </w:r>
      <w:r>
        <w:rPr>
          <w:rFonts w:hint="eastAsia"/>
          <w:szCs w:val="22"/>
        </w:rPr>
        <w:t>启动</w:t>
      </w:r>
      <w:r w:rsidRPr="007F2783">
        <w:rPr>
          <w:rFonts w:hint="eastAsia"/>
          <w:szCs w:val="22"/>
        </w:rPr>
        <w:t>，</w:t>
      </w:r>
      <w:r>
        <w:rPr>
          <w:rFonts w:hint="eastAsia"/>
          <w:szCs w:val="22"/>
        </w:rPr>
        <w:t>9</w:t>
      </w:r>
      <w:r w:rsidRPr="001D1052">
        <w:rPr>
          <w:rFonts w:hint="eastAsia"/>
          <w:szCs w:val="22"/>
        </w:rPr>
        <w:t>周到</w:t>
      </w:r>
      <w:r>
        <w:rPr>
          <w:rFonts w:hint="eastAsia"/>
          <w:szCs w:val="22"/>
        </w:rPr>
        <w:t>36</w:t>
      </w:r>
      <w:r w:rsidRPr="001D1052">
        <w:rPr>
          <w:rFonts w:hint="eastAsia"/>
          <w:szCs w:val="22"/>
        </w:rPr>
        <w:t>周基因拷贝数由</w:t>
      </w:r>
      <w:r w:rsidRPr="00B1683F">
        <w:rPr>
          <w:rFonts w:hint="eastAsia"/>
          <w:szCs w:val="22"/>
        </w:rPr>
        <w:t>5.33</w:t>
      </w:r>
      <w:r w:rsidRPr="00B1683F">
        <w:rPr>
          <w:szCs w:val="22"/>
        </w:rPr>
        <w:t>×10</w:t>
      </w:r>
      <w:r w:rsidRPr="00B1683F">
        <w:rPr>
          <w:rFonts w:hint="eastAsia"/>
          <w:szCs w:val="22"/>
          <w:vertAlign w:val="superscript"/>
        </w:rPr>
        <w:t>6</w:t>
      </w:r>
      <w:r w:rsidRPr="00B1683F">
        <w:rPr>
          <w:szCs w:val="22"/>
        </w:rPr>
        <w:t xml:space="preserve"> ± </w:t>
      </w:r>
      <w:r w:rsidRPr="00B1683F">
        <w:rPr>
          <w:rFonts w:hint="eastAsia"/>
          <w:szCs w:val="22"/>
        </w:rPr>
        <w:t>5.27</w:t>
      </w:r>
      <w:r w:rsidRPr="00B1683F">
        <w:rPr>
          <w:szCs w:val="22"/>
        </w:rPr>
        <w:t>×10</w:t>
      </w:r>
      <w:r w:rsidRPr="00B1683F">
        <w:rPr>
          <w:rFonts w:hint="eastAsia"/>
          <w:szCs w:val="22"/>
          <w:vertAlign w:val="superscript"/>
        </w:rPr>
        <w:t>4</w:t>
      </w:r>
      <w:r w:rsidRPr="00B1683F">
        <w:rPr>
          <w:rFonts w:hint="eastAsia"/>
          <w:szCs w:val="22"/>
        </w:rPr>
        <w:t xml:space="preserve"> copies</w:t>
      </w:r>
      <w:r w:rsidRPr="00B1683F">
        <w:rPr>
          <w:szCs w:val="22"/>
        </w:rPr>
        <w:t>/</w:t>
      </w:r>
      <w:r>
        <w:rPr>
          <w:szCs w:val="22"/>
        </w:rPr>
        <w:t>mL</w:t>
      </w:r>
      <w:r w:rsidRPr="00B1683F">
        <w:rPr>
          <w:rFonts w:hint="eastAsia"/>
          <w:szCs w:val="22"/>
        </w:rPr>
        <w:t>增长至</w:t>
      </w:r>
      <w:r w:rsidRPr="00B1683F">
        <w:rPr>
          <w:rFonts w:hint="eastAsia"/>
          <w:szCs w:val="22"/>
        </w:rPr>
        <w:t>4.47</w:t>
      </w:r>
      <w:r w:rsidRPr="00B1683F">
        <w:rPr>
          <w:szCs w:val="22"/>
        </w:rPr>
        <w:t>×10</w:t>
      </w:r>
      <w:r w:rsidRPr="00B1683F">
        <w:rPr>
          <w:rFonts w:hint="eastAsia"/>
          <w:szCs w:val="22"/>
          <w:vertAlign w:val="superscript"/>
        </w:rPr>
        <w:t>7</w:t>
      </w:r>
      <w:r w:rsidRPr="00B1683F">
        <w:rPr>
          <w:szCs w:val="22"/>
        </w:rPr>
        <w:t xml:space="preserve"> ± </w:t>
      </w:r>
      <w:r w:rsidRPr="00B1683F">
        <w:rPr>
          <w:rFonts w:hint="eastAsia"/>
          <w:szCs w:val="22"/>
        </w:rPr>
        <w:t>1.41</w:t>
      </w:r>
      <w:r w:rsidRPr="00B1683F">
        <w:rPr>
          <w:szCs w:val="22"/>
        </w:rPr>
        <w:t>×10</w:t>
      </w:r>
      <w:r w:rsidRPr="00B1683F">
        <w:rPr>
          <w:rFonts w:hint="eastAsia"/>
          <w:szCs w:val="22"/>
          <w:vertAlign w:val="superscript"/>
        </w:rPr>
        <w:t>6</w:t>
      </w:r>
      <w:r w:rsidRPr="00B1683F">
        <w:rPr>
          <w:rFonts w:hint="eastAsia"/>
          <w:szCs w:val="22"/>
        </w:rPr>
        <w:t xml:space="preserve"> copies</w:t>
      </w:r>
      <w:r w:rsidRPr="00B1683F">
        <w:rPr>
          <w:szCs w:val="22"/>
        </w:rPr>
        <w:t>/</w:t>
      </w:r>
      <w:r>
        <w:rPr>
          <w:szCs w:val="22"/>
        </w:rPr>
        <w:t>mL</w:t>
      </w:r>
      <w:r w:rsidRPr="001D1052">
        <w:rPr>
          <w:rFonts w:hint="eastAsia"/>
          <w:szCs w:val="22"/>
        </w:rPr>
        <w:t>，</w:t>
      </w:r>
      <w:r w:rsidRPr="00CF23F1">
        <w:rPr>
          <w:rFonts w:hint="eastAsia"/>
          <w:szCs w:val="22"/>
        </w:rPr>
        <w:t>增长了约</w:t>
      </w:r>
      <w:r w:rsidRPr="00CF23F1">
        <w:rPr>
          <w:rFonts w:hint="eastAsia"/>
          <w:szCs w:val="22"/>
        </w:rPr>
        <w:t>1</w:t>
      </w:r>
      <w:r w:rsidRPr="00CF23F1">
        <w:rPr>
          <w:rFonts w:hint="eastAsia"/>
          <w:szCs w:val="22"/>
        </w:rPr>
        <w:t>个数量级</w:t>
      </w:r>
      <w:r w:rsidRPr="00CF23F1">
        <w:rPr>
          <w:szCs w:val="22"/>
        </w:rPr>
        <w:t>。</w:t>
      </w:r>
      <w:r>
        <w:rPr>
          <w:rFonts w:hint="eastAsia"/>
          <w:szCs w:val="22"/>
        </w:rPr>
        <w:t>36</w:t>
      </w:r>
      <w:r>
        <w:rPr>
          <w:rFonts w:hint="eastAsia"/>
          <w:szCs w:val="22"/>
        </w:rPr>
        <w:t>周之后，</w:t>
      </w:r>
      <w:r>
        <w:rPr>
          <w:rFonts w:hint="eastAsia"/>
          <w:szCs w:val="22"/>
        </w:rPr>
        <w:t>T-Fe</w:t>
      </w:r>
      <w:r>
        <w:rPr>
          <w:rFonts w:hint="eastAsia"/>
          <w:szCs w:val="22"/>
        </w:rPr>
        <w:t>组</w:t>
      </w:r>
      <w:r>
        <w:rPr>
          <w:rFonts w:hint="eastAsia"/>
          <w:szCs w:val="22"/>
        </w:rPr>
        <w:t>PCBs</w:t>
      </w:r>
      <w:r>
        <w:rPr>
          <w:rFonts w:hint="eastAsia"/>
          <w:szCs w:val="22"/>
        </w:rPr>
        <w:t>降解速率增快，基因拷贝数同样保持增长，第</w:t>
      </w:r>
      <w:r>
        <w:rPr>
          <w:rFonts w:hint="eastAsia"/>
          <w:szCs w:val="22"/>
        </w:rPr>
        <w:t>66</w:t>
      </w:r>
      <w:r>
        <w:rPr>
          <w:rFonts w:hint="eastAsia"/>
          <w:szCs w:val="22"/>
        </w:rPr>
        <w:t>周达</w:t>
      </w:r>
      <w:r w:rsidRPr="00B1683F">
        <w:rPr>
          <w:rFonts w:hint="eastAsia"/>
          <w:szCs w:val="22"/>
        </w:rPr>
        <w:t>1.06</w:t>
      </w:r>
      <w:r w:rsidRPr="00B1683F">
        <w:rPr>
          <w:szCs w:val="22"/>
        </w:rPr>
        <w:t>×10</w:t>
      </w:r>
      <w:r w:rsidRPr="00B1683F">
        <w:rPr>
          <w:rFonts w:hint="eastAsia"/>
          <w:szCs w:val="22"/>
          <w:vertAlign w:val="superscript"/>
        </w:rPr>
        <w:t>8</w:t>
      </w:r>
      <w:r w:rsidRPr="00B1683F">
        <w:rPr>
          <w:szCs w:val="22"/>
        </w:rPr>
        <w:t xml:space="preserve"> ± </w:t>
      </w:r>
      <w:r w:rsidRPr="00B1683F">
        <w:rPr>
          <w:rFonts w:hint="eastAsia"/>
          <w:szCs w:val="22"/>
        </w:rPr>
        <w:t>1.20</w:t>
      </w:r>
      <w:r w:rsidRPr="00B1683F">
        <w:rPr>
          <w:szCs w:val="22"/>
        </w:rPr>
        <w:t>×10</w:t>
      </w:r>
      <w:r w:rsidRPr="00B1683F">
        <w:rPr>
          <w:rFonts w:hint="eastAsia"/>
          <w:szCs w:val="22"/>
          <w:vertAlign w:val="superscript"/>
        </w:rPr>
        <w:t>6</w:t>
      </w:r>
      <w:r w:rsidRPr="00B1683F">
        <w:rPr>
          <w:rFonts w:hint="eastAsia"/>
          <w:szCs w:val="22"/>
        </w:rPr>
        <w:t xml:space="preserve"> copies</w:t>
      </w:r>
      <w:r w:rsidRPr="00B1683F">
        <w:rPr>
          <w:szCs w:val="22"/>
        </w:rPr>
        <w:t>/</w:t>
      </w:r>
      <w:r>
        <w:rPr>
          <w:szCs w:val="22"/>
        </w:rPr>
        <w:t>mL</w:t>
      </w:r>
      <w:r w:rsidRPr="00B1683F">
        <w:rPr>
          <w:rFonts w:hint="eastAsia"/>
          <w:szCs w:val="22"/>
        </w:rPr>
        <w:t>。</w:t>
      </w:r>
      <w:r w:rsidRPr="00B1683F">
        <w:rPr>
          <w:i/>
          <w:szCs w:val="22"/>
        </w:rPr>
        <w:t>Chlorof</w:t>
      </w:r>
      <w:r w:rsidRPr="00CA76DF">
        <w:rPr>
          <w:i/>
          <w:szCs w:val="22"/>
        </w:rPr>
        <w:t>lexi</w:t>
      </w:r>
      <w:r>
        <w:rPr>
          <w:rFonts w:hint="eastAsia"/>
          <w:szCs w:val="22"/>
        </w:rPr>
        <w:t xml:space="preserve"> 16S rRNA</w:t>
      </w:r>
      <w:r>
        <w:rPr>
          <w:rFonts w:hint="eastAsia"/>
          <w:szCs w:val="22"/>
        </w:rPr>
        <w:t>基因</w:t>
      </w:r>
      <w:r w:rsidRPr="00B919FD">
        <w:rPr>
          <w:rFonts w:hint="eastAsia"/>
          <w:szCs w:val="22"/>
        </w:rPr>
        <w:t>拷贝数</w:t>
      </w:r>
      <w:r>
        <w:rPr>
          <w:rFonts w:hint="eastAsia"/>
          <w:szCs w:val="22"/>
        </w:rPr>
        <w:t>能指示</w:t>
      </w:r>
      <w:r>
        <w:rPr>
          <w:szCs w:val="22"/>
        </w:rPr>
        <w:t>三价铁还原</w:t>
      </w:r>
      <w:r>
        <w:rPr>
          <w:rFonts w:hint="eastAsia"/>
          <w:szCs w:val="22"/>
        </w:rPr>
        <w:t>条件下太湖底泥微环境</w:t>
      </w:r>
      <w:r>
        <w:rPr>
          <w:rFonts w:hint="eastAsia"/>
          <w:szCs w:val="22"/>
        </w:rPr>
        <w:t>PCBs</w:t>
      </w:r>
      <w:r>
        <w:rPr>
          <w:rFonts w:hint="eastAsia"/>
          <w:szCs w:val="22"/>
        </w:rPr>
        <w:t>的降解。</w:t>
      </w:r>
    </w:p>
    <w:p w14:paraId="20963465" w14:textId="77777777" w:rsidR="00296D36" w:rsidRPr="00CF23F1" w:rsidRDefault="00296D36" w:rsidP="00A95F90">
      <w:pPr>
        <w:adjustRightInd w:val="0"/>
        <w:snapToGrid w:val="0"/>
        <w:spacing w:line="300" w:lineRule="auto"/>
        <w:ind w:firstLineChars="200" w:firstLine="480"/>
        <w:rPr>
          <w:szCs w:val="22"/>
        </w:rPr>
      </w:pPr>
      <w:r w:rsidRPr="00B919FD">
        <w:rPr>
          <w:rFonts w:hint="eastAsia"/>
          <w:szCs w:val="22"/>
        </w:rPr>
        <w:t>图</w:t>
      </w:r>
      <w:r w:rsidRPr="00B919FD">
        <w:rPr>
          <w:rFonts w:hint="eastAsia"/>
          <w:szCs w:val="22"/>
        </w:rPr>
        <w:t>3.3</w:t>
      </w:r>
      <w:r w:rsidRPr="00B919FD">
        <w:rPr>
          <w:rFonts w:hint="eastAsia"/>
          <w:szCs w:val="22"/>
        </w:rPr>
        <w:t>为</w:t>
      </w:r>
      <w:r w:rsidRPr="00CA76DF">
        <w:rPr>
          <w:i/>
          <w:szCs w:val="22"/>
        </w:rPr>
        <w:t>Chloroflexi</w:t>
      </w:r>
      <w:r w:rsidRPr="00B919FD">
        <w:rPr>
          <w:rFonts w:hint="eastAsia"/>
          <w:szCs w:val="22"/>
        </w:rPr>
        <w:t xml:space="preserve"> 16S rRNA</w:t>
      </w:r>
      <w:r w:rsidRPr="00B919FD">
        <w:rPr>
          <w:rFonts w:hint="eastAsia"/>
          <w:szCs w:val="22"/>
        </w:rPr>
        <w:t>基因拷贝数与</w:t>
      </w:r>
      <w:r w:rsidRPr="00C04AA7">
        <w:rPr>
          <w:i/>
          <w:szCs w:val="22"/>
        </w:rPr>
        <w:t>Bacteria</w:t>
      </w:r>
      <w:r w:rsidRPr="00B919FD">
        <w:rPr>
          <w:rFonts w:hint="eastAsia"/>
          <w:szCs w:val="22"/>
        </w:rPr>
        <w:t xml:space="preserve"> 16S rRNA</w:t>
      </w:r>
      <w:r w:rsidRPr="00B919FD">
        <w:rPr>
          <w:rFonts w:hint="eastAsia"/>
          <w:szCs w:val="22"/>
        </w:rPr>
        <w:t>基因拷贝数的百分比值随时间的变化。第</w:t>
      </w:r>
      <w:r w:rsidRPr="00B919FD">
        <w:rPr>
          <w:rFonts w:hint="eastAsia"/>
          <w:szCs w:val="22"/>
        </w:rPr>
        <w:t>0</w:t>
      </w:r>
      <w:r w:rsidRPr="00B919FD">
        <w:rPr>
          <w:rFonts w:hint="eastAsia"/>
          <w:szCs w:val="22"/>
        </w:rPr>
        <w:t>周到第</w:t>
      </w:r>
      <w:r w:rsidRPr="00B919FD">
        <w:rPr>
          <w:rFonts w:hint="eastAsia"/>
          <w:szCs w:val="22"/>
        </w:rPr>
        <w:t>2</w:t>
      </w:r>
      <w:r>
        <w:rPr>
          <w:rFonts w:hint="eastAsia"/>
          <w:szCs w:val="22"/>
        </w:rPr>
        <w:t>4</w:t>
      </w:r>
      <w:r w:rsidRPr="00B919FD">
        <w:rPr>
          <w:rFonts w:hint="eastAsia"/>
          <w:szCs w:val="22"/>
        </w:rPr>
        <w:t>周，</w:t>
      </w:r>
      <w:r w:rsidRPr="00B919FD">
        <w:rPr>
          <w:rFonts w:hint="eastAsia"/>
          <w:szCs w:val="22"/>
        </w:rPr>
        <w:t xml:space="preserve">T-1 </w:t>
      </w:r>
      <w:r w:rsidRPr="00B919FD">
        <w:rPr>
          <w:rFonts w:hint="eastAsia"/>
          <w:szCs w:val="22"/>
        </w:rPr>
        <w:t>实验组</w:t>
      </w:r>
      <w:r w:rsidRPr="004525B8">
        <w:rPr>
          <w:i/>
          <w:szCs w:val="22"/>
        </w:rPr>
        <w:t>Chloroflexi</w:t>
      </w:r>
      <w:r w:rsidRPr="004525B8">
        <w:rPr>
          <w:rFonts w:hint="eastAsia"/>
          <w:i/>
          <w:szCs w:val="22"/>
        </w:rPr>
        <w:t>/bacteria</w:t>
      </w:r>
      <w:r w:rsidRPr="00B919FD">
        <w:rPr>
          <w:rFonts w:hint="eastAsia"/>
          <w:szCs w:val="22"/>
        </w:rPr>
        <w:t>从</w:t>
      </w:r>
      <w:r w:rsidRPr="00B919FD">
        <w:rPr>
          <w:rFonts w:hint="eastAsia"/>
          <w:szCs w:val="22"/>
        </w:rPr>
        <w:t>0.1%</w:t>
      </w:r>
      <w:r w:rsidRPr="00B919FD">
        <w:rPr>
          <w:rFonts w:hint="eastAsia"/>
          <w:szCs w:val="22"/>
        </w:rPr>
        <w:t>增长至</w:t>
      </w:r>
      <w:r>
        <w:rPr>
          <w:rFonts w:hint="eastAsia"/>
          <w:szCs w:val="22"/>
        </w:rPr>
        <w:t>3</w:t>
      </w:r>
      <w:r w:rsidRPr="00B919FD">
        <w:rPr>
          <w:rFonts w:hint="eastAsia"/>
          <w:szCs w:val="22"/>
        </w:rPr>
        <w:t>.</w:t>
      </w:r>
      <w:r>
        <w:rPr>
          <w:rFonts w:hint="eastAsia"/>
          <w:szCs w:val="22"/>
        </w:rPr>
        <w:t>37</w:t>
      </w:r>
      <w:r w:rsidRPr="00B919FD">
        <w:rPr>
          <w:rFonts w:hint="eastAsia"/>
          <w:szCs w:val="22"/>
        </w:rPr>
        <w:t xml:space="preserve">% </w:t>
      </w:r>
      <w:r w:rsidRPr="00B919FD">
        <w:rPr>
          <w:rFonts w:hint="eastAsia"/>
          <w:szCs w:val="22"/>
        </w:rPr>
        <w:t>，</w:t>
      </w:r>
      <w:r w:rsidRPr="00B919FD">
        <w:rPr>
          <w:rFonts w:hint="eastAsia"/>
          <w:szCs w:val="22"/>
        </w:rPr>
        <w:t>2</w:t>
      </w:r>
      <w:r>
        <w:rPr>
          <w:rFonts w:hint="eastAsia"/>
          <w:szCs w:val="22"/>
        </w:rPr>
        <w:t>4</w:t>
      </w:r>
      <w:r w:rsidRPr="00B919FD">
        <w:rPr>
          <w:rFonts w:hint="eastAsia"/>
          <w:szCs w:val="22"/>
        </w:rPr>
        <w:t>周后</w:t>
      </w:r>
      <w:r w:rsidRPr="00CA76DF">
        <w:rPr>
          <w:i/>
          <w:szCs w:val="22"/>
        </w:rPr>
        <w:t>Chloroflexi</w:t>
      </w:r>
      <w:r w:rsidRPr="00B919FD">
        <w:rPr>
          <w:rFonts w:hint="eastAsia"/>
          <w:szCs w:val="22"/>
        </w:rPr>
        <w:t>拷贝百分数出现波动，在</w:t>
      </w:r>
      <w:r>
        <w:rPr>
          <w:rFonts w:hint="eastAsia"/>
          <w:szCs w:val="22"/>
        </w:rPr>
        <w:t>1</w:t>
      </w:r>
      <w:r w:rsidRPr="00B919FD">
        <w:rPr>
          <w:rFonts w:hint="eastAsia"/>
          <w:szCs w:val="22"/>
        </w:rPr>
        <w:t>.</w:t>
      </w:r>
      <w:r>
        <w:rPr>
          <w:rFonts w:hint="eastAsia"/>
          <w:szCs w:val="22"/>
        </w:rPr>
        <w:t>70</w:t>
      </w:r>
      <w:r w:rsidRPr="00B919FD">
        <w:rPr>
          <w:rFonts w:hint="eastAsia"/>
          <w:szCs w:val="22"/>
        </w:rPr>
        <w:t>%</w:t>
      </w:r>
      <w:r w:rsidRPr="00B919FD">
        <w:rPr>
          <w:rFonts w:hint="eastAsia"/>
          <w:szCs w:val="22"/>
        </w:rPr>
        <w:t>与</w:t>
      </w:r>
      <w:r>
        <w:rPr>
          <w:rFonts w:hint="eastAsia"/>
          <w:szCs w:val="22"/>
        </w:rPr>
        <w:t>8</w:t>
      </w:r>
      <w:r w:rsidRPr="00B919FD">
        <w:rPr>
          <w:rFonts w:hint="eastAsia"/>
          <w:szCs w:val="22"/>
        </w:rPr>
        <w:t>.</w:t>
      </w:r>
      <w:r>
        <w:rPr>
          <w:rFonts w:hint="eastAsia"/>
          <w:szCs w:val="22"/>
        </w:rPr>
        <w:t>67</w:t>
      </w:r>
      <w:r w:rsidRPr="00B919FD">
        <w:rPr>
          <w:rFonts w:hint="eastAsia"/>
          <w:szCs w:val="22"/>
        </w:rPr>
        <w:t>%</w:t>
      </w:r>
      <w:r w:rsidRPr="00B919FD">
        <w:rPr>
          <w:rFonts w:hint="eastAsia"/>
          <w:szCs w:val="22"/>
        </w:rPr>
        <w:t>之间</w:t>
      </w:r>
      <w:r>
        <w:rPr>
          <w:rFonts w:hint="eastAsia"/>
          <w:szCs w:val="22"/>
        </w:rPr>
        <w:t>，</w:t>
      </w:r>
      <w:r w:rsidRPr="00F71E83">
        <w:rPr>
          <w:rFonts w:hint="eastAsia"/>
          <w:szCs w:val="22"/>
        </w:rPr>
        <w:t>维持在相对较高水平</w:t>
      </w:r>
      <w:r>
        <w:rPr>
          <w:rFonts w:hint="eastAsia"/>
          <w:szCs w:val="22"/>
        </w:rPr>
        <w:t>，</w:t>
      </w:r>
      <w:r w:rsidRPr="00CF23F1">
        <w:rPr>
          <w:rFonts w:hint="eastAsia"/>
          <w:szCs w:val="22"/>
        </w:rPr>
        <w:t>这和多氯联苯单体分析结果中</w:t>
      </w:r>
      <w:r w:rsidRPr="00CF23F1">
        <w:rPr>
          <w:rFonts w:hint="eastAsia"/>
          <w:szCs w:val="22"/>
        </w:rPr>
        <w:t>T-1</w:t>
      </w:r>
      <w:r w:rsidRPr="00CF23F1">
        <w:rPr>
          <w:rFonts w:hint="eastAsia"/>
          <w:szCs w:val="22"/>
        </w:rPr>
        <w:t>组持续脱氯降解的结果相吻合；也说明脱氯过程中，推定脱氯菌</w:t>
      </w:r>
      <w:r w:rsidRPr="00CF23F1">
        <w:rPr>
          <w:i/>
          <w:szCs w:val="22"/>
        </w:rPr>
        <w:t>Chloroflexi</w:t>
      </w:r>
      <w:r w:rsidRPr="00CF23F1">
        <w:rPr>
          <w:szCs w:val="22"/>
        </w:rPr>
        <w:t>在微生物群落中的相对丰度</w:t>
      </w:r>
      <w:r w:rsidRPr="00CF23F1">
        <w:rPr>
          <w:rFonts w:hint="eastAsia"/>
          <w:szCs w:val="22"/>
        </w:rPr>
        <w:t>得到</w:t>
      </w:r>
      <w:r w:rsidRPr="00CF23F1">
        <w:rPr>
          <w:szCs w:val="22"/>
        </w:rPr>
        <w:t>提高</w:t>
      </w:r>
      <w:r w:rsidRPr="00CF23F1">
        <w:rPr>
          <w:rFonts w:hint="eastAsia"/>
          <w:szCs w:val="22"/>
        </w:rPr>
        <w:t>。</w:t>
      </w:r>
    </w:p>
    <w:p w14:paraId="3D64CDF3" w14:textId="77777777" w:rsidR="00296D36" w:rsidRPr="000A537E" w:rsidRDefault="00296D36" w:rsidP="00A95F90">
      <w:pPr>
        <w:adjustRightInd w:val="0"/>
        <w:snapToGrid w:val="0"/>
        <w:spacing w:line="300" w:lineRule="auto"/>
        <w:ind w:firstLineChars="200" w:firstLine="480"/>
        <w:rPr>
          <w:szCs w:val="22"/>
        </w:rPr>
      </w:pPr>
      <w:r w:rsidRPr="000A537E">
        <w:rPr>
          <w:szCs w:val="22"/>
        </w:rPr>
        <w:t>硫酸盐还原条件下</w:t>
      </w:r>
      <w:r w:rsidRPr="000A537E">
        <w:rPr>
          <w:rFonts w:hint="eastAsia"/>
          <w:szCs w:val="22"/>
        </w:rPr>
        <w:t>，</w:t>
      </w:r>
      <w:r w:rsidRPr="000A537E">
        <w:rPr>
          <w:i/>
          <w:szCs w:val="22"/>
        </w:rPr>
        <w:t>Chloroflexi</w:t>
      </w:r>
      <w:r w:rsidRPr="000A537E">
        <w:rPr>
          <w:szCs w:val="22"/>
        </w:rPr>
        <w:t xml:space="preserve"> 16S rRNA</w:t>
      </w:r>
      <w:r w:rsidRPr="000A537E">
        <w:rPr>
          <w:szCs w:val="22"/>
        </w:rPr>
        <w:t>基因拷贝百分数由原来的</w:t>
      </w:r>
      <w:r w:rsidRPr="000A537E">
        <w:rPr>
          <w:szCs w:val="22"/>
        </w:rPr>
        <w:t xml:space="preserve">0.1% </w:t>
      </w:r>
      <w:r w:rsidRPr="000A537E">
        <w:rPr>
          <w:rFonts w:hint="eastAsia"/>
          <w:szCs w:val="22"/>
        </w:rPr>
        <w:t>提高到</w:t>
      </w:r>
      <w:r w:rsidRPr="000A537E">
        <w:rPr>
          <w:rFonts w:hint="eastAsia"/>
          <w:szCs w:val="22"/>
        </w:rPr>
        <w:t>36</w:t>
      </w:r>
      <w:r w:rsidRPr="000A537E">
        <w:rPr>
          <w:rFonts w:hint="eastAsia"/>
          <w:szCs w:val="22"/>
        </w:rPr>
        <w:t>周的</w:t>
      </w:r>
      <w:r w:rsidRPr="000A537E">
        <w:rPr>
          <w:szCs w:val="22"/>
        </w:rPr>
        <w:t>0.26%</w:t>
      </w:r>
      <w:r w:rsidRPr="000A537E">
        <w:rPr>
          <w:szCs w:val="22"/>
        </w:rPr>
        <w:t>。但到了第</w:t>
      </w:r>
      <w:r w:rsidRPr="000A537E">
        <w:rPr>
          <w:szCs w:val="22"/>
        </w:rPr>
        <w:t>51</w:t>
      </w:r>
      <w:r w:rsidRPr="000A537E">
        <w:rPr>
          <w:szCs w:val="22"/>
        </w:rPr>
        <w:t>周、第</w:t>
      </w:r>
      <w:r w:rsidRPr="000A537E">
        <w:rPr>
          <w:szCs w:val="22"/>
        </w:rPr>
        <w:t>66</w:t>
      </w:r>
      <w:r w:rsidRPr="000A537E">
        <w:rPr>
          <w:szCs w:val="22"/>
        </w:rPr>
        <w:t>周，基因拷贝百分数有明显的增长，分别达到了</w:t>
      </w:r>
      <w:r w:rsidRPr="000A537E">
        <w:rPr>
          <w:szCs w:val="22"/>
        </w:rPr>
        <w:t>1.31%</w:t>
      </w:r>
      <w:r w:rsidRPr="000A537E">
        <w:rPr>
          <w:szCs w:val="22"/>
        </w:rPr>
        <w:t>和</w:t>
      </w:r>
      <w:r w:rsidRPr="000A537E">
        <w:rPr>
          <w:szCs w:val="22"/>
        </w:rPr>
        <w:t>2.30%</w:t>
      </w:r>
      <w:r w:rsidRPr="000A537E">
        <w:rPr>
          <w:szCs w:val="22"/>
        </w:rPr>
        <w:t>，由单体测定结果知</w:t>
      </w:r>
      <w:r w:rsidRPr="000A537E">
        <w:rPr>
          <w:rFonts w:hint="eastAsia"/>
          <w:szCs w:val="22"/>
        </w:rPr>
        <w:t>多氯联苯</w:t>
      </w:r>
      <w:r w:rsidRPr="000A537E">
        <w:rPr>
          <w:szCs w:val="22"/>
        </w:rPr>
        <w:t>同期降解显著</w:t>
      </w:r>
      <w:r w:rsidRPr="000A537E">
        <w:rPr>
          <w:rFonts w:hint="eastAsia"/>
          <w:szCs w:val="22"/>
        </w:rPr>
        <w:t>（</w:t>
      </w:r>
      <w:r w:rsidRPr="00FE3E4E">
        <w:rPr>
          <w:rFonts w:hint="eastAsia"/>
          <w:szCs w:val="22"/>
        </w:rPr>
        <w:t>见图</w:t>
      </w:r>
      <w:r w:rsidRPr="00FE3E4E">
        <w:rPr>
          <w:rFonts w:hint="eastAsia"/>
          <w:szCs w:val="22"/>
        </w:rPr>
        <w:t>3-1</w:t>
      </w:r>
      <w:r w:rsidRPr="00FE3E4E">
        <w:rPr>
          <w:rFonts w:hint="eastAsia"/>
          <w:szCs w:val="22"/>
        </w:rPr>
        <w:t>、图</w:t>
      </w:r>
      <w:r w:rsidRPr="00FE3E4E">
        <w:rPr>
          <w:rFonts w:hint="eastAsia"/>
          <w:szCs w:val="22"/>
        </w:rPr>
        <w:t>3-2</w:t>
      </w:r>
      <w:r w:rsidRPr="00FE3E4E">
        <w:rPr>
          <w:rFonts w:hint="eastAsia"/>
          <w:szCs w:val="22"/>
        </w:rPr>
        <w:t>）</w:t>
      </w:r>
      <w:r w:rsidRPr="000A537E">
        <w:rPr>
          <w:szCs w:val="22"/>
        </w:rPr>
        <w:t>。因此</w:t>
      </w:r>
      <w:r w:rsidRPr="000A537E">
        <w:rPr>
          <w:rFonts w:hint="eastAsia"/>
          <w:szCs w:val="22"/>
        </w:rPr>
        <w:t>推测</w:t>
      </w:r>
      <w:r w:rsidRPr="000A537E">
        <w:rPr>
          <w:i/>
          <w:szCs w:val="22"/>
        </w:rPr>
        <w:t>Chloroflexi</w:t>
      </w:r>
      <w:r w:rsidRPr="000A537E">
        <w:rPr>
          <w:szCs w:val="22"/>
        </w:rPr>
        <w:t xml:space="preserve"> 16S rRNA</w:t>
      </w:r>
      <w:r w:rsidRPr="000A537E">
        <w:rPr>
          <w:szCs w:val="22"/>
        </w:rPr>
        <w:t>基因</w:t>
      </w:r>
      <w:r w:rsidRPr="000A537E">
        <w:rPr>
          <w:rFonts w:hint="eastAsia"/>
          <w:szCs w:val="22"/>
        </w:rPr>
        <w:t>的相对丰度可以指示脱氯速率。</w:t>
      </w:r>
    </w:p>
    <w:p w14:paraId="5F3DB326" w14:textId="77777777" w:rsidR="00296D36" w:rsidRPr="00A0002C" w:rsidRDefault="00296D36" w:rsidP="00A95F90">
      <w:pPr>
        <w:adjustRightInd w:val="0"/>
        <w:snapToGrid w:val="0"/>
        <w:spacing w:line="300" w:lineRule="auto"/>
        <w:ind w:firstLineChars="200" w:firstLine="480"/>
        <w:rPr>
          <w:rFonts w:eastAsia="楷体" w:hAnsi="楷体"/>
        </w:rPr>
      </w:pPr>
      <w:r>
        <w:rPr>
          <w:szCs w:val="22"/>
        </w:rPr>
        <w:t>三价铁还原</w:t>
      </w:r>
      <w:r w:rsidRPr="00B919FD">
        <w:rPr>
          <w:szCs w:val="22"/>
        </w:rPr>
        <w:t>条件</w:t>
      </w:r>
      <w:r w:rsidRPr="00B919FD">
        <w:rPr>
          <w:rFonts w:hint="eastAsia"/>
          <w:szCs w:val="22"/>
        </w:rPr>
        <w:t>下实</w:t>
      </w:r>
      <w:r w:rsidRPr="004525B8">
        <w:rPr>
          <w:rFonts w:hint="eastAsia"/>
          <w:szCs w:val="22"/>
        </w:rPr>
        <w:t>验组</w:t>
      </w:r>
      <w:r w:rsidRPr="004525B8">
        <w:rPr>
          <w:i/>
          <w:szCs w:val="22"/>
        </w:rPr>
        <w:t>Chloroflexi</w:t>
      </w:r>
      <w:r w:rsidRPr="004525B8">
        <w:rPr>
          <w:rFonts w:hint="eastAsia"/>
          <w:i/>
          <w:szCs w:val="22"/>
        </w:rPr>
        <w:t>/bacteria</w:t>
      </w:r>
      <w:r w:rsidRPr="004525B8">
        <w:rPr>
          <w:rFonts w:hint="eastAsia"/>
          <w:szCs w:val="22"/>
        </w:rPr>
        <w:t>在</w:t>
      </w:r>
      <w:r w:rsidRPr="00B919FD">
        <w:rPr>
          <w:rFonts w:hint="eastAsia"/>
          <w:szCs w:val="22"/>
        </w:rPr>
        <w:t>实验最初</w:t>
      </w:r>
      <w:r>
        <w:rPr>
          <w:rFonts w:hint="eastAsia"/>
          <w:szCs w:val="22"/>
        </w:rPr>
        <w:t>9</w:t>
      </w:r>
      <w:r>
        <w:rPr>
          <w:rFonts w:hint="eastAsia"/>
          <w:szCs w:val="22"/>
        </w:rPr>
        <w:t>周内</w:t>
      </w:r>
      <w:r w:rsidRPr="00B919FD">
        <w:rPr>
          <w:rFonts w:hint="eastAsia"/>
          <w:szCs w:val="22"/>
        </w:rPr>
        <w:t>由原来的</w:t>
      </w:r>
      <w:r w:rsidRPr="00B919FD">
        <w:rPr>
          <w:rFonts w:hint="eastAsia"/>
          <w:szCs w:val="22"/>
        </w:rPr>
        <w:t>0.1%</w:t>
      </w:r>
      <w:r w:rsidRPr="00B919FD">
        <w:rPr>
          <w:rFonts w:hint="eastAsia"/>
          <w:szCs w:val="22"/>
        </w:rPr>
        <w:t>增长至</w:t>
      </w:r>
      <w:r>
        <w:rPr>
          <w:rFonts w:hint="eastAsia"/>
          <w:szCs w:val="22"/>
        </w:rPr>
        <w:t>0.19</w:t>
      </w:r>
      <w:r w:rsidRPr="00B919FD">
        <w:rPr>
          <w:rFonts w:hint="eastAsia"/>
          <w:szCs w:val="22"/>
        </w:rPr>
        <w:t xml:space="preserve"> %</w:t>
      </w:r>
      <w:r w:rsidRPr="00B919FD">
        <w:rPr>
          <w:rFonts w:hint="eastAsia"/>
          <w:szCs w:val="22"/>
        </w:rPr>
        <w:t>，随后出现波</w:t>
      </w:r>
      <w:r>
        <w:rPr>
          <w:rFonts w:hint="eastAsia"/>
          <w:szCs w:val="22"/>
        </w:rPr>
        <w:t>动</w:t>
      </w:r>
      <w:r w:rsidRPr="00B919FD">
        <w:rPr>
          <w:rFonts w:hint="eastAsia"/>
          <w:szCs w:val="22"/>
        </w:rPr>
        <w:t>上涨，到第</w:t>
      </w:r>
      <w:r>
        <w:rPr>
          <w:rFonts w:hint="eastAsia"/>
          <w:szCs w:val="22"/>
        </w:rPr>
        <w:t>30</w:t>
      </w:r>
      <w:r w:rsidRPr="00B919FD">
        <w:rPr>
          <w:rFonts w:hint="eastAsia"/>
          <w:szCs w:val="22"/>
        </w:rPr>
        <w:t>周时，达</w:t>
      </w:r>
      <w:r>
        <w:rPr>
          <w:rFonts w:hint="eastAsia"/>
          <w:szCs w:val="22"/>
        </w:rPr>
        <w:t>1.59</w:t>
      </w:r>
      <w:r w:rsidRPr="00B919FD">
        <w:rPr>
          <w:rFonts w:hint="eastAsia"/>
          <w:szCs w:val="22"/>
        </w:rPr>
        <w:t>%</w:t>
      </w:r>
      <w:r w:rsidRPr="00B919FD">
        <w:rPr>
          <w:rFonts w:hint="eastAsia"/>
          <w:szCs w:val="22"/>
        </w:rPr>
        <w:t>。在第</w:t>
      </w:r>
      <w:r w:rsidRPr="00B919FD">
        <w:rPr>
          <w:rFonts w:hint="eastAsia"/>
          <w:szCs w:val="22"/>
        </w:rPr>
        <w:t>51</w:t>
      </w:r>
      <w:r w:rsidRPr="00B919FD">
        <w:rPr>
          <w:rFonts w:hint="eastAsia"/>
          <w:szCs w:val="22"/>
        </w:rPr>
        <w:t>周，</w:t>
      </w:r>
      <w:r w:rsidRPr="00A36A4A">
        <w:rPr>
          <w:i/>
          <w:szCs w:val="22"/>
        </w:rPr>
        <w:t>Chloroflexi</w:t>
      </w:r>
      <w:r w:rsidRPr="00A36A4A">
        <w:rPr>
          <w:rFonts w:hint="eastAsia"/>
          <w:szCs w:val="22"/>
        </w:rPr>
        <w:t>/</w:t>
      </w:r>
      <w:r w:rsidRPr="00A36A4A">
        <w:rPr>
          <w:i/>
          <w:szCs w:val="22"/>
        </w:rPr>
        <w:t>Bacteria</w:t>
      </w:r>
      <w:r w:rsidRPr="00B919FD">
        <w:rPr>
          <w:rFonts w:hint="eastAsia"/>
          <w:szCs w:val="22"/>
        </w:rPr>
        <w:t>百分比值回落至</w:t>
      </w:r>
      <w:r>
        <w:rPr>
          <w:rFonts w:hint="eastAsia"/>
          <w:szCs w:val="22"/>
        </w:rPr>
        <w:t>1.00</w:t>
      </w:r>
      <w:r w:rsidRPr="00B919FD">
        <w:rPr>
          <w:rFonts w:hint="eastAsia"/>
          <w:szCs w:val="22"/>
        </w:rPr>
        <w:t xml:space="preserve">% </w:t>
      </w:r>
      <w:r w:rsidRPr="00B919FD">
        <w:rPr>
          <w:rFonts w:hint="eastAsia"/>
          <w:szCs w:val="22"/>
        </w:rPr>
        <w:t>，与同期硫酸盐还原</w:t>
      </w:r>
      <w:r w:rsidRPr="00B919FD">
        <w:rPr>
          <w:szCs w:val="22"/>
        </w:rPr>
        <w:t>条件</w:t>
      </w:r>
      <w:r w:rsidRPr="00B919FD">
        <w:rPr>
          <w:rFonts w:hint="eastAsia"/>
          <w:szCs w:val="22"/>
        </w:rPr>
        <w:t>下实验组相当。然而，第</w:t>
      </w:r>
      <w:r w:rsidRPr="00B919FD">
        <w:rPr>
          <w:rFonts w:hint="eastAsia"/>
          <w:szCs w:val="22"/>
        </w:rPr>
        <w:t>66</w:t>
      </w:r>
      <w:r w:rsidRPr="00B919FD">
        <w:rPr>
          <w:rFonts w:hint="eastAsia"/>
          <w:szCs w:val="22"/>
        </w:rPr>
        <w:t>周</w:t>
      </w:r>
      <w:r>
        <w:rPr>
          <w:rFonts w:hint="eastAsia"/>
          <w:szCs w:val="22"/>
        </w:rPr>
        <w:t>T-Fe</w:t>
      </w:r>
      <w:r>
        <w:rPr>
          <w:rFonts w:hint="eastAsia"/>
          <w:szCs w:val="22"/>
        </w:rPr>
        <w:t>组百分比</w:t>
      </w:r>
      <w:r w:rsidRPr="00B919FD">
        <w:rPr>
          <w:rFonts w:hint="eastAsia"/>
          <w:szCs w:val="22"/>
        </w:rPr>
        <w:t>高达</w:t>
      </w:r>
      <w:r w:rsidRPr="00B919FD">
        <w:rPr>
          <w:rFonts w:hint="eastAsia"/>
          <w:szCs w:val="22"/>
        </w:rPr>
        <w:t>11.81</w:t>
      </w:r>
      <w:r w:rsidRPr="00B919FD">
        <w:rPr>
          <w:rFonts w:hint="eastAsia"/>
          <w:szCs w:val="22"/>
        </w:rPr>
        <w:t>％，</w:t>
      </w:r>
      <w:r w:rsidRPr="00B60217">
        <w:rPr>
          <w:rFonts w:hint="eastAsia"/>
          <w:szCs w:val="22"/>
        </w:rPr>
        <w:t>远高于</w:t>
      </w:r>
      <w:r>
        <w:rPr>
          <w:rFonts w:hint="eastAsia"/>
          <w:szCs w:val="22"/>
        </w:rPr>
        <w:t>T-1</w:t>
      </w:r>
      <w:r w:rsidRPr="00B60217">
        <w:rPr>
          <w:rFonts w:hint="eastAsia"/>
          <w:szCs w:val="22"/>
        </w:rPr>
        <w:t>和</w:t>
      </w:r>
      <w:r>
        <w:rPr>
          <w:rFonts w:hint="eastAsia"/>
          <w:szCs w:val="22"/>
        </w:rPr>
        <w:t>T-S</w:t>
      </w:r>
      <w:r w:rsidRPr="00B60217">
        <w:rPr>
          <w:rFonts w:hint="eastAsia"/>
          <w:szCs w:val="22"/>
        </w:rPr>
        <w:t>组</w:t>
      </w:r>
      <w:r>
        <w:rPr>
          <w:rFonts w:hint="eastAsia"/>
          <w:szCs w:val="22"/>
        </w:rPr>
        <w:t>。相应地，</w:t>
      </w:r>
      <w:r w:rsidRPr="00A36A4A">
        <w:rPr>
          <w:rFonts w:hint="eastAsia"/>
          <w:szCs w:val="22"/>
        </w:rPr>
        <w:t>51</w:t>
      </w:r>
      <w:r w:rsidRPr="00A36A4A">
        <w:rPr>
          <w:rFonts w:hint="eastAsia"/>
          <w:szCs w:val="22"/>
        </w:rPr>
        <w:t>周到第</w:t>
      </w:r>
      <w:r w:rsidRPr="00A36A4A">
        <w:rPr>
          <w:rFonts w:hint="eastAsia"/>
          <w:szCs w:val="22"/>
        </w:rPr>
        <w:t>66</w:t>
      </w:r>
      <w:r w:rsidRPr="00A36A4A">
        <w:rPr>
          <w:rFonts w:hint="eastAsia"/>
          <w:szCs w:val="22"/>
        </w:rPr>
        <w:t>周</w:t>
      </w:r>
      <w:r w:rsidRPr="00A36A4A">
        <w:rPr>
          <w:rFonts w:hint="eastAsia"/>
          <w:szCs w:val="22"/>
        </w:rPr>
        <w:t>T-Fe</w:t>
      </w:r>
      <w:r w:rsidRPr="00A36A4A">
        <w:rPr>
          <w:rFonts w:hint="eastAsia"/>
          <w:szCs w:val="22"/>
        </w:rPr>
        <w:t>组的</w:t>
      </w:r>
      <w:r w:rsidRPr="00A36A4A">
        <w:rPr>
          <w:rFonts w:hint="eastAsia"/>
          <w:szCs w:val="22"/>
        </w:rPr>
        <w:t>PCBs</w:t>
      </w:r>
      <w:r w:rsidRPr="00A36A4A">
        <w:rPr>
          <w:rFonts w:hint="eastAsia"/>
          <w:szCs w:val="22"/>
        </w:rPr>
        <w:t>降解</w:t>
      </w:r>
      <w:r>
        <w:rPr>
          <w:szCs w:val="22"/>
        </w:rPr>
        <w:t>速率</w:t>
      </w:r>
      <w:r w:rsidRPr="00A36A4A">
        <w:rPr>
          <w:rFonts w:hint="eastAsia"/>
          <w:szCs w:val="22"/>
        </w:rPr>
        <w:t>快，超过同期其它两组，</w:t>
      </w:r>
      <w:r w:rsidRPr="000A537E">
        <w:rPr>
          <w:rFonts w:hint="eastAsia"/>
          <w:szCs w:val="22"/>
        </w:rPr>
        <w:t>进一步</w:t>
      </w:r>
      <w:r w:rsidRPr="000A537E">
        <w:rPr>
          <w:szCs w:val="22"/>
        </w:rPr>
        <w:t>说明</w:t>
      </w:r>
      <w:r w:rsidRPr="000A537E">
        <w:rPr>
          <w:i/>
          <w:szCs w:val="22"/>
        </w:rPr>
        <w:t>Chloroflexi</w:t>
      </w:r>
      <w:r w:rsidRPr="000A537E">
        <w:rPr>
          <w:szCs w:val="22"/>
        </w:rPr>
        <w:t>的相对丰度可以指示脱氯速率</w:t>
      </w:r>
      <w:r>
        <w:rPr>
          <w:rFonts w:hint="eastAsia"/>
          <w:szCs w:val="22"/>
        </w:rPr>
        <w:t>。</w:t>
      </w:r>
      <w:r w:rsidRPr="005F283C">
        <w:rPr>
          <w:rFonts w:hint="eastAsia"/>
          <w:szCs w:val="22"/>
        </w:rPr>
        <w:t>Hori</w:t>
      </w:r>
      <w:r w:rsidRPr="005F283C">
        <w:rPr>
          <w:rFonts w:hint="eastAsia"/>
          <w:szCs w:val="22"/>
        </w:rPr>
        <w:t>等</w:t>
      </w:r>
      <w:r w:rsidRPr="002723F0">
        <w:rPr>
          <w:noProof/>
          <w:szCs w:val="22"/>
          <w:vertAlign w:val="superscript"/>
        </w:rPr>
        <w:t>[90]</w:t>
      </w:r>
      <w:r w:rsidRPr="005F283C">
        <w:rPr>
          <w:rFonts w:hint="eastAsia"/>
        </w:rPr>
        <w:t>分离了自然环境中还原结晶氧化铁的微生物，提出环境中富集的厚壁菌门和绿弯菌门微生物可能起到催化结晶的氧化铁（</w:t>
      </w:r>
      <w:r w:rsidRPr="005F283C">
        <w:rPr>
          <w:rFonts w:hint="eastAsia"/>
        </w:rPr>
        <w:t>III</w:t>
      </w:r>
      <w:r w:rsidRPr="005F283C">
        <w:rPr>
          <w:rFonts w:hint="eastAsia"/>
        </w:rPr>
        <w:t>）的异化还原作用。</w:t>
      </w:r>
      <w:r w:rsidRPr="000A537E">
        <w:rPr>
          <w:rFonts w:hint="eastAsia"/>
        </w:rPr>
        <w:t>因此</w:t>
      </w:r>
      <w:r w:rsidRPr="000A537E">
        <w:t>T-Fe</w:t>
      </w:r>
      <w:r w:rsidRPr="000A537E">
        <w:t>组中绿弯菌门部分微生物的富集</w:t>
      </w:r>
      <w:r w:rsidRPr="000A537E">
        <w:rPr>
          <w:rFonts w:hint="eastAsia"/>
        </w:rPr>
        <w:t>可能</w:t>
      </w:r>
      <w:r>
        <w:t>是催化三价铁还原作用导致</w:t>
      </w:r>
      <w:r w:rsidRPr="000A537E">
        <w:rPr>
          <w:rFonts w:hint="eastAsia"/>
        </w:rPr>
        <w:t>，从而表现为</w:t>
      </w:r>
      <w:r w:rsidRPr="00FE3E4E">
        <w:rPr>
          <w:i/>
        </w:rPr>
        <w:t>Chloroflexi</w:t>
      </w:r>
      <w:r w:rsidRPr="000A537E">
        <w:t>在三价铁多的环境中</w:t>
      </w:r>
      <w:r w:rsidRPr="000A537E">
        <w:rPr>
          <w:rFonts w:hint="eastAsia"/>
        </w:rPr>
        <w:t>丰度</w:t>
      </w:r>
      <w:r w:rsidRPr="000A537E">
        <w:t>较高</w:t>
      </w:r>
      <w:r w:rsidRPr="000A537E">
        <w:rPr>
          <w:rFonts w:hint="eastAsia"/>
        </w:rPr>
        <w:t>，</w:t>
      </w:r>
      <w:r w:rsidRPr="000A537E">
        <w:t>这也和</w:t>
      </w:r>
      <w:r w:rsidRPr="000A537E">
        <w:rPr>
          <w:rFonts w:hint="eastAsia"/>
        </w:rPr>
        <w:t>T-Fe</w:t>
      </w:r>
      <w:r w:rsidRPr="000A537E">
        <w:rPr>
          <w:rFonts w:hint="eastAsia"/>
        </w:rPr>
        <w:t>在脱氯尚未开始的第</w:t>
      </w:r>
      <w:r w:rsidRPr="000A537E">
        <w:rPr>
          <w:rFonts w:hint="eastAsia"/>
        </w:rPr>
        <w:t>6</w:t>
      </w:r>
      <w:r w:rsidRPr="000A537E">
        <w:rPr>
          <w:rFonts w:hint="eastAsia"/>
        </w:rPr>
        <w:t>周时的基因拷贝数远高于脱氯已启动的</w:t>
      </w:r>
      <w:r w:rsidRPr="000A537E">
        <w:rPr>
          <w:rFonts w:hint="eastAsia"/>
        </w:rPr>
        <w:t>T-1</w:t>
      </w:r>
      <w:r w:rsidRPr="000A537E">
        <w:rPr>
          <w:rFonts w:hint="eastAsia"/>
        </w:rPr>
        <w:t>组相吻合（见图</w:t>
      </w:r>
      <w:r>
        <w:rPr>
          <w:rFonts w:hint="eastAsia"/>
        </w:rPr>
        <w:t>5-2</w:t>
      </w:r>
      <w:r w:rsidRPr="000A537E">
        <w:rPr>
          <w:rFonts w:hint="eastAsia"/>
        </w:rPr>
        <w:t>）</w:t>
      </w:r>
      <w:r w:rsidRPr="00A13B7C">
        <w:rPr>
          <w:rFonts w:eastAsia="楷体" w:hAnsi="楷体"/>
        </w:rPr>
        <w:t>。</w:t>
      </w:r>
    </w:p>
    <w:p w14:paraId="5D0EAAC5" w14:textId="77777777" w:rsidR="00296D36" w:rsidRDefault="000D221E" w:rsidP="00A95F90">
      <w:pPr>
        <w:adjustRightInd w:val="0"/>
        <w:snapToGrid w:val="0"/>
        <w:spacing w:line="288" w:lineRule="auto"/>
        <w:jc w:val="center"/>
      </w:pPr>
      <w:r>
        <w:lastRenderedPageBreak/>
        <w:pict w14:anchorId="3D39BDC0">
          <v:shape id="_x0000_i1061" type="#_x0000_t75" style="width:414.4pt;height:224.45pt">
            <v:imagedata r:id="rId89" o:title="" croptop="1529f"/>
          </v:shape>
        </w:pict>
      </w:r>
    </w:p>
    <w:p w14:paraId="16BA2BF9" w14:textId="77777777" w:rsidR="00296D36" w:rsidRDefault="00296D36" w:rsidP="00A95F90">
      <w:pPr>
        <w:adjustRightInd w:val="0"/>
        <w:snapToGrid w:val="0"/>
        <w:spacing w:after="120" w:line="288" w:lineRule="auto"/>
        <w:ind w:left="150" w:right="150"/>
        <w:jc w:val="center"/>
        <w:rPr>
          <w:sz w:val="21"/>
          <w:szCs w:val="21"/>
        </w:rPr>
      </w:pPr>
      <w:r w:rsidRPr="00A16391">
        <w:rPr>
          <w:rFonts w:hint="eastAsia"/>
          <w:sz w:val="21"/>
          <w:szCs w:val="21"/>
        </w:rPr>
        <w:t>图</w:t>
      </w:r>
      <w:r>
        <w:rPr>
          <w:rFonts w:hint="eastAsia"/>
          <w:sz w:val="21"/>
          <w:szCs w:val="21"/>
        </w:rPr>
        <w:t xml:space="preserve">5-3 </w:t>
      </w:r>
      <w:r w:rsidRPr="00E10A29">
        <w:rPr>
          <w:rFonts w:hint="eastAsia"/>
          <w:sz w:val="21"/>
          <w:szCs w:val="21"/>
        </w:rPr>
        <w:t>T-1</w:t>
      </w:r>
      <w:r w:rsidRPr="00E10A29">
        <w:rPr>
          <w:rFonts w:hint="eastAsia"/>
          <w:sz w:val="21"/>
          <w:szCs w:val="21"/>
        </w:rPr>
        <w:t>、</w:t>
      </w:r>
      <w:r w:rsidRPr="00E10A29">
        <w:rPr>
          <w:rFonts w:hint="eastAsia"/>
          <w:sz w:val="21"/>
          <w:szCs w:val="21"/>
        </w:rPr>
        <w:t>T-S</w:t>
      </w:r>
      <w:r w:rsidRPr="00E10A29">
        <w:rPr>
          <w:rFonts w:hint="eastAsia"/>
          <w:sz w:val="21"/>
          <w:szCs w:val="21"/>
        </w:rPr>
        <w:t>、</w:t>
      </w:r>
      <w:r>
        <w:rPr>
          <w:rFonts w:hint="eastAsia"/>
          <w:sz w:val="21"/>
          <w:szCs w:val="21"/>
        </w:rPr>
        <w:t>T-Fe</w:t>
      </w:r>
      <w:r>
        <w:rPr>
          <w:rFonts w:hint="eastAsia"/>
          <w:sz w:val="21"/>
          <w:szCs w:val="21"/>
        </w:rPr>
        <w:t>组</w:t>
      </w:r>
      <w:r w:rsidRPr="00CA76DF">
        <w:rPr>
          <w:bCs/>
          <w:i/>
          <w:kern w:val="0"/>
          <w:sz w:val="21"/>
          <w:szCs w:val="21"/>
        </w:rPr>
        <w:t>Chloroflexi</w:t>
      </w:r>
      <w:r>
        <w:rPr>
          <w:rFonts w:hint="eastAsia"/>
          <w:bCs/>
          <w:kern w:val="0"/>
          <w:sz w:val="21"/>
          <w:szCs w:val="21"/>
        </w:rPr>
        <w:t xml:space="preserve"> </w:t>
      </w:r>
      <w:r w:rsidRPr="00386E7D">
        <w:rPr>
          <w:rFonts w:hint="eastAsia"/>
          <w:bCs/>
          <w:kern w:val="0"/>
          <w:sz w:val="21"/>
          <w:szCs w:val="21"/>
        </w:rPr>
        <w:t>16S rRNA</w:t>
      </w:r>
      <w:r>
        <w:rPr>
          <w:rFonts w:hint="eastAsia"/>
          <w:sz w:val="22"/>
        </w:rPr>
        <w:t>占</w:t>
      </w:r>
      <w:r w:rsidRPr="00132C14">
        <w:rPr>
          <w:rFonts w:hint="eastAsia"/>
          <w:i/>
          <w:sz w:val="22"/>
        </w:rPr>
        <w:t>Bacteria</w:t>
      </w:r>
      <w:r>
        <w:rPr>
          <w:rFonts w:hint="eastAsia"/>
          <w:i/>
          <w:sz w:val="22"/>
        </w:rPr>
        <w:t xml:space="preserve"> </w:t>
      </w:r>
      <w:r w:rsidRPr="00056C06">
        <w:rPr>
          <w:rFonts w:hint="eastAsia"/>
          <w:sz w:val="21"/>
          <w:szCs w:val="21"/>
        </w:rPr>
        <w:t>16S rRNA</w:t>
      </w:r>
      <w:r>
        <w:rPr>
          <w:rFonts w:hint="eastAsia"/>
          <w:sz w:val="21"/>
          <w:szCs w:val="21"/>
        </w:rPr>
        <w:t>基因的百分比值</w:t>
      </w:r>
      <w:r>
        <w:rPr>
          <w:sz w:val="21"/>
          <w:szCs w:val="21"/>
        </w:rPr>
        <w:br/>
      </w:r>
      <w:r>
        <w:rPr>
          <w:rFonts w:hint="eastAsia"/>
          <w:sz w:val="21"/>
          <w:szCs w:val="21"/>
        </w:rPr>
        <w:t>随时间的变化</w:t>
      </w:r>
    </w:p>
    <w:p w14:paraId="7F35B237" w14:textId="77777777" w:rsidR="00296D36" w:rsidRDefault="00296D36" w:rsidP="003A4A6B">
      <w:pPr>
        <w:pStyle w:val="11"/>
        <w:snapToGrid w:val="0"/>
        <w:spacing w:beforeLines="100" w:before="312" w:line="300" w:lineRule="auto"/>
      </w:pPr>
      <w:bookmarkStart w:id="174" w:name="_Toc346463114"/>
      <w:r>
        <w:rPr>
          <w:rFonts w:hint="eastAsia"/>
        </w:rPr>
        <w:t xml:space="preserve">5.2 </w:t>
      </w:r>
      <w:r w:rsidRPr="005D145A">
        <w:rPr>
          <w:i/>
        </w:rPr>
        <w:t>o</w:t>
      </w:r>
      <w:r w:rsidRPr="005F4305">
        <w:t>-17/DF-1</w:t>
      </w:r>
      <w:r>
        <w:t xml:space="preserve"> 16S rRNA</w:t>
      </w:r>
      <w:r w:rsidRPr="003A7B3F">
        <w:rPr>
          <w:rFonts w:hint="eastAsia"/>
        </w:rPr>
        <w:t>基因</w:t>
      </w:r>
      <w:r>
        <w:rPr>
          <w:rFonts w:hint="eastAsia"/>
        </w:rPr>
        <w:t>定量</w:t>
      </w:r>
      <w:bookmarkEnd w:id="174"/>
    </w:p>
    <w:p w14:paraId="4A02E21D" w14:textId="77777777" w:rsidR="00296D36" w:rsidRDefault="00296D36" w:rsidP="00A95F90">
      <w:pPr>
        <w:adjustRightInd w:val="0"/>
        <w:snapToGrid w:val="0"/>
        <w:spacing w:line="300" w:lineRule="auto"/>
        <w:ind w:firstLineChars="200" w:firstLine="480"/>
      </w:pPr>
      <w:r w:rsidRPr="005F4305">
        <w:rPr>
          <w:i/>
        </w:rPr>
        <w:t>o</w:t>
      </w:r>
      <w:r w:rsidRPr="005F4305">
        <w:t>-17/DF-1</w:t>
      </w:r>
      <w:r>
        <w:rPr>
          <w:rFonts w:hint="eastAsia"/>
        </w:rPr>
        <w:t>是两种已知的多氯联苯脱氯菌。</w:t>
      </w:r>
      <w:r>
        <w:rPr>
          <w:rFonts w:hint="eastAsia"/>
        </w:rPr>
        <w:t>Cutter</w:t>
      </w:r>
      <w:r>
        <w:rPr>
          <w:rFonts w:hint="eastAsia"/>
        </w:rPr>
        <w:t>等</w:t>
      </w:r>
      <w:r w:rsidRPr="006645EC">
        <w:rPr>
          <w:noProof/>
          <w:vertAlign w:val="superscript"/>
        </w:rPr>
        <w:t>[39]</w:t>
      </w:r>
      <w:r>
        <w:rPr>
          <w:rFonts w:hint="eastAsia"/>
        </w:rPr>
        <w:t>在美国巴尔的摩港沉积物中发现了</w:t>
      </w:r>
      <w:r w:rsidRPr="0011176A">
        <w:rPr>
          <w:rFonts w:hint="eastAsia"/>
          <w:i/>
        </w:rPr>
        <w:t>o</w:t>
      </w:r>
      <w:r>
        <w:rPr>
          <w:rFonts w:hint="eastAsia"/>
        </w:rPr>
        <w:t>-17</w:t>
      </w:r>
      <w:r w:rsidR="001068F6">
        <w:rPr>
          <w:rFonts w:hint="eastAsia"/>
        </w:rPr>
        <w:t>，</w:t>
      </w:r>
      <w:r>
        <w:rPr>
          <w:rFonts w:hint="eastAsia"/>
        </w:rPr>
        <w:t>它是</w:t>
      </w:r>
      <w:r w:rsidRPr="00D73CCD">
        <w:t>首个鉴别出的</w:t>
      </w:r>
      <w:r>
        <w:rPr>
          <w:rFonts w:hint="eastAsia"/>
        </w:rPr>
        <w:t>多氯联苯</w:t>
      </w:r>
      <w:r>
        <w:t>脱氯菌</w:t>
      </w:r>
      <w:r>
        <w:rPr>
          <w:rFonts w:hint="eastAsia"/>
        </w:rPr>
        <w:t>，可以脱去多氯联苯邻位氯原子。随后</w:t>
      </w:r>
      <w:r w:rsidRPr="00D73CCD">
        <w:rPr>
          <w:i/>
        </w:rPr>
        <w:t xml:space="preserve">Dehalobium chlorocoercia </w:t>
      </w:r>
      <w:r>
        <w:rPr>
          <w:rFonts w:hint="eastAsia"/>
        </w:rPr>
        <w:t xml:space="preserve">strain </w:t>
      </w:r>
      <w:r w:rsidRPr="00D73CCD">
        <w:t>DF-1</w:t>
      </w:r>
      <w:r>
        <w:rPr>
          <w:rFonts w:hint="eastAsia"/>
        </w:rPr>
        <w:t>也从巴尔的摩港沉积物培养基中鉴别出来，其</w:t>
      </w:r>
      <w:r>
        <w:rPr>
          <w:rFonts w:hint="eastAsia"/>
        </w:rPr>
        <w:t>16S rR</w:t>
      </w:r>
      <w:r w:rsidRPr="00CC2454">
        <w:rPr>
          <w:rFonts w:hint="eastAsia"/>
        </w:rPr>
        <w:t>NA</w:t>
      </w:r>
      <w:r>
        <w:rPr>
          <w:rFonts w:hint="eastAsia"/>
        </w:rPr>
        <w:t>基因序列与</w:t>
      </w:r>
      <w:r w:rsidRPr="00CC2454">
        <w:rPr>
          <w:rFonts w:hint="eastAsia"/>
          <w:i/>
        </w:rPr>
        <w:t>o</w:t>
      </w:r>
      <w:r w:rsidRPr="00CC2454">
        <w:rPr>
          <w:rFonts w:hint="eastAsia"/>
        </w:rPr>
        <w:t>-17</w:t>
      </w:r>
      <w:r w:rsidRPr="00CC2454">
        <w:rPr>
          <w:rFonts w:hint="eastAsia"/>
        </w:rPr>
        <w:t>的序列最</w:t>
      </w:r>
      <w:r>
        <w:rPr>
          <w:rFonts w:hint="eastAsia"/>
        </w:rPr>
        <w:t>为</w:t>
      </w:r>
      <w:r w:rsidRPr="00CC2454">
        <w:rPr>
          <w:rFonts w:hint="eastAsia"/>
        </w:rPr>
        <w:t>相似（</w:t>
      </w:r>
      <w:r>
        <w:rPr>
          <w:rFonts w:hint="eastAsia"/>
        </w:rPr>
        <w:t>相似度为</w:t>
      </w:r>
      <w:r w:rsidRPr="00CC2454">
        <w:rPr>
          <w:rFonts w:hint="eastAsia"/>
        </w:rPr>
        <w:t>89</w:t>
      </w:r>
      <w:r w:rsidRPr="00CC2454">
        <w:rPr>
          <w:rFonts w:hint="eastAsia"/>
        </w:rPr>
        <w:t>％）</w:t>
      </w:r>
      <w:r>
        <w:rPr>
          <w:rFonts w:hint="eastAsia"/>
        </w:rPr>
        <w:t>，可以脱去</w:t>
      </w:r>
      <w:r w:rsidRPr="00875205">
        <w:rPr>
          <w:rFonts w:hint="eastAsia"/>
        </w:rPr>
        <w:t>双侧氯取代的氯原子</w:t>
      </w:r>
      <w:r w:rsidRPr="002723F0">
        <w:rPr>
          <w:noProof/>
          <w:vertAlign w:val="superscript"/>
        </w:rPr>
        <w:t>[41, 91]</w:t>
      </w:r>
      <w:r>
        <w:rPr>
          <w:rFonts w:hint="eastAsia"/>
        </w:rPr>
        <w:t>。</w:t>
      </w:r>
    </w:p>
    <w:p w14:paraId="6BA94F5E" w14:textId="77777777" w:rsidR="00296D36" w:rsidRDefault="00147720" w:rsidP="00A95F90">
      <w:pPr>
        <w:adjustRightInd w:val="0"/>
        <w:snapToGrid w:val="0"/>
        <w:spacing w:line="300" w:lineRule="auto"/>
        <w:ind w:firstLineChars="200" w:firstLine="480"/>
      </w:pPr>
      <w:r>
        <w:rPr>
          <w:rFonts w:hint="eastAsia"/>
        </w:rPr>
        <w:t>本实验中虽然发</w:t>
      </w:r>
      <w:r w:rsidR="00296D36" w:rsidRPr="00325EBD">
        <w:rPr>
          <w:rFonts w:hint="eastAsia"/>
        </w:rPr>
        <w:t>现了多氯联苯的邻位脱氯</w:t>
      </w:r>
      <w:r>
        <w:rPr>
          <w:rFonts w:hint="eastAsia"/>
        </w:rPr>
        <w:t>现象</w:t>
      </w:r>
      <w:r w:rsidR="00296D36" w:rsidRPr="00325EBD">
        <w:rPr>
          <w:rFonts w:hint="eastAsia"/>
        </w:rPr>
        <w:t>，但在各个实验条件下荧光定量</w:t>
      </w:r>
      <w:r w:rsidR="00296D36" w:rsidRPr="00325EBD">
        <w:rPr>
          <w:rFonts w:hint="eastAsia"/>
        </w:rPr>
        <w:t>PCR</w:t>
      </w:r>
      <w:r w:rsidR="00296D36" w:rsidRPr="00325EBD">
        <w:rPr>
          <w:rFonts w:hint="eastAsia"/>
        </w:rPr>
        <w:t>实</w:t>
      </w:r>
      <w:r w:rsidR="00296D36">
        <w:rPr>
          <w:rFonts w:hint="eastAsia"/>
        </w:rPr>
        <w:t>验中</w:t>
      </w:r>
      <w:r w:rsidR="00296D36" w:rsidRPr="005F4305">
        <w:rPr>
          <w:i/>
        </w:rPr>
        <w:t>o</w:t>
      </w:r>
      <w:r w:rsidR="00296D36" w:rsidRPr="005F4305">
        <w:t>-17/DF-1</w:t>
      </w:r>
      <w:r w:rsidR="00296D36">
        <w:rPr>
          <w:rFonts w:hint="eastAsia"/>
        </w:rPr>
        <w:t xml:space="preserve"> </w:t>
      </w:r>
      <w:r w:rsidR="00296D36" w:rsidRPr="005F4305">
        <w:rPr>
          <w:bCs/>
          <w:kern w:val="0"/>
        </w:rPr>
        <w:t>16S rRNA</w:t>
      </w:r>
      <w:r w:rsidR="00296D36">
        <w:rPr>
          <w:rFonts w:hint="eastAsia"/>
          <w:bCs/>
          <w:kern w:val="0"/>
        </w:rPr>
        <w:t>基因</w:t>
      </w:r>
      <w:r w:rsidR="00296D36" w:rsidRPr="000A537E">
        <w:rPr>
          <w:rFonts w:hint="eastAsia"/>
          <w:bCs/>
          <w:kern w:val="0"/>
        </w:rPr>
        <w:t>浓度</w:t>
      </w:r>
      <w:r w:rsidR="00296D36" w:rsidRPr="000A537E">
        <w:rPr>
          <w:bCs/>
          <w:kern w:val="0"/>
        </w:rPr>
        <w:t>均很低</w:t>
      </w:r>
      <w:r w:rsidR="00296D36">
        <w:rPr>
          <w:rFonts w:hint="eastAsia"/>
          <w:bCs/>
          <w:kern w:val="0"/>
        </w:rPr>
        <w:t>，</w:t>
      </w:r>
      <w:r w:rsidR="00296D36" w:rsidRPr="00FE3E4E">
        <w:rPr>
          <w:rFonts w:asciiTheme="minorEastAsia" w:eastAsiaTheme="minorEastAsia" w:hAnsiTheme="minorEastAsia"/>
          <w:bCs/>
          <w:kern w:val="0"/>
        </w:rPr>
        <w:t>这和美国格拉斯河底泥中邻位脱氯出现伴随着</w:t>
      </w:r>
      <w:r w:rsidR="00296D36" w:rsidRPr="005F4305">
        <w:rPr>
          <w:i/>
        </w:rPr>
        <w:t>o</w:t>
      </w:r>
      <w:r w:rsidR="00296D36" w:rsidRPr="005F4305">
        <w:t>-17/DF-1</w:t>
      </w:r>
      <w:r w:rsidR="00296D36">
        <w:rPr>
          <w:rFonts w:hint="eastAsia"/>
        </w:rPr>
        <w:t xml:space="preserve"> </w:t>
      </w:r>
      <w:r w:rsidR="00296D36" w:rsidRPr="005F4305">
        <w:rPr>
          <w:bCs/>
          <w:kern w:val="0"/>
        </w:rPr>
        <w:t>16S rRNA</w:t>
      </w:r>
      <w:r w:rsidR="00296D36" w:rsidRPr="00FE3E4E">
        <w:rPr>
          <w:rFonts w:asciiTheme="minorEastAsia" w:eastAsiaTheme="minorEastAsia" w:hAnsiTheme="minorEastAsia"/>
          <w:bCs/>
          <w:kern w:val="0"/>
        </w:rPr>
        <w:t>基因的上升不同</w:t>
      </w:r>
      <w:r w:rsidR="00296D36" w:rsidRPr="002723F0">
        <w:rPr>
          <w:rFonts w:eastAsia="楷体" w:hAnsi="楷体"/>
          <w:bCs/>
          <w:noProof/>
          <w:kern w:val="0"/>
          <w:vertAlign w:val="superscript"/>
        </w:rPr>
        <w:t>[74]</w:t>
      </w:r>
      <w:r w:rsidR="00296D36" w:rsidRPr="00FE3E4E">
        <w:rPr>
          <w:rFonts w:asciiTheme="minorEastAsia" w:eastAsiaTheme="minorEastAsia" w:hAnsiTheme="minorEastAsia" w:hint="eastAsia"/>
          <w:bCs/>
          <w:kern w:val="0"/>
        </w:rPr>
        <w:t>。我们认为太湖</w:t>
      </w:r>
      <w:r w:rsidR="00296D36" w:rsidRPr="00FE3E4E">
        <w:rPr>
          <w:rFonts w:asciiTheme="minorEastAsia" w:eastAsiaTheme="minorEastAsia" w:hAnsiTheme="minorEastAsia"/>
          <w:bCs/>
          <w:kern w:val="0"/>
        </w:rPr>
        <w:t>底泥中存在其他未知的具有邻位脱氯功能的菌株</w:t>
      </w:r>
      <w:r w:rsidR="00F13CDE">
        <w:rPr>
          <w:rFonts w:asciiTheme="minorEastAsia" w:eastAsiaTheme="minorEastAsia" w:hAnsiTheme="minorEastAsia" w:hint="eastAsia"/>
          <w:bCs/>
          <w:kern w:val="0"/>
        </w:rPr>
        <w:t>或酶，有待进一步</w:t>
      </w:r>
      <w:r w:rsidR="00296D36" w:rsidRPr="00FE3E4E">
        <w:rPr>
          <w:rFonts w:asciiTheme="minorEastAsia" w:eastAsiaTheme="minorEastAsia" w:hAnsiTheme="minorEastAsia" w:hint="eastAsia"/>
          <w:bCs/>
          <w:kern w:val="0"/>
        </w:rPr>
        <w:t>研究</w:t>
      </w:r>
      <w:r w:rsidR="00296D36" w:rsidRPr="00FE3E4E">
        <w:rPr>
          <w:rFonts w:asciiTheme="minorEastAsia" w:eastAsiaTheme="minorEastAsia" w:hAnsiTheme="minorEastAsia"/>
          <w:bCs/>
          <w:kern w:val="0"/>
        </w:rPr>
        <w:t>。</w:t>
      </w:r>
    </w:p>
    <w:p w14:paraId="5956CB5F" w14:textId="77777777" w:rsidR="00296D36" w:rsidRDefault="00296D36" w:rsidP="003A4A6B">
      <w:pPr>
        <w:pStyle w:val="11"/>
        <w:snapToGrid w:val="0"/>
        <w:spacing w:beforeLines="100" w:before="312" w:line="300" w:lineRule="auto"/>
      </w:pPr>
      <w:bookmarkStart w:id="175" w:name="_Toc346463115"/>
      <w:r>
        <w:rPr>
          <w:rFonts w:hint="eastAsia"/>
        </w:rPr>
        <w:t xml:space="preserve">5.3 </w:t>
      </w:r>
      <w:r w:rsidRPr="003A168A">
        <w:rPr>
          <w:i/>
        </w:rPr>
        <w:t>Dehalococcoides</w:t>
      </w:r>
      <w:r>
        <w:t xml:space="preserve"> 16S rRNA</w:t>
      </w:r>
      <w:r w:rsidRPr="003A7B3F">
        <w:rPr>
          <w:rFonts w:hint="eastAsia"/>
        </w:rPr>
        <w:t>基因</w:t>
      </w:r>
      <w:r>
        <w:rPr>
          <w:rFonts w:hint="eastAsia"/>
        </w:rPr>
        <w:t>定量</w:t>
      </w:r>
      <w:bookmarkEnd w:id="175"/>
    </w:p>
    <w:p w14:paraId="71C4F006" w14:textId="77777777" w:rsidR="00296D36" w:rsidRPr="00776CD1" w:rsidRDefault="00296D36" w:rsidP="00A95F90">
      <w:pPr>
        <w:widowControl/>
        <w:autoSpaceDE w:val="0"/>
        <w:autoSpaceDN w:val="0"/>
        <w:adjustRightInd w:val="0"/>
        <w:snapToGrid w:val="0"/>
        <w:spacing w:line="300" w:lineRule="auto"/>
        <w:ind w:firstLineChars="200" w:firstLine="480"/>
        <w:rPr>
          <w:rFonts w:ascii="Times" w:hAnsi="Times" w:cs="Times"/>
          <w:kern w:val="0"/>
        </w:rPr>
      </w:pPr>
      <w:r w:rsidRPr="00D6666A">
        <w:rPr>
          <w:rFonts w:hint="eastAsia"/>
          <w:i/>
        </w:rPr>
        <w:t>Dehalococcoides</w:t>
      </w:r>
      <w:r>
        <w:rPr>
          <w:rFonts w:hint="eastAsia"/>
        </w:rPr>
        <w:t>根据其</w:t>
      </w:r>
      <w:r>
        <w:rPr>
          <w:rFonts w:hint="eastAsia"/>
        </w:rPr>
        <w:t>16S rRNA</w:t>
      </w:r>
      <w:r>
        <w:rPr>
          <w:rFonts w:hint="eastAsia"/>
        </w:rPr>
        <w:t>基因</w:t>
      </w:r>
      <w:r>
        <w:rPr>
          <w:rFonts w:hint="eastAsia"/>
        </w:rPr>
        <w:t>V2</w:t>
      </w:r>
      <w:r>
        <w:rPr>
          <w:rFonts w:hint="eastAsia"/>
        </w:rPr>
        <w:t>和</w:t>
      </w:r>
      <w:r>
        <w:rPr>
          <w:rFonts w:hint="eastAsia"/>
        </w:rPr>
        <w:t>V6</w:t>
      </w:r>
      <w:r>
        <w:rPr>
          <w:rFonts w:hint="eastAsia"/>
        </w:rPr>
        <w:t>可变区的差异，得到</w:t>
      </w:r>
      <w:r w:rsidRPr="00B5513B">
        <w:rPr>
          <w:rFonts w:hint="eastAsia"/>
          <w:i/>
        </w:rPr>
        <w:t>Cornell</w:t>
      </w:r>
      <w:r>
        <w:rPr>
          <w:rFonts w:hint="eastAsia"/>
        </w:rPr>
        <w:t>、</w:t>
      </w:r>
      <w:r w:rsidRPr="00B5513B">
        <w:rPr>
          <w:rFonts w:hint="eastAsia"/>
          <w:i/>
        </w:rPr>
        <w:t>Victoria</w:t>
      </w:r>
      <w:r>
        <w:rPr>
          <w:rFonts w:hint="eastAsia"/>
        </w:rPr>
        <w:t>和</w:t>
      </w:r>
      <w:r w:rsidRPr="00B5513B">
        <w:rPr>
          <w:rFonts w:hint="eastAsia"/>
          <w:i/>
        </w:rPr>
        <w:t>Pinellas</w:t>
      </w:r>
      <w:r>
        <w:rPr>
          <w:rFonts w:hint="eastAsia"/>
        </w:rPr>
        <w:t>三个亚组</w:t>
      </w:r>
      <w:r w:rsidRPr="002723F0">
        <w:rPr>
          <w:noProof/>
          <w:vertAlign w:val="superscript"/>
        </w:rPr>
        <w:t>[92]</w:t>
      </w:r>
      <w:r>
        <w:rPr>
          <w:rFonts w:hint="eastAsia"/>
        </w:rPr>
        <w:t>。截至目前，研究者发现的</w:t>
      </w:r>
      <w:r>
        <w:rPr>
          <w:rFonts w:hint="eastAsia"/>
        </w:rPr>
        <w:t>PCBs</w:t>
      </w:r>
      <w:r>
        <w:rPr>
          <w:rFonts w:hint="eastAsia"/>
        </w:rPr>
        <w:t>脱氯菌主要是</w:t>
      </w:r>
      <w:r>
        <w:rPr>
          <w:rFonts w:hint="eastAsia"/>
          <w:i/>
        </w:rPr>
        <w:t>Dehalococcoides</w:t>
      </w:r>
      <w:r w:rsidRPr="00B5513B">
        <w:rPr>
          <w:rFonts w:hint="eastAsia"/>
        </w:rPr>
        <w:t>属</w:t>
      </w:r>
      <w:r>
        <w:rPr>
          <w:rFonts w:hint="eastAsia"/>
        </w:rPr>
        <w:t>菌（</w:t>
      </w:r>
      <w:r w:rsidRPr="00B5513B">
        <w:rPr>
          <w:rFonts w:hint="eastAsia"/>
          <w:i/>
        </w:rPr>
        <w:t>Pinellas</w:t>
      </w:r>
      <w:r>
        <w:rPr>
          <w:rFonts w:hint="eastAsia"/>
        </w:rPr>
        <w:t>亚组）及上述进化系统发育相关却又不同的绿弯菌门菌株。</w:t>
      </w:r>
      <w:r>
        <w:rPr>
          <w:rFonts w:hint="eastAsia"/>
          <w:i/>
        </w:rPr>
        <w:t>Dehalococcoides</w:t>
      </w:r>
      <w:r w:rsidRPr="00B5513B">
        <w:rPr>
          <w:rFonts w:hint="eastAsia"/>
        </w:rPr>
        <w:t>属</w:t>
      </w:r>
      <w:r>
        <w:rPr>
          <w:rFonts w:hint="eastAsia"/>
        </w:rPr>
        <w:t>纯化分离的</w:t>
      </w:r>
      <w:r>
        <w:rPr>
          <w:rFonts w:hint="eastAsia"/>
        </w:rPr>
        <w:t>PCBs</w:t>
      </w:r>
      <w:r>
        <w:rPr>
          <w:rFonts w:hint="eastAsia"/>
        </w:rPr>
        <w:t>脱氯菌株</w:t>
      </w:r>
      <w:r>
        <w:rPr>
          <w:rFonts w:hint="eastAsia"/>
          <w:szCs w:val="22"/>
        </w:rPr>
        <w:t>包括</w:t>
      </w:r>
      <w:r w:rsidRPr="000A36F9">
        <w:rPr>
          <w:i/>
          <w:szCs w:val="22"/>
        </w:rPr>
        <w:t xml:space="preserve"> Dehalococcoides</w:t>
      </w:r>
      <w:r>
        <w:rPr>
          <w:rFonts w:hint="eastAsia"/>
          <w:szCs w:val="22"/>
        </w:rPr>
        <w:t xml:space="preserve"> </w:t>
      </w:r>
      <w:r w:rsidRPr="000A36F9">
        <w:rPr>
          <w:i/>
          <w:szCs w:val="22"/>
        </w:rPr>
        <w:t>mccartyi</w:t>
      </w:r>
      <w:r>
        <w:rPr>
          <w:rFonts w:hint="eastAsia"/>
          <w:szCs w:val="22"/>
        </w:rPr>
        <w:t xml:space="preserve"> </w:t>
      </w:r>
      <w:r>
        <w:rPr>
          <w:rFonts w:hint="eastAsia"/>
        </w:rPr>
        <w:t xml:space="preserve">strain </w:t>
      </w:r>
      <w:r w:rsidRPr="00CB57B4">
        <w:rPr>
          <w:szCs w:val="22"/>
        </w:rPr>
        <w:t>195</w:t>
      </w:r>
      <w:r>
        <w:rPr>
          <w:rFonts w:hint="eastAsia"/>
          <w:szCs w:val="22"/>
        </w:rPr>
        <w:t>、</w:t>
      </w:r>
      <w:r>
        <w:rPr>
          <w:rFonts w:hint="eastAsia"/>
        </w:rPr>
        <w:t>CBDB1</w:t>
      </w:r>
      <w:r>
        <w:rPr>
          <w:rFonts w:ascii="Times" w:hAnsi="Times" w:cs="Times" w:hint="eastAsia"/>
          <w:kern w:val="0"/>
        </w:rPr>
        <w:t>、</w:t>
      </w:r>
      <w:r>
        <w:rPr>
          <w:rFonts w:ascii="Times" w:hAnsi="Times" w:cs="Times"/>
          <w:kern w:val="0"/>
        </w:rPr>
        <w:t>CG1</w:t>
      </w:r>
      <w:r>
        <w:rPr>
          <w:rFonts w:ascii="Times" w:hAnsi="Times" w:cs="Times" w:hint="eastAsia"/>
          <w:kern w:val="0"/>
        </w:rPr>
        <w:t>、</w:t>
      </w:r>
      <w:r>
        <w:rPr>
          <w:rFonts w:ascii="Times" w:hAnsi="Times" w:cs="Times"/>
          <w:kern w:val="0"/>
        </w:rPr>
        <w:t>CG4</w:t>
      </w:r>
      <w:r>
        <w:rPr>
          <w:rFonts w:ascii="Times" w:hAnsi="Times" w:cs="Times" w:hint="eastAsia"/>
          <w:kern w:val="0"/>
        </w:rPr>
        <w:t>、</w:t>
      </w:r>
      <w:r>
        <w:rPr>
          <w:rFonts w:ascii="Times" w:hAnsi="Times" w:cs="Times"/>
          <w:kern w:val="0"/>
        </w:rPr>
        <w:t>CG5</w:t>
      </w:r>
      <w:r>
        <w:rPr>
          <w:rFonts w:ascii="Times" w:hAnsi="Times" w:cs="Times" w:hint="eastAsia"/>
          <w:kern w:val="0"/>
        </w:rPr>
        <w:t>以及</w:t>
      </w:r>
      <w:r>
        <w:rPr>
          <w:rFonts w:hint="eastAsia"/>
        </w:rPr>
        <w:t>JNA</w:t>
      </w:r>
      <w:r w:rsidRPr="002723F0">
        <w:rPr>
          <w:noProof/>
          <w:vertAlign w:val="superscript"/>
        </w:rPr>
        <w:t>[46, 93-95]</w:t>
      </w:r>
      <w:r>
        <w:rPr>
          <w:rFonts w:hint="eastAsia"/>
        </w:rPr>
        <w:t>。</w:t>
      </w:r>
    </w:p>
    <w:p w14:paraId="2B390154" w14:textId="77777777" w:rsidR="00296D36" w:rsidRPr="00B06D11" w:rsidRDefault="00296D36" w:rsidP="00A95F90">
      <w:pPr>
        <w:adjustRightInd w:val="0"/>
        <w:snapToGrid w:val="0"/>
        <w:spacing w:line="300" w:lineRule="auto"/>
        <w:ind w:firstLineChars="200" w:firstLine="480"/>
      </w:pPr>
      <w:r>
        <w:rPr>
          <w:rFonts w:hint="eastAsia"/>
        </w:rPr>
        <w:t>图</w:t>
      </w:r>
      <w:r>
        <w:rPr>
          <w:rFonts w:hint="eastAsia"/>
        </w:rPr>
        <w:t>5-4</w:t>
      </w:r>
      <w:r>
        <w:rPr>
          <w:rFonts w:hint="eastAsia"/>
        </w:rPr>
        <w:t>是各实验组中</w:t>
      </w:r>
      <w:r w:rsidRPr="00D6666A">
        <w:rPr>
          <w:rFonts w:hint="eastAsia"/>
          <w:i/>
        </w:rPr>
        <w:t>Dehalococcoides</w:t>
      </w:r>
      <w:r>
        <w:rPr>
          <w:rFonts w:hint="eastAsia"/>
        </w:rPr>
        <w:t xml:space="preserve"> 16S rRNA</w:t>
      </w:r>
      <w:r>
        <w:rPr>
          <w:rFonts w:hint="eastAsia"/>
        </w:rPr>
        <w:t>基因拷贝数随时间的变化。太湖底泥中存在</w:t>
      </w:r>
      <w:r w:rsidRPr="00D6666A">
        <w:rPr>
          <w:rFonts w:hint="eastAsia"/>
          <w:i/>
        </w:rPr>
        <w:t>Dehalococcoides</w:t>
      </w:r>
      <w:r w:rsidRPr="00066084">
        <w:rPr>
          <w:rFonts w:hint="eastAsia"/>
        </w:rPr>
        <w:t>菌</w:t>
      </w:r>
      <w:r>
        <w:rPr>
          <w:rFonts w:hint="eastAsia"/>
        </w:rPr>
        <w:t>，在反应</w:t>
      </w:r>
      <w:r>
        <w:rPr>
          <w:rFonts w:hint="eastAsia"/>
        </w:rPr>
        <w:t>0</w:t>
      </w:r>
      <w:r>
        <w:rPr>
          <w:rFonts w:hint="eastAsia"/>
        </w:rPr>
        <w:t>点有</w:t>
      </w:r>
      <w:r>
        <w:rPr>
          <w:rFonts w:hint="eastAsia"/>
        </w:rPr>
        <w:t>8.24</w:t>
      </w:r>
      <w:r w:rsidRPr="00460505">
        <w:rPr>
          <w:rFonts w:eastAsia="Gulim"/>
        </w:rPr>
        <w:t>×10</w:t>
      </w:r>
      <w:r w:rsidRPr="00730B42">
        <w:rPr>
          <w:rFonts w:eastAsia="Gulim" w:hint="eastAsia"/>
          <w:vertAlign w:val="superscript"/>
        </w:rPr>
        <w:t>6</w:t>
      </w:r>
      <w:r>
        <w:rPr>
          <w:rFonts w:eastAsia="Gulim"/>
        </w:rPr>
        <w:t xml:space="preserve"> ± </w:t>
      </w:r>
      <w:r>
        <w:rPr>
          <w:rFonts w:eastAsia="Gulim" w:hint="eastAsia"/>
        </w:rPr>
        <w:t>9.78</w:t>
      </w:r>
      <w:r w:rsidRPr="00460505">
        <w:rPr>
          <w:rFonts w:eastAsia="Gulim"/>
        </w:rPr>
        <w:t>×10</w:t>
      </w:r>
      <w:r>
        <w:rPr>
          <w:rFonts w:eastAsia="Gulim" w:hint="eastAsia"/>
          <w:vertAlign w:val="superscript"/>
        </w:rPr>
        <w:t>5</w:t>
      </w:r>
      <w:r>
        <w:rPr>
          <w:rFonts w:eastAsia="Gulim" w:hint="eastAsia"/>
        </w:rPr>
        <w:t xml:space="preserve"> </w:t>
      </w:r>
      <w:r>
        <w:rPr>
          <w:rFonts w:hint="eastAsia"/>
        </w:rPr>
        <w:t>copies</w:t>
      </w:r>
      <w:r w:rsidRPr="00460505">
        <w:rPr>
          <w:rFonts w:eastAsia="Gulim"/>
        </w:rPr>
        <w:t>/</w:t>
      </w:r>
      <w:r>
        <w:t>mL</w:t>
      </w:r>
      <w:r>
        <w:rPr>
          <w:rFonts w:hint="eastAsia"/>
        </w:rPr>
        <w:t>。</w:t>
      </w:r>
    </w:p>
    <w:p w14:paraId="44F4C3C4" w14:textId="77777777" w:rsidR="00296D36" w:rsidRPr="000F2F74" w:rsidRDefault="00296D36" w:rsidP="00A95F90">
      <w:pPr>
        <w:adjustRightInd w:val="0"/>
        <w:snapToGrid w:val="0"/>
        <w:spacing w:line="300" w:lineRule="auto"/>
        <w:ind w:firstLineChars="200" w:firstLine="480"/>
      </w:pPr>
      <w:r>
        <w:rPr>
          <w:rFonts w:hint="eastAsia"/>
        </w:rPr>
        <w:t>随着反应的进行，</w:t>
      </w:r>
      <w:r>
        <w:rPr>
          <w:rFonts w:hint="eastAsia"/>
        </w:rPr>
        <w:t>T-1</w:t>
      </w:r>
      <w:r>
        <w:rPr>
          <w:rFonts w:hint="eastAsia"/>
        </w:rPr>
        <w:t>实验组</w:t>
      </w:r>
      <w:r w:rsidRPr="00D6666A">
        <w:rPr>
          <w:rFonts w:hint="eastAsia"/>
          <w:i/>
        </w:rPr>
        <w:t>Dehalococcoides</w:t>
      </w:r>
      <w:r>
        <w:rPr>
          <w:rFonts w:hint="eastAsia"/>
          <w:i/>
        </w:rPr>
        <w:t xml:space="preserve"> </w:t>
      </w:r>
      <w:r>
        <w:rPr>
          <w:rFonts w:hint="eastAsia"/>
        </w:rPr>
        <w:t>16S rRNA</w:t>
      </w:r>
      <w:r>
        <w:rPr>
          <w:rFonts w:hint="eastAsia"/>
        </w:rPr>
        <w:t>基因拷贝数</w:t>
      </w:r>
      <w:r w:rsidRPr="000F2F74">
        <w:t>从脱氯启动的第</w:t>
      </w:r>
      <w:r w:rsidRPr="000F2F74">
        <w:rPr>
          <w:rFonts w:hint="eastAsia"/>
        </w:rPr>
        <w:t>6</w:t>
      </w:r>
      <w:r w:rsidRPr="000F2F74">
        <w:rPr>
          <w:rFonts w:hint="eastAsia"/>
        </w:rPr>
        <w:t>周即有明显</w:t>
      </w:r>
      <w:r w:rsidRPr="000F2F74">
        <w:t>增加</w:t>
      </w:r>
      <w:r w:rsidRPr="000F2F74">
        <w:rPr>
          <w:rFonts w:hint="eastAsia"/>
        </w:rPr>
        <w:t>，</w:t>
      </w:r>
      <w:r w:rsidRPr="000F2F74">
        <w:t>达到</w:t>
      </w:r>
      <w:r w:rsidRPr="000F2F74">
        <w:t>8.24×106 ± 9.78×105 copies/m</w:t>
      </w:r>
      <w:r w:rsidRPr="000F2F74">
        <w:rPr>
          <w:rFonts w:hint="eastAsia"/>
        </w:rPr>
        <w:t>L</w:t>
      </w:r>
      <w:r w:rsidRPr="000F2F74">
        <w:rPr>
          <w:rFonts w:hint="eastAsia"/>
        </w:rPr>
        <w:t>，</w:t>
      </w:r>
      <w:r w:rsidR="00417EF1">
        <w:rPr>
          <w:rFonts w:hint="eastAsia"/>
        </w:rPr>
        <w:t>至</w:t>
      </w:r>
      <w:r w:rsidRPr="000F2F74">
        <w:rPr>
          <w:rFonts w:hint="eastAsia"/>
        </w:rPr>
        <w:t>24</w:t>
      </w:r>
      <w:r w:rsidRPr="000F2F74">
        <w:rPr>
          <w:rFonts w:hint="eastAsia"/>
        </w:rPr>
        <w:t>周</w:t>
      </w:r>
      <w:r w:rsidR="00417EF1">
        <w:rPr>
          <w:rFonts w:hint="eastAsia"/>
        </w:rPr>
        <w:t>一直</w:t>
      </w:r>
      <w:r w:rsidR="00417EF1">
        <w:rPr>
          <w:rFonts w:hint="eastAsia"/>
        </w:rPr>
        <w:lastRenderedPageBreak/>
        <w:t>上升</w:t>
      </w:r>
      <w:r w:rsidRPr="000F2F74">
        <w:rPr>
          <w:rFonts w:hint="eastAsia"/>
        </w:rPr>
        <w:t>，此后保持在较高水平</w:t>
      </w:r>
      <w:r w:rsidRPr="000F2F74">
        <w:t>。在反应的</w:t>
      </w:r>
      <w:r w:rsidRPr="000F2F74">
        <w:t>66</w:t>
      </w:r>
      <w:r w:rsidRPr="000F2F74">
        <w:t>周内，</w:t>
      </w:r>
      <w:r w:rsidRPr="000F2F74">
        <w:t>T-1</w:t>
      </w:r>
      <w:r w:rsidRPr="000F2F74">
        <w:t>实验组</w:t>
      </w:r>
      <w:r w:rsidRPr="000F2F74">
        <w:rPr>
          <w:i/>
        </w:rPr>
        <w:t>Dehalococcoides</w:t>
      </w:r>
      <w:r w:rsidRPr="000F2F74">
        <w:t>增加了一个数量级</w:t>
      </w:r>
      <w:r w:rsidRPr="000F2F74">
        <w:rPr>
          <w:rFonts w:hint="eastAsia"/>
        </w:rPr>
        <w:t>。</w:t>
      </w:r>
      <w:r w:rsidRPr="000F2F74">
        <w:t>一般认为</w:t>
      </w:r>
      <w:r w:rsidR="006C655C">
        <w:rPr>
          <w:rFonts w:hint="eastAsia"/>
        </w:rPr>
        <w:t>，</w:t>
      </w:r>
      <w:r w:rsidRPr="000F2F74">
        <w:rPr>
          <w:rFonts w:hint="eastAsia"/>
        </w:rPr>
        <w:t>多氯联苯</w:t>
      </w:r>
      <w:r w:rsidRPr="000F2F74">
        <w:t>脱氯反应出现滞后或停止是</w:t>
      </w:r>
      <w:r w:rsidR="006C655C">
        <w:rPr>
          <w:rFonts w:hint="eastAsia"/>
        </w:rPr>
        <w:t>由于</w:t>
      </w:r>
      <w:r w:rsidRPr="000F2F74">
        <w:t>环境中脱氯菌浓度太低。</w:t>
      </w:r>
      <w:r w:rsidRPr="000F2F74">
        <w:rPr>
          <w:rFonts w:hint="eastAsia"/>
        </w:rPr>
        <w:t>而</w:t>
      </w:r>
      <w:r w:rsidRPr="000F2F74">
        <w:rPr>
          <w:i/>
        </w:rPr>
        <w:t>Dehalococcoid</w:t>
      </w:r>
      <w:r w:rsidRPr="000F2F74">
        <w:rPr>
          <w:rFonts w:hint="eastAsia"/>
          <w:i/>
        </w:rPr>
        <w:t>es</w:t>
      </w:r>
      <w:r w:rsidRPr="000F2F74">
        <w:rPr>
          <w:rFonts w:hint="eastAsia"/>
        </w:rPr>
        <w:t>保持在高浓度</w:t>
      </w:r>
      <w:r w:rsidRPr="000F2F74">
        <w:t>说明太湖底泥在</w:t>
      </w:r>
      <w:r w:rsidRPr="000F2F74">
        <w:rPr>
          <w:rFonts w:hint="eastAsia"/>
        </w:rPr>
        <w:t>66</w:t>
      </w:r>
      <w:r w:rsidRPr="000F2F74">
        <w:rPr>
          <w:rFonts w:hint="eastAsia"/>
        </w:rPr>
        <w:t>周后仍具有</w:t>
      </w:r>
      <w:r w:rsidRPr="000F2F74">
        <w:t>良好的脱氯潜能。</w:t>
      </w:r>
    </w:p>
    <w:p w14:paraId="7D06FE48" w14:textId="65DA219B" w:rsidR="00296D36" w:rsidRDefault="000D221E" w:rsidP="00A95F90">
      <w:pPr>
        <w:adjustRightInd w:val="0"/>
        <w:snapToGrid w:val="0"/>
        <w:spacing w:line="300" w:lineRule="auto"/>
      </w:pPr>
      <w:r>
        <w:rPr>
          <w:noProof/>
        </w:rPr>
        <w:pict w14:anchorId="34A0ED55">
          <v:line id="直线连接符 9" o:spid="_x0000_s1078" style="position:absolute;left:0;text-align:left;flip:y;z-index:251676672;visibility:visible;mso-wrap-style:square;mso-width-percent:0;mso-height-percent:0;mso-wrap-distance-left:3.17492mm;mso-wrap-distance-top:0;mso-wrap-distance-right:3.17492mm;mso-wrap-distance-bottom:0;mso-position-horizontal-relative:text;mso-position-vertical-relative:text;mso-width-percent:0;mso-height-percent:0;mso-width-relative:page;mso-height-relative:page" from="260.3pt,9.65pt" to="260.3pt,13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" strokeweight=".5pt">
            <v:shadow opacity="24903f" origin=",.5" offset="0,.55556mm"/>
            <o:lock v:ext="edit" shapetype="f"/>
          </v:line>
        </w:pict>
      </w:r>
      <w:r>
        <w:rPr>
          <w:noProof/>
        </w:rPr>
        <w:pict w14:anchorId="591FE40A">
          <v:shape id="AutoShape 11" o:spid="_x0000_s1080" type="#_x0000_t32" style="position:absolute;left:0;text-align:left;margin-left:43.2pt;margin-top:10.9pt;width:.05pt;height:122.95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" strokeweight="1pt">
            <v:stroke dashstyle="dash"/>
          </v:shape>
        </w:pict>
      </w:r>
      <w:r>
        <w:rPr>
          <w:noProof/>
        </w:rPr>
        <w:pict w14:anchorId="6B313089">
          <v:line id="直线连接符 8" o:spid="_x0000_s1081" style="position:absolute;left:0;text-align:left;flip:y;z-index:251675648;visibility:visible;mso-wrap-style:square;mso-width-percent:0;mso-height-percent:0;mso-wrap-distance-left:3.17492mm;mso-wrap-distance-top:0;mso-wrap-distance-right:3.17492mm;mso-wrap-distance-bottom:0;mso-position-horizontal-relative:text;mso-position-vertical-relative:text;mso-width-percent:0;mso-height-percent:0;mso-width-relative:page;mso-height-relative:page" from="41.2pt,9.35pt" to="41.2pt,13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" strokeweight=".5pt">
            <v:shadow opacity="24903f" origin=",.5" offset="0,.55556mm"/>
            <o:lock v:ext="edit" shapetype="f"/>
          </v:line>
        </w:pict>
      </w:r>
      <w:r>
        <w:rPr>
          <w:noProof/>
        </w:rPr>
        <w:pict w14:anchorId="377C3F9B">
          <v:shape id="AutoShape 12" o:spid="_x0000_s1079" type="#_x0000_t32" style="position:absolute;left:0;text-align:left;margin-left:329.1pt;margin-top:25.45pt;width:.8pt;height:10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" strokeweight="1pt">
            <v:stroke dashstyle="dash"/>
          </v:shape>
        </w:pict>
      </w:r>
      <w:r w:rsidR="003A4A6B">
        <w:object w:dxaOrig="6465" w:dyaOrig="4668" w14:anchorId="1CBDAF6C">
          <v:shape id="_x0000_i1062" type="#_x0000_t75" style="width:210.65pt;height:151.65pt" o:ole="">
            <v:imagedata r:id="rId90" o:title=""/>
          </v:shape>
          <o:OLEObject Type="Embed" ProgID="SigmaPlotGraphicObject.9" ShapeID="_x0000_i1062" DrawAspect="Content" ObjectID="_1553884548" r:id="rId91"/>
        </w:object>
      </w:r>
      <w:r>
        <w:pict w14:anchorId="33FF7809">
          <v:shape id="_x0000_i1063" type="#_x0000_t75" style="width:203pt;height:151.65pt">
            <v:imagedata r:id="rId92" o:title=""/>
          </v:shape>
        </w:pict>
      </w:r>
    </w:p>
    <w:p w14:paraId="10560652" w14:textId="52FEB41E" w:rsidR="00296D36" w:rsidRDefault="000D221E" w:rsidP="00A95F90">
      <w:pPr>
        <w:adjustRightInd w:val="0"/>
        <w:snapToGrid w:val="0"/>
        <w:spacing w:line="288" w:lineRule="auto"/>
      </w:pPr>
      <w:r>
        <w:rPr>
          <w:noProof/>
        </w:rPr>
        <w:pict w14:anchorId="6AACB4C7">
          <v:shape id="_x0000_s1037" type="#_x0000_t32" style="position:absolute;left:0;text-align:left;margin-left:126.05pt;margin-top:23.4pt;width:.05pt;height:109.95pt;z-index:251670528" o:connectortype="straight" strokeweight="1pt">
            <v:stroke dashstyle="dash"/>
          </v:shape>
        </w:pict>
      </w:r>
      <w:r>
        <w:rPr>
          <w:noProof/>
        </w:rPr>
        <w:pict w14:anchorId="7EA02961">
          <v:line id="直线连接符 10" o:spid="_x0000_s1044" style="position:absolute;left:0;text-align:left;flip:y;z-index:251677696;visibility:visible;mso-wrap-style:square;mso-wrap-distance-left:3.17494mm;mso-wrap-distance-top:0;mso-wrap-distance-right:3.17494mm;mso-wrap-distance-bottom:0;mso-position-horizontal-relative:text;mso-position-vertical-relative:text" from="54.65pt,9.35pt" to="54.65pt,1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" strokeweight=".5pt">
            <v:shadow opacity="24903f" origin=",.5" offset="0,.55556mm"/>
          </v:line>
        </w:pict>
      </w:r>
      <w:r w:rsidR="00687A6C">
        <w:object w:dxaOrig="6499" w:dyaOrig="4818" w14:anchorId="61606E70">
          <v:shape id="_x0000_i1064" type="#_x0000_t75" style="width:209.85pt;height:155.5pt" o:ole="">
            <v:imagedata r:id="rId93" o:title=""/>
          </v:shape>
          <o:OLEObject Type="Embed" ProgID="SigmaPlotGraphicObject.9" ShapeID="_x0000_i1064" DrawAspect="Content" ObjectID="_1553884549" r:id="rId94"/>
        </w:object>
      </w:r>
    </w:p>
    <w:p w14:paraId="4F3D3C7F" w14:textId="77777777" w:rsidR="00296D36" w:rsidRDefault="00296D36" w:rsidP="00A95F90">
      <w:pPr>
        <w:adjustRightInd w:val="0"/>
        <w:snapToGrid w:val="0"/>
        <w:spacing w:after="120" w:line="288" w:lineRule="auto"/>
        <w:jc w:val="center"/>
      </w:pPr>
      <w:r w:rsidRPr="00A16391">
        <w:rPr>
          <w:rFonts w:hint="eastAsia"/>
          <w:sz w:val="21"/>
          <w:szCs w:val="21"/>
        </w:rPr>
        <w:t>图</w:t>
      </w:r>
      <w:r>
        <w:rPr>
          <w:rFonts w:hint="eastAsia"/>
          <w:sz w:val="21"/>
          <w:szCs w:val="21"/>
        </w:rPr>
        <w:t>5-4 T-1</w:t>
      </w:r>
      <w:r>
        <w:rPr>
          <w:rFonts w:hint="eastAsia"/>
          <w:sz w:val="21"/>
          <w:szCs w:val="21"/>
        </w:rPr>
        <w:t>、</w:t>
      </w:r>
      <w:r>
        <w:rPr>
          <w:rFonts w:hint="eastAsia"/>
          <w:sz w:val="21"/>
          <w:szCs w:val="21"/>
        </w:rPr>
        <w:t>T-S</w:t>
      </w:r>
      <w:r>
        <w:rPr>
          <w:rFonts w:hint="eastAsia"/>
          <w:sz w:val="21"/>
          <w:szCs w:val="21"/>
        </w:rPr>
        <w:t>、</w:t>
      </w:r>
      <w:r>
        <w:rPr>
          <w:rFonts w:hint="eastAsia"/>
          <w:sz w:val="21"/>
          <w:szCs w:val="21"/>
        </w:rPr>
        <w:t>T-Fe</w:t>
      </w:r>
      <w:r>
        <w:rPr>
          <w:rFonts w:hint="eastAsia"/>
          <w:sz w:val="21"/>
          <w:szCs w:val="21"/>
        </w:rPr>
        <w:t>组</w:t>
      </w:r>
      <w:r w:rsidRPr="00066084">
        <w:rPr>
          <w:rFonts w:hint="eastAsia"/>
          <w:i/>
          <w:sz w:val="21"/>
          <w:szCs w:val="21"/>
        </w:rPr>
        <w:t>Dehalococcoides</w:t>
      </w:r>
      <w:r>
        <w:rPr>
          <w:rFonts w:hint="eastAsia"/>
          <w:sz w:val="21"/>
          <w:szCs w:val="21"/>
        </w:rPr>
        <w:t xml:space="preserve"> </w:t>
      </w:r>
      <w:r w:rsidRPr="00386E7D">
        <w:rPr>
          <w:rFonts w:hint="eastAsia"/>
          <w:bCs/>
          <w:kern w:val="0"/>
          <w:sz w:val="21"/>
          <w:szCs w:val="21"/>
        </w:rPr>
        <w:t>16S rRNA</w:t>
      </w:r>
      <w:r w:rsidRPr="00386E7D">
        <w:rPr>
          <w:rFonts w:hint="eastAsia"/>
          <w:bCs/>
          <w:kern w:val="0"/>
          <w:sz w:val="21"/>
          <w:szCs w:val="21"/>
        </w:rPr>
        <w:t>基因</w:t>
      </w:r>
      <w:r>
        <w:rPr>
          <w:rFonts w:hint="eastAsia"/>
          <w:sz w:val="21"/>
          <w:szCs w:val="21"/>
        </w:rPr>
        <w:t>随时间的变化</w:t>
      </w:r>
    </w:p>
    <w:p w14:paraId="7B46C3A0" w14:textId="77777777" w:rsidR="00296D36" w:rsidRPr="00FE5002" w:rsidRDefault="00296D36" w:rsidP="00FE5002">
      <w:pPr>
        <w:adjustRightInd w:val="0"/>
        <w:snapToGrid w:val="0"/>
        <w:spacing w:line="300" w:lineRule="auto"/>
        <w:ind w:firstLineChars="200" w:firstLine="472"/>
        <w:rPr>
          <w:snapToGrid w:val="0"/>
          <w:spacing w:val="-2"/>
          <w:kern w:val="0"/>
        </w:rPr>
      </w:pPr>
      <w:r w:rsidRPr="00FE5002">
        <w:rPr>
          <w:snapToGrid w:val="0"/>
          <w:spacing w:val="-2"/>
          <w:kern w:val="0"/>
        </w:rPr>
        <w:t>在三价铁还原条件下，</w:t>
      </w:r>
      <w:r w:rsidRPr="00FE5002">
        <w:rPr>
          <w:i/>
          <w:snapToGrid w:val="0"/>
          <w:spacing w:val="-2"/>
          <w:kern w:val="0"/>
        </w:rPr>
        <w:t>Dehalococcoid</w:t>
      </w:r>
      <w:r w:rsidRPr="00FE5002">
        <w:rPr>
          <w:rFonts w:hint="eastAsia"/>
          <w:i/>
          <w:snapToGrid w:val="0"/>
          <w:spacing w:val="-2"/>
          <w:kern w:val="0"/>
        </w:rPr>
        <w:t>es</w:t>
      </w:r>
      <w:r w:rsidRPr="00FE5002">
        <w:rPr>
          <w:rFonts w:hint="eastAsia"/>
          <w:snapToGrid w:val="0"/>
          <w:spacing w:val="-2"/>
          <w:kern w:val="0"/>
        </w:rPr>
        <w:t>基因在</w:t>
      </w:r>
      <w:r w:rsidRPr="00FE5002">
        <w:rPr>
          <w:snapToGrid w:val="0"/>
          <w:spacing w:val="-2"/>
          <w:kern w:val="0"/>
        </w:rPr>
        <w:t>脱氯反应</w:t>
      </w:r>
      <w:r w:rsidRPr="00FE5002">
        <w:rPr>
          <w:rFonts w:hint="eastAsia"/>
          <w:snapToGrid w:val="0"/>
          <w:spacing w:val="-2"/>
          <w:kern w:val="0"/>
        </w:rPr>
        <w:t>启动</w:t>
      </w:r>
      <w:r w:rsidRPr="00FE5002">
        <w:rPr>
          <w:snapToGrid w:val="0"/>
          <w:spacing w:val="-2"/>
          <w:kern w:val="0"/>
        </w:rPr>
        <w:t>（第</w:t>
      </w:r>
      <w:r w:rsidRPr="00FE5002">
        <w:rPr>
          <w:snapToGrid w:val="0"/>
          <w:spacing w:val="-2"/>
          <w:kern w:val="0"/>
        </w:rPr>
        <w:t>9</w:t>
      </w:r>
      <w:r w:rsidRPr="00FE5002">
        <w:rPr>
          <w:snapToGrid w:val="0"/>
          <w:spacing w:val="-2"/>
          <w:kern w:val="0"/>
        </w:rPr>
        <w:t>周）</w:t>
      </w:r>
      <w:r w:rsidRPr="00FE5002">
        <w:rPr>
          <w:rFonts w:hint="eastAsia"/>
          <w:snapToGrid w:val="0"/>
          <w:spacing w:val="-2"/>
          <w:kern w:val="0"/>
        </w:rPr>
        <w:t>不仅</w:t>
      </w:r>
      <w:r w:rsidRPr="00FE5002">
        <w:rPr>
          <w:snapToGrid w:val="0"/>
          <w:spacing w:val="-2"/>
          <w:kern w:val="0"/>
        </w:rPr>
        <w:t>没有上升反而出现了下降。直到</w:t>
      </w:r>
      <w:r w:rsidRPr="00FE5002">
        <w:rPr>
          <w:rFonts w:hint="eastAsia"/>
          <w:snapToGrid w:val="0"/>
          <w:spacing w:val="-2"/>
          <w:kern w:val="0"/>
        </w:rPr>
        <w:t>24</w:t>
      </w:r>
      <w:r w:rsidRPr="00FE5002">
        <w:rPr>
          <w:rFonts w:hint="eastAsia"/>
          <w:snapToGrid w:val="0"/>
          <w:spacing w:val="-2"/>
          <w:kern w:val="0"/>
        </w:rPr>
        <w:t>周后，也就是多氯联苯单体分析（见图</w:t>
      </w:r>
      <w:r w:rsidRPr="00FE5002">
        <w:rPr>
          <w:rFonts w:hint="eastAsia"/>
          <w:snapToGrid w:val="0"/>
          <w:spacing w:val="-2"/>
          <w:kern w:val="0"/>
        </w:rPr>
        <w:t>3-1</w:t>
      </w:r>
      <w:r w:rsidRPr="00FE5002">
        <w:rPr>
          <w:rFonts w:hint="eastAsia"/>
          <w:snapToGrid w:val="0"/>
          <w:spacing w:val="-2"/>
          <w:kern w:val="0"/>
        </w:rPr>
        <w:t>）发现脱氯</w:t>
      </w:r>
      <w:r w:rsidR="00FE5002" w:rsidRPr="00FE5002">
        <w:rPr>
          <w:rFonts w:hint="eastAsia"/>
          <w:snapToGrid w:val="0"/>
          <w:spacing w:val="-2"/>
          <w:kern w:val="0"/>
        </w:rPr>
        <w:t>速率较快时，</w:t>
      </w:r>
      <w:r w:rsidR="00830C40" w:rsidRPr="00FE5002">
        <w:rPr>
          <w:rFonts w:hint="eastAsia"/>
          <w:snapToGrid w:val="0"/>
          <w:spacing w:val="-2"/>
          <w:kern w:val="0"/>
        </w:rPr>
        <w:t>基因数</w:t>
      </w:r>
      <w:r w:rsidR="001D52BA" w:rsidRPr="00FE5002">
        <w:rPr>
          <w:rFonts w:hint="eastAsia"/>
          <w:snapToGrid w:val="0"/>
          <w:spacing w:val="-2"/>
          <w:kern w:val="0"/>
        </w:rPr>
        <w:t>才有所增加</w:t>
      </w:r>
      <w:r w:rsidR="00FE5002" w:rsidRPr="00FE5002">
        <w:rPr>
          <w:rFonts w:hint="eastAsia"/>
          <w:snapToGrid w:val="0"/>
          <w:spacing w:val="-2"/>
          <w:kern w:val="0"/>
        </w:rPr>
        <w:t>。到第</w:t>
      </w:r>
      <w:r w:rsidRPr="00FE5002">
        <w:rPr>
          <w:rFonts w:hint="eastAsia"/>
          <w:snapToGrid w:val="0"/>
          <w:spacing w:val="-2"/>
          <w:kern w:val="0"/>
        </w:rPr>
        <w:t>66</w:t>
      </w:r>
      <w:r w:rsidRPr="00FE5002">
        <w:rPr>
          <w:rFonts w:hint="eastAsia"/>
          <w:snapToGrid w:val="0"/>
          <w:spacing w:val="-2"/>
          <w:kern w:val="0"/>
        </w:rPr>
        <w:t>周</w:t>
      </w:r>
      <w:r w:rsidR="001D52BA" w:rsidRPr="00FE5002">
        <w:rPr>
          <w:rFonts w:hint="eastAsia"/>
          <w:snapToGrid w:val="0"/>
          <w:spacing w:val="-2"/>
          <w:kern w:val="0"/>
        </w:rPr>
        <w:t>时</w:t>
      </w:r>
      <w:r w:rsidR="00FE5002" w:rsidRPr="00FE5002">
        <w:rPr>
          <w:rFonts w:hint="eastAsia"/>
          <w:snapToGrid w:val="0"/>
          <w:spacing w:val="-2"/>
          <w:kern w:val="0"/>
        </w:rPr>
        <w:t>，</w:t>
      </w:r>
      <w:r w:rsidR="00FE5002" w:rsidRPr="00FE5002">
        <w:rPr>
          <w:i/>
          <w:snapToGrid w:val="0"/>
          <w:spacing w:val="-2"/>
          <w:kern w:val="0"/>
        </w:rPr>
        <w:t>Dehalococcoid</w:t>
      </w:r>
      <w:r w:rsidR="00FE5002" w:rsidRPr="00FE5002">
        <w:rPr>
          <w:rFonts w:hint="eastAsia"/>
          <w:i/>
          <w:snapToGrid w:val="0"/>
          <w:spacing w:val="-2"/>
          <w:kern w:val="0"/>
        </w:rPr>
        <w:t>es</w:t>
      </w:r>
      <w:r w:rsidR="00FE5002" w:rsidRPr="00FE5002">
        <w:rPr>
          <w:rFonts w:hint="eastAsia"/>
          <w:snapToGrid w:val="0"/>
          <w:spacing w:val="-2"/>
          <w:kern w:val="0"/>
        </w:rPr>
        <w:t>基因</w:t>
      </w:r>
      <w:r w:rsidRPr="00FE5002">
        <w:rPr>
          <w:rFonts w:hint="eastAsia"/>
          <w:snapToGrid w:val="0"/>
          <w:spacing w:val="-2"/>
          <w:kern w:val="0"/>
        </w:rPr>
        <w:t>较反应</w:t>
      </w:r>
      <w:r w:rsidRPr="00FE5002">
        <w:rPr>
          <w:rFonts w:hint="eastAsia"/>
          <w:snapToGrid w:val="0"/>
          <w:spacing w:val="-2"/>
          <w:kern w:val="0"/>
        </w:rPr>
        <w:t>0</w:t>
      </w:r>
      <w:r w:rsidRPr="00FE5002">
        <w:rPr>
          <w:rFonts w:hint="eastAsia"/>
          <w:snapToGrid w:val="0"/>
          <w:spacing w:val="-2"/>
          <w:kern w:val="0"/>
        </w:rPr>
        <w:t>点增加了</w:t>
      </w:r>
      <w:r w:rsidRPr="00FE5002">
        <w:rPr>
          <w:rFonts w:hint="eastAsia"/>
          <w:snapToGrid w:val="0"/>
          <w:spacing w:val="-2"/>
          <w:kern w:val="0"/>
        </w:rPr>
        <w:t>2</w:t>
      </w:r>
      <w:r w:rsidRPr="00FE5002">
        <w:rPr>
          <w:rFonts w:hint="eastAsia"/>
          <w:snapToGrid w:val="0"/>
          <w:spacing w:val="-2"/>
          <w:kern w:val="0"/>
        </w:rPr>
        <w:t>倍。第</w:t>
      </w:r>
      <w:r w:rsidRPr="00FE5002">
        <w:rPr>
          <w:rFonts w:hint="eastAsia"/>
          <w:snapToGrid w:val="0"/>
          <w:spacing w:val="-2"/>
          <w:kern w:val="0"/>
        </w:rPr>
        <w:t>6</w:t>
      </w:r>
      <w:r w:rsidRPr="00FE5002">
        <w:rPr>
          <w:rFonts w:hint="eastAsia"/>
          <w:snapToGrid w:val="0"/>
          <w:spacing w:val="-2"/>
          <w:kern w:val="0"/>
        </w:rPr>
        <w:t>周时的高</w:t>
      </w:r>
      <w:r w:rsidRPr="00FE5002">
        <w:rPr>
          <w:i/>
          <w:snapToGrid w:val="0"/>
          <w:spacing w:val="-2"/>
          <w:kern w:val="0"/>
        </w:rPr>
        <w:t>Dehalococcoid</w:t>
      </w:r>
      <w:r w:rsidRPr="00FE5002">
        <w:rPr>
          <w:rFonts w:hint="eastAsia"/>
          <w:i/>
          <w:snapToGrid w:val="0"/>
          <w:spacing w:val="-2"/>
          <w:kern w:val="0"/>
        </w:rPr>
        <w:t>es</w:t>
      </w:r>
      <w:r w:rsidRPr="00FE5002">
        <w:rPr>
          <w:rFonts w:hint="eastAsia"/>
          <w:snapToGrid w:val="0"/>
          <w:spacing w:val="-2"/>
          <w:kern w:val="0"/>
        </w:rPr>
        <w:t>基因水平和</w:t>
      </w:r>
      <w:r w:rsidR="00FE5002" w:rsidRPr="00FE5002">
        <w:rPr>
          <w:rFonts w:hint="eastAsia"/>
          <w:snapToGrid w:val="0"/>
          <w:spacing w:val="-2"/>
          <w:kern w:val="0"/>
        </w:rPr>
        <w:t>同期</w:t>
      </w:r>
      <w:r w:rsidRPr="00FE5002">
        <w:rPr>
          <w:rFonts w:hint="eastAsia"/>
          <w:snapToGrid w:val="0"/>
          <w:spacing w:val="-2"/>
          <w:kern w:val="0"/>
        </w:rPr>
        <w:t>高</w:t>
      </w:r>
      <w:r w:rsidRPr="00FE5002">
        <w:rPr>
          <w:rFonts w:hint="eastAsia"/>
          <w:i/>
          <w:snapToGrid w:val="0"/>
          <w:spacing w:val="-2"/>
          <w:kern w:val="0"/>
        </w:rPr>
        <w:t>Chloroflexi</w:t>
      </w:r>
      <w:r w:rsidRPr="00FE5002">
        <w:rPr>
          <w:rFonts w:hint="eastAsia"/>
          <w:snapToGrid w:val="0"/>
          <w:spacing w:val="-2"/>
          <w:kern w:val="0"/>
        </w:rPr>
        <w:t>水平一样</w:t>
      </w:r>
      <w:r w:rsidR="00FE5002" w:rsidRPr="00FE5002">
        <w:rPr>
          <w:rFonts w:hint="eastAsia"/>
          <w:snapToGrid w:val="0"/>
          <w:spacing w:val="-2"/>
          <w:kern w:val="0"/>
        </w:rPr>
        <w:t>，</w:t>
      </w:r>
      <w:r w:rsidRPr="00FE5002">
        <w:rPr>
          <w:rFonts w:hint="eastAsia"/>
          <w:snapToGrid w:val="0"/>
          <w:spacing w:val="-2"/>
          <w:kern w:val="0"/>
        </w:rPr>
        <w:t>很可能是</w:t>
      </w:r>
      <w:r w:rsidRPr="00FE5002">
        <w:rPr>
          <w:snapToGrid w:val="0"/>
          <w:spacing w:val="-2"/>
          <w:kern w:val="0"/>
        </w:rPr>
        <w:t>相关菌可以</w:t>
      </w:r>
      <w:r w:rsidR="00934EA8" w:rsidRPr="00FE5002">
        <w:rPr>
          <w:rFonts w:hint="eastAsia"/>
          <w:snapToGrid w:val="0"/>
          <w:spacing w:val="-2"/>
          <w:kern w:val="0"/>
        </w:rPr>
        <w:t>用</w:t>
      </w:r>
      <w:r w:rsidRPr="00FE5002">
        <w:rPr>
          <w:snapToGrid w:val="0"/>
          <w:spacing w:val="-2"/>
          <w:kern w:val="0"/>
        </w:rPr>
        <w:t>三价铁作为替代电子受体进行生长代谢</w:t>
      </w:r>
      <w:r w:rsidRPr="00FE5002">
        <w:rPr>
          <w:rFonts w:hint="eastAsia"/>
          <w:snapToGrid w:val="0"/>
          <w:spacing w:val="-2"/>
          <w:kern w:val="0"/>
        </w:rPr>
        <w:t>所</w:t>
      </w:r>
      <w:r w:rsidRPr="00FE5002">
        <w:rPr>
          <w:snapToGrid w:val="0"/>
          <w:spacing w:val="-2"/>
          <w:kern w:val="0"/>
        </w:rPr>
        <w:t>致</w:t>
      </w:r>
      <w:r w:rsidRPr="00FE5002">
        <w:rPr>
          <w:noProof/>
          <w:snapToGrid w:val="0"/>
          <w:spacing w:val="-2"/>
          <w:kern w:val="0"/>
          <w:vertAlign w:val="superscript"/>
        </w:rPr>
        <w:t>[90]</w:t>
      </w:r>
      <w:r w:rsidRPr="00FE5002">
        <w:rPr>
          <w:rFonts w:hint="eastAsia"/>
          <w:snapToGrid w:val="0"/>
          <w:spacing w:val="-2"/>
          <w:kern w:val="0"/>
        </w:rPr>
        <w:t>。</w:t>
      </w:r>
    </w:p>
    <w:p w14:paraId="64CBDC1D" w14:textId="77777777" w:rsidR="00296D36" w:rsidRDefault="00296D36" w:rsidP="00A95F90">
      <w:pPr>
        <w:adjustRightInd w:val="0"/>
        <w:snapToGrid w:val="0"/>
        <w:spacing w:line="300" w:lineRule="auto"/>
        <w:ind w:firstLineChars="200" w:firstLine="480"/>
      </w:pPr>
      <w:r>
        <w:rPr>
          <w:rFonts w:hint="eastAsia"/>
        </w:rPr>
        <w:t>在硫酸盐还原条件下，</w:t>
      </w:r>
      <w:r>
        <w:t>底泥微环境</w:t>
      </w:r>
      <w:r>
        <w:rPr>
          <w:rFonts w:hint="eastAsia"/>
        </w:rPr>
        <w:t>实验组中不仅在</w:t>
      </w:r>
      <w:r w:rsidRPr="000F2F74">
        <w:t>脱氯反应未启动的第</w:t>
      </w:r>
      <w:r w:rsidRPr="000F2F74">
        <w:rPr>
          <w:rFonts w:hint="eastAsia"/>
        </w:rPr>
        <w:t>6</w:t>
      </w:r>
      <w:r w:rsidRPr="000F2F74">
        <w:rPr>
          <w:rFonts w:hint="eastAsia"/>
        </w:rPr>
        <w:t>周升高</w:t>
      </w:r>
      <w:r w:rsidRPr="000F2F74">
        <w:t>，而且</w:t>
      </w:r>
      <w:r w:rsidRPr="000F2F74">
        <w:rPr>
          <w:i/>
        </w:rPr>
        <w:t>Dehalococcoides</w:t>
      </w:r>
      <w:r w:rsidRPr="000F2F74">
        <w:t>拷贝数即使在脱氯反应迅速进行的</w:t>
      </w:r>
      <w:r w:rsidRPr="000F2F74">
        <w:t>36</w:t>
      </w:r>
      <w:r>
        <w:t>–</w:t>
      </w:r>
      <w:r w:rsidRPr="000F2F74">
        <w:t>66</w:t>
      </w:r>
      <w:r w:rsidRPr="000F2F74">
        <w:t>周也没有表现出持续增长，故</w:t>
      </w:r>
      <w:r w:rsidRPr="000F2F74">
        <w:rPr>
          <w:i/>
        </w:rPr>
        <w:t>Dehalococcoides</w:t>
      </w:r>
      <w:r w:rsidRPr="000F2F74">
        <w:t>无法指示太湖底泥在硫酸盐还原条件下的脱氯</w:t>
      </w:r>
      <w:r w:rsidRPr="000F2F74">
        <w:rPr>
          <w:rFonts w:hint="eastAsia"/>
        </w:rPr>
        <w:t>情况</w:t>
      </w:r>
      <w:r w:rsidRPr="000F2F74">
        <w:t>。</w:t>
      </w:r>
    </w:p>
    <w:p w14:paraId="7BC842A3" w14:textId="77777777" w:rsidR="00296D36" w:rsidRDefault="00296D36" w:rsidP="00A95F90">
      <w:pPr>
        <w:adjustRightInd w:val="0"/>
        <w:snapToGrid w:val="0"/>
        <w:spacing w:line="300" w:lineRule="auto"/>
        <w:ind w:firstLineChars="200" w:firstLine="480"/>
      </w:pPr>
      <w:r w:rsidRPr="00CF162A">
        <w:rPr>
          <w:rFonts w:hint="eastAsia"/>
        </w:rPr>
        <w:t>图</w:t>
      </w:r>
      <w:r w:rsidRPr="00CF162A">
        <w:rPr>
          <w:rFonts w:hint="eastAsia"/>
        </w:rPr>
        <w:t>5-</w:t>
      </w:r>
      <w:r>
        <w:rPr>
          <w:rFonts w:hint="eastAsia"/>
        </w:rPr>
        <w:t>5</w:t>
      </w:r>
      <w:r w:rsidRPr="00CF162A">
        <w:rPr>
          <w:rFonts w:hint="eastAsia"/>
        </w:rPr>
        <w:t>为</w:t>
      </w:r>
      <w:r w:rsidRPr="00CF162A">
        <w:rPr>
          <w:rFonts w:hint="eastAsia"/>
          <w:i/>
        </w:rPr>
        <w:t>Dehalococcoides</w:t>
      </w:r>
      <w:r w:rsidRPr="00CF162A">
        <w:rPr>
          <w:rFonts w:hint="eastAsia"/>
        </w:rPr>
        <w:t xml:space="preserve"> </w:t>
      </w:r>
      <w:r w:rsidRPr="00CF162A">
        <w:t>16S rRNA</w:t>
      </w:r>
      <w:r w:rsidRPr="00CF162A">
        <w:t>基</w:t>
      </w:r>
      <w:r w:rsidRPr="00CF162A">
        <w:rPr>
          <w:rFonts w:hint="eastAsia"/>
        </w:rPr>
        <w:t>因拷贝数与</w:t>
      </w:r>
      <w:r w:rsidRPr="00CF162A">
        <w:t>Bacteria</w:t>
      </w:r>
      <w:r w:rsidRPr="00CF162A">
        <w:rPr>
          <w:rFonts w:hint="eastAsia"/>
        </w:rPr>
        <w:t xml:space="preserve"> 16S rRNA</w:t>
      </w:r>
      <w:r w:rsidRPr="00CF162A">
        <w:rPr>
          <w:rFonts w:hint="eastAsia"/>
        </w:rPr>
        <w:t>基因拷贝数的百分比值随时间的变化。与上述</w:t>
      </w:r>
      <w:r w:rsidRPr="00CF162A">
        <w:rPr>
          <w:bCs/>
          <w:i/>
          <w:kern w:val="0"/>
        </w:rPr>
        <w:t>Chloroflexi</w:t>
      </w:r>
      <w:r w:rsidRPr="00CF162A">
        <w:rPr>
          <w:rFonts w:hint="eastAsia"/>
          <w:bCs/>
          <w:kern w:val="0"/>
        </w:rPr>
        <w:t>/</w:t>
      </w:r>
      <w:r w:rsidRPr="00CF162A">
        <w:rPr>
          <w:i/>
        </w:rPr>
        <w:t>Bacteria</w:t>
      </w:r>
      <w:r w:rsidRPr="00CF162A">
        <w:t>百分比值</w:t>
      </w:r>
      <w:r w:rsidRPr="00CF162A">
        <w:rPr>
          <w:rFonts w:hint="eastAsia"/>
        </w:rPr>
        <w:t>相似，</w:t>
      </w:r>
      <w:r w:rsidRPr="000F2F74">
        <w:rPr>
          <w:rFonts w:hint="eastAsia"/>
        </w:rPr>
        <w:t>三种</w:t>
      </w:r>
      <w:r>
        <w:rPr>
          <w:rFonts w:hint="eastAsia"/>
        </w:rPr>
        <w:t>实验条件下</w:t>
      </w:r>
      <w:r w:rsidRPr="000F2F74">
        <w:rPr>
          <w:i/>
        </w:rPr>
        <w:t>Dehalococcoides</w:t>
      </w:r>
      <w:r w:rsidRPr="000F2F74">
        <w:t>相对丰度均出现增长，</w:t>
      </w:r>
      <w:r w:rsidRPr="000F2F74">
        <w:t>T-1</w:t>
      </w:r>
      <w:r w:rsidR="005A6663">
        <w:t>组</w:t>
      </w:r>
      <w:r w:rsidRPr="000F2F74">
        <w:rPr>
          <w:i/>
        </w:rPr>
        <w:t>Dehalococcoides</w:t>
      </w:r>
      <w:r w:rsidRPr="000F2F74">
        <w:t>16S rRNA</w:t>
      </w:r>
      <w:r w:rsidRPr="000F2F74">
        <w:t>基因相对</w:t>
      </w:r>
      <w:r w:rsidRPr="000F2F74">
        <w:rPr>
          <w:rFonts w:hint="eastAsia"/>
        </w:rPr>
        <w:t>丰度</w:t>
      </w:r>
      <w:r w:rsidRPr="000F2F74">
        <w:t>最大，其次是</w:t>
      </w:r>
      <w:r w:rsidRPr="000F2F74">
        <w:t>T-Fe</w:t>
      </w:r>
      <w:r w:rsidRPr="000F2F74">
        <w:t>组，</w:t>
      </w:r>
      <w:r w:rsidRPr="000F2F74">
        <w:t>T-S</w:t>
      </w:r>
      <w:r w:rsidRPr="000F2F74">
        <w:t>组相对最</w:t>
      </w:r>
      <w:r w:rsidRPr="000F2F74">
        <w:rPr>
          <w:rFonts w:hint="eastAsia"/>
        </w:rPr>
        <w:t>低</w:t>
      </w:r>
      <w:r>
        <w:rPr>
          <w:rFonts w:hint="eastAsia"/>
        </w:rPr>
        <w:t>。</w:t>
      </w:r>
      <w:r w:rsidRPr="000F2F74">
        <w:t>因而</w:t>
      </w:r>
      <w:r w:rsidRPr="000F2F74">
        <w:rPr>
          <w:rFonts w:hint="eastAsia"/>
        </w:rPr>
        <w:t>，也</w:t>
      </w:r>
      <w:r w:rsidRPr="000F2F74">
        <w:t>可以考虑采用</w:t>
      </w:r>
      <w:r w:rsidRPr="000F2F74">
        <w:rPr>
          <w:i/>
        </w:rPr>
        <w:t>Dehalococcoides</w:t>
      </w:r>
      <w:r w:rsidRPr="000F2F74">
        <w:rPr>
          <w:rFonts w:hint="eastAsia"/>
          <w:i/>
        </w:rPr>
        <w:t>/</w:t>
      </w:r>
      <w:r w:rsidRPr="000F2F74">
        <w:rPr>
          <w:i/>
        </w:rPr>
        <w:t>Bacteria</w:t>
      </w:r>
      <w:r w:rsidRPr="000F2F74">
        <w:rPr>
          <w:rFonts w:hint="eastAsia"/>
        </w:rPr>
        <w:t>来追踪指示脱氯进程。</w:t>
      </w:r>
    </w:p>
    <w:p w14:paraId="4CB15BF4" w14:textId="77777777" w:rsidR="00296D36" w:rsidRPr="00E656EC" w:rsidRDefault="000D221E" w:rsidP="00A95F90">
      <w:pPr>
        <w:adjustRightInd w:val="0"/>
        <w:snapToGrid w:val="0"/>
        <w:spacing w:line="300" w:lineRule="auto"/>
        <w:jc w:val="center"/>
        <w:rPr>
          <w:bCs/>
          <w:kern w:val="0"/>
        </w:rPr>
      </w:pPr>
      <w:r>
        <w:lastRenderedPageBreak/>
        <w:pict w14:anchorId="4B79B6CC">
          <v:shape id="_x0000_i1065" type="#_x0000_t75" style="width:413.6pt;height:226.7pt">
            <v:imagedata r:id="rId95" o:title="" croptop="172f"/>
          </v:shape>
        </w:pict>
      </w:r>
    </w:p>
    <w:p w14:paraId="4B21797B" w14:textId="77777777" w:rsidR="00296D36" w:rsidRPr="001749F1" w:rsidRDefault="00296D36" w:rsidP="00A95F90">
      <w:pPr>
        <w:pStyle w:val="a7"/>
        <w:adjustRightInd w:val="0"/>
        <w:snapToGrid w:val="0"/>
        <w:spacing w:after="120" w:line="300" w:lineRule="auto"/>
        <w:ind w:firstLineChars="0" w:firstLine="0"/>
        <w:jc w:val="center"/>
        <w:rPr>
          <w:color w:val="C0504D"/>
          <w:sz w:val="21"/>
          <w:szCs w:val="21"/>
        </w:rPr>
      </w:pPr>
      <w:r w:rsidRPr="00A16391">
        <w:rPr>
          <w:rFonts w:hint="eastAsia"/>
          <w:sz w:val="21"/>
          <w:szCs w:val="21"/>
        </w:rPr>
        <w:t>图</w:t>
      </w:r>
      <w:r>
        <w:rPr>
          <w:rFonts w:hint="eastAsia"/>
          <w:sz w:val="21"/>
          <w:szCs w:val="21"/>
        </w:rPr>
        <w:t>5-</w:t>
      </w:r>
      <w:r>
        <w:rPr>
          <w:sz w:val="21"/>
          <w:szCs w:val="21"/>
        </w:rPr>
        <w:t>5</w:t>
      </w:r>
      <w:r>
        <w:rPr>
          <w:rFonts w:hint="eastAsia"/>
          <w:sz w:val="21"/>
          <w:szCs w:val="21"/>
        </w:rPr>
        <w:t xml:space="preserve"> T-1</w:t>
      </w:r>
      <w:r>
        <w:rPr>
          <w:rFonts w:hint="eastAsia"/>
          <w:sz w:val="21"/>
          <w:szCs w:val="21"/>
        </w:rPr>
        <w:t>、</w:t>
      </w:r>
      <w:r>
        <w:rPr>
          <w:rFonts w:hint="eastAsia"/>
          <w:sz w:val="21"/>
          <w:szCs w:val="21"/>
        </w:rPr>
        <w:t>T-S</w:t>
      </w:r>
      <w:r>
        <w:rPr>
          <w:rFonts w:hint="eastAsia"/>
          <w:sz w:val="21"/>
          <w:szCs w:val="21"/>
        </w:rPr>
        <w:t>、</w:t>
      </w:r>
      <w:r>
        <w:rPr>
          <w:rFonts w:hint="eastAsia"/>
          <w:sz w:val="21"/>
          <w:szCs w:val="21"/>
        </w:rPr>
        <w:t>T-Fe</w:t>
      </w:r>
      <w:r>
        <w:rPr>
          <w:rFonts w:hint="eastAsia"/>
          <w:sz w:val="21"/>
          <w:szCs w:val="21"/>
        </w:rPr>
        <w:t>组</w:t>
      </w:r>
      <w:r w:rsidRPr="00066084">
        <w:rPr>
          <w:rFonts w:hint="eastAsia"/>
          <w:i/>
          <w:sz w:val="21"/>
          <w:szCs w:val="21"/>
        </w:rPr>
        <w:t>Dehalococcoides</w:t>
      </w:r>
      <w:r w:rsidRPr="00386E7D">
        <w:rPr>
          <w:rFonts w:hint="eastAsia"/>
          <w:bCs/>
          <w:kern w:val="0"/>
          <w:sz w:val="21"/>
          <w:szCs w:val="21"/>
        </w:rPr>
        <w:t>16S rRNA</w:t>
      </w:r>
      <w:r>
        <w:rPr>
          <w:rFonts w:hint="eastAsia"/>
          <w:sz w:val="22"/>
        </w:rPr>
        <w:t>占</w:t>
      </w:r>
      <w:r w:rsidRPr="00132C14">
        <w:rPr>
          <w:rFonts w:hint="eastAsia"/>
          <w:i/>
          <w:sz w:val="22"/>
        </w:rPr>
        <w:t>Bacteria</w:t>
      </w:r>
      <w:r w:rsidRPr="00056C06">
        <w:rPr>
          <w:rFonts w:hint="eastAsia"/>
          <w:sz w:val="21"/>
          <w:szCs w:val="21"/>
        </w:rPr>
        <w:t>16S rRNA</w:t>
      </w:r>
      <w:r>
        <w:rPr>
          <w:rFonts w:hint="eastAsia"/>
          <w:sz w:val="21"/>
          <w:szCs w:val="21"/>
        </w:rPr>
        <w:t>基因的百分比值</w:t>
      </w:r>
      <w:r w:rsidRPr="00F8343C">
        <w:rPr>
          <w:rFonts w:hint="eastAsia"/>
          <w:sz w:val="21"/>
          <w:szCs w:val="21"/>
        </w:rPr>
        <w:t>随时间的变化</w:t>
      </w:r>
    </w:p>
    <w:p w14:paraId="5E3E355B" w14:textId="77777777" w:rsidR="00296D36" w:rsidRPr="007174F5" w:rsidRDefault="00296D36" w:rsidP="00A95F90">
      <w:pPr>
        <w:adjustRightInd w:val="0"/>
        <w:snapToGrid w:val="0"/>
        <w:spacing w:line="300" w:lineRule="auto"/>
        <w:ind w:firstLine="482"/>
      </w:pPr>
      <w:r w:rsidRPr="00456921">
        <w:rPr>
          <w:rFonts w:hint="eastAsia"/>
          <w:snapToGrid w:val="0"/>
          <w:spacing w:val="-2"/>
          <w:kern w:val="0"/>
        </w:rPr>
        <w:t>在</w:t>
      </w:r>
      <w:r w:rsidRPr="00456921">
        <w:rPr>
          <w:rFonts w:hint="eastAsia"/>
          <w:snapToGrid w:val="0"/>
          <w:spacing w:val="-2"/>
          <w:kern w:val="0"/>
        </w:rPr>
        <w:t>T-1</w:t>
      </w:r>
      <w:r w:rsidRPr="00456921">
        <w:rPr>
          <w:rFonts w:hint="eastAsia"/>
          <w:snapToGrid w:val="0"/>
          <w:spacing w:val="-2"/>
          <w:kern w:val="0"/>
        </w:rPr>
        <w:t>组</w:t>
      </w:r>
      <w:r w:rsidRPr="00456921">
        <w:rPr>
          <w:rFonts w:hint="eastAsia"/>
          <w:snapToGrid w:val="0"/>
          <w:spacing w:val="-2"/>
          <w:kern w:val="0"/>
        </w:rPr>
        <w:t>66</w:t>
      </w:r>
      <w:r w:rsidRPr="00456921">
        <w:rPr>
          <w:rFonts w:hint="eastAsia"/>
          <w:snapToGrid w:val="0"/>
          <w:spacing w:val="-2"/>
          <w:kern w:val="0"/>
        </w:rPr>
        <w:t>周的实验期中，</w:t>
      </w:r>
      <w:r w:rsidRPr="00456921">
        <w:rPr>
          <w:rFonts w:hint="eastAsia"/>
          <w:i/>
          <w:snapToGrid w:val="0"/>
          <w:spacing w:val="-2"/>
          <w:kern w:val="0"/>
        </w:rPr>
        <w:t>Dehalococcoides</w:t>
      </w:r>
      <w:r w:rsidRPr="00456921">
        <w:rPr>
          <w:rFonts w:hint="eastAsia"/>
          <w:snapToGrid w:val="0"/>
          <w:spacing w:val="-2"/>
          <w:kern w:val="0"/>
        </w:rPr>
        <w:t>最高占细菌总量的</w:t>
      </w:r>
      <w:r w:rsidRPr="00456921">
        <w:rPr>
          <w:rFonts w:hint="eastAsia"/>
          <w:snapToGrid w:val="0"/>
          <w:spacing w:val="-2"/>
          <w:kern w:val="0"/>
        </w:rPr>
        <w:t>3.76%</w:t>
      </w:r>
      <w:r w:rsidRPr="00456921">
        <w:rPr>
          <w:rFonts w:hint="eastAsia"/>
          <w:snapToGrid w:val="0"/>
          <w:spacing w:val="-2"/>
          <w:kern w:val="0"/>
        </w:rPr>
        <w:t>，不能成为体系中的优势菌。</w:t>
      </w:r>
      <w:r w:rsidRPr="00456921">
        <w:rPr>
          <w:snapToGrid w:val="0"/>
          <w:spacing w:val="-2"/>
          <w:kern w:val="0"/>
        </w:rPr>
        <w:t>Brothersen</w:t>
      </w:r>
      <w:r w:rsidRPr="00456921">
        <w:rPr>
          <w:noProof/>
          <w:snapToGrid w:val="0"/>
          <w:spacing w:val="-2"/>
          <w:kern w:val="0"/>
          <w:vertAlign w:val="superscript"/>
        </w:rPr>
        <w:t>[67]</w:t>
      </w:r>
      <w:r w:rsidRPr="00456921">
        <w:rPr>
          <w:rFonts w:hint="eastAsia"/>
          <w:snapToGrid w:val="0"/>
          <w:spacing w:val="-2"/>
          <w:kern w:val="0"/>
        </w:rPr>
        <w:t>外加</w:t>
      </w:r>
      <w:r w:rsidRPr="00456921">
        <w:rPr>
          <w:rFonts w:hint="eastAsia"/>
          <w:snapToGrid w:val="0"/>
          <w:spacing w:val="-2"/>
          <w:kern w:val="0"/>
        </w:rPr>
        <w:t>PCB 132 (</w:t>
      </w:r>
      <w:r w:rsidRPr="00456921">
        <w:rPr>
          <w:snapToGrid w:val="0"/>
          <w:spacing w:val="-2"/>
          <w:kern w:val="0"/>
        </w:rPr>
        <w:t>0.158mM</w:t>
      </w:r>
      <w:r w:rsidRPr="00456921">
        <w:rPr>
          <w:rFonts w:hint="eastAsia"/>
          <w:snapToGrid w:val="0"/>
          <w:spacing w:val="-2"/>
          <w:kern w:val="0"/>
        </w:rPr>
        <w:t>)</w:t>
      </w:r>
      <w:r w:rsidRPr="00456921">
        <w:rPr>
          <w:rFonts w:hint="eastAsia"/>
          <w:snapToGrid w:val="0"/>
          <w:spacing w:val="-2"/>
          <w:kern w:val="0"/>
        </w:rPr>
        <w:t>构建的无沉积物</w:t>
      </w:r>
      <w:r w:rsidRPr="00456921">
        <w:rPr>
          <w:rFonts w:hint="eastAsia"/>
          <w:snapToGrid w:val="0"/>
          <w:spacing w:val="-2"/>
          <w:kern w:val="0"/>
        </w:rPr>
        <w:t>LH</w:t>
      </w:r>
      <w:r w:rsidRPr="00456921">
        <w:rPr>
          <w:rFonts w:hint="eastAsia"/>
          <w:snapToGrid w:val="0"/>
          <w:spacing w:val="-2"/>
          <w:kern w:val="0"/>
        </w:rPr>
        <w:t>（</w:t>
      </w:r>
      <w:r w:rsidRPr="00456921">
        <w:rPr>
          <w:rFonts w:hint="eastAsia"/>
          <w:snapToGrid w:val="0"/>
          <w:spacing w:val="-2"/>
          <w:kern w:val="0"/>
        </w:rPr>
        <w:t>Lake Hartwell</w:t>
      </w:r>
      <w:r w:rsidRPr="00456921">
        <w:rPr>
          <w:rFonts w:hint="eastAsia"/>
          <w:snapToGrid w:val="0"/>
          <w:spacing w:val="-2"/>
          <w:kern w:val="0"/>
        </w:rPr>
        <w:t>，</w:t>
      </w:r>
      <w:r w:rsidRPr="00456921">
        <w:rPr>
          <w:rFonts w:hint="eastAsia"/>
          <w:noProof/>
          <w:snapToGrid w:val="0"/>
          <w:spacing w:val="-2"/>
          <w:kern w:val="0"/>
        </w:rPr>
        <w:t>哈特韦尔湖</w:t>
      </w:r>
      <w:r w:rsidRPr="00456921">
        <w:rPr>
          <w:rFonts w:hint="eastAsia"/>
          <w:snapToGrid w:val="0"/>
          <w:spacing w:val="-2"/>
          <w:kern w:val="0"/>
        </w:rPr>
        <w:t>）培养基，</w:t>
      </w:r>
      <w:r w:rsidR="00E67846" w:rsidRPr="00456921">
        <w:rPr>
          <w:rFonts w:hint="eastAsia"/>
          <w:snapToGrid w:val="0"/>
          <w:spacing w:val="-2"/>
          <w:kern w:val="0"/>
        </w:rPr>
        <w:t>在</w:t>
      </w:r>
      <w:r w:rsidRPr="00456921">
        <w:rPr>
          <w:rFonts w:hint="eastAsia"/>
          <w:snapToGrid w:val="0"/>
          <w:spacing w:val="-2"/>
          <w:kern w:val="0"/>
        </w:rPr>
        <w:t>培养</w:t>
      </w:r>
      <w:r w:rsidRPr="00456921">
        <w:rPr>
          <w:rFonts w:hint="eastAsia"/>
          <w:snapToGrid w:val="0"/>
          <w:spacing w:val="-2"/>
          <w:kern w:val="0"/>
        </w:rPr>
        <w:t>184</w:t>
      </w:r>
      <w:r w:rsidRPr="00456921">
        <w:rPr>
          <w:rFonts w:hint="eastAsia"/>
          <w:snapToGrid w:val="0"/>
          <w:spacing w:val="-2"/>
          <w:kern w:val="0"/>
        </w:rPr>
        <w:t>天后，</w:t>
      </w:r>
      <w:r w:rsidRPr="00456921">
        <w:rPr>
          <w:rFonts w:hint="eastAsia"/>
          <w:i/>
          <w:snapToGrid w:val="0"/>
          <w:spacing w:val="-2"/>
          <w:kern w:val="0"/>
        </w:rPr>
        <w:t>Dehalococcoides</w:t>
      </w:r>
      <w:r w:rsidRPr="00456921">
        <w:rPr>
          <w:rFonts w:hint="eastAsia"/>
          <w:snapToGrid w:val="0"/>
          <w:spacing w:val="-2"/>
          <w:kern w:val="0"/>
        </w:rPr>
        <w:t>占总菌的</w:t>
      </w:r>
      <w:r w:rsidRPr="00456921">
        <w:rPr>
          <w:rFonts w:hint="eastAsia"/>
          <w:snapToGrid w:val="0"/>
          <w:spacing w:val="-2"/>
          <w:kern w:val="0"/>
        </w:rPr>
        <w:t>2.2%</w:t>
      </w:r>
      <w:r w:rsidRPr="00456921">
        <w:rPr>
          <w:rFonts w:hint="eastAsia"/>
          <w:snapToGrid w:val="0"/>
          <w:spacing w:val="-2"/>
          <w:kern w:val="0"/>
        </w:rPr>
        <w:t>，与本实验同期结果相似（第</w:t>
      </w:r>
      <w:r w:rsidRPr="00456921">
        <w:rPr>
          <w:rFonts w:hint="eastAsia"/>
          <w:snapToGrid w:val="0"/>
          <w:spacing w:val="-2"/>
          <w:kern w:val="0"/>
        </w:rPr>
        <w:t>24</w:t>
      </w:r>
      <w:r w:rsidRPr="00456921">
        <w:rPr>
          <w:rFonts w:hint="eastAsia"/>
          <w:snapToGrid w:val="0"/>
          <w:spacing w:val="-2"/>
          <w:kern w:val="0"/>
        </w:rPr>
        <w:t>周即</w:t>
      </w:r>
      <w:r w:rsidRPr="00456921">
        <w:rPr>
          <w:rFonts w:hint="eastAsia"/>
          <w:snapToGrid w:val="0"/>
          <w:spacing w:val="-2"/>
          <w:kern w:val="0"/>
        </w:rPr>
        <w:t>168</w:t>
      </w:r>
      <w:r w:rsidRPr="00456921">
        <w:rPr>
          <w:rFonts w:hint="eastAsia"/>
          <w:snapToGrid w:val="0"/>
          <w:spacing w:val="-2"/>
          <w:kern w:val="0"/>
        </w:rPr>
        <w:t>天，占</w:t>
      </w:r>
      <w:r w:rsidRPr="00456921">
        <w:rPr>
          <w:rFonts w:hint="eastAsia"/>
          <w:snapToGrid w:val="0"/>
          <w:spacing w:val="-2"/>
          <w:kern w:val="0"/>
        </w:rPr>
        <w:t>1.98%</w:t>
      </w:r>
      <w:r w:rsidRPr="00456921">
        <w:rPr>
          <w:rFonts w:hint="eastAsia"/>
          <w:snapToGrid w:val="0"/>
          <w:spacing w:val="-2"/>
          <w:kern w:val="0"/>
        </w:rPr>
        <w:t>）。</w:t>
      </w:r>
      <w:r w:rsidRPr="00456921">
        <w:rPr>
          <w:rFonts w:hint="eastAsia"/>
          <w:snapToGrid w:val="0"/>
          <w:spacing w:val="-2"/>
          <w:kern w:val="0"/>
        </w:rPr>
        <w:t>Xu</w:t>
      </w:r>
      <w:r w:rsidRPr="00456921">
        <w:rPr>
          <w:rFonts w:hint="eastAsia"/>
          <w:snapToGrid w:val="0"/>
          <w:spacing w:val="-2"/>
          <w:kern w:val="0"/>
        </w:rPr>
        <w:t>等</w:t>
      </w:r>
      <w:r w:rsidRPr="00456921">
        <w:rPr>
          <w:rFonts w:eastAsia="楷体" w:hAnsi="楷体"/>
          <w:noProof/>
          <w:snapToGrid w:val="0"/>
          <w:spacing w:val="-2"/>
          <w:kern w:val="0"/>
          <w:vertAlign w:val="superscript"/>
        </w:rPr>
        <w:t>[74]</w:t>
      </w:r>
      <w:r w:rsidRPr="007174F5">
        <w:rPr>
          <w:rFonts w:hint="eastAsia"/>
        </w:rPr>
        <w:t>在脱氯反应活性高的格拉斯河底泥中观察到的</w:t>
      </w:r>
      <w:r w:rsidRPr="00AD708A">
        <w:rPr>
          <w:rFonts w:eastAsia="楷体"/>
          <w:i/>
        </w:rPr>
        <w:t>Dehalococcoides</w:t>
      </w:r>
      <w:r>
        <w:rPr>
          <w:rFonts w:eastAsia="楷体" w:hint="eastAsia"/>
          <w:i/>
        </w:rPr>
        <w:t xml:space="preserve"> </w:t>
      </w:r>
      <w:r>
        <w:rPr>
          <w:rFonts w:eastAsia="楷体" w:hint="eastAsia"/>
        </w:rPr>
        <w:t>16S rRNA</w:t>
      </w:r>
      <w:r w:rsidRPr="007174F5">
        <w:rPr>
          <w:rFonts w:hint="eastAsia"/>
        </w:rPr>
        <w:t>基因相对丰度甚至低于</w:t>
      </w:r>
      <w:r w:rsidRPr="007174F5">
        <w:rPr>
          <w:rFonts w:hint="eastAsia"/>
        </w:rPr>
        <w:t>1.0%</w:t>
      </w:r>
      <w:r w:rsidRPr="007174F5">
        <w:rPr>
          <w:rFonts w:hint="eastAsia"/>
        </w:rPr>
        <w:t>。由此</w:t>
      </w:r>
      <w:r w:rsidRPr="007174F5">
        <w:t>可见</w:t>
      </w:r>
      <w:r w:rsidRPr="00AD708A">
        <w:rPr>
          <w:rFonts w:eastAsia="楷体"/>
          <w:i/>
        </w:rPr>
        <w:t>Dehalococcoides</w:t>
      </w:r>
      <w:r w:rsidRPr="007174F5">
        <w:t>只要达到了一定浓度可以在</w:t>
      </w:r>
      <w:r w:rsidRPr="007174F5">
        <w:rPr>
          <w:rFonts w:hint="eastAsia"/>
        </w:rPr>
        <w:t>非</w:t>
      </w:r>
      <w:r w:rsidRPr="007174F5">
        <w:t>优势条件下进行</w:t>
      </w:r>
      <w:r w:rsidRPr="007174F5">
        <w:rPr>
          <w:rFonts w:hint="eastAsia"/>
        </w:rPr>
        <w:t>多氯联苯</w:t>
      </w:r>
      <w:r w:rsidRPr="007174F5">
        <w:t>降解</w:t>
      </w:r>
      <w:r w:rsidRPr="007174F5">
        <w:rPr>
          <w:rFonts w:hint="eastAsia"/>
        </w:rPr>
        <w:t>。</w:t>
      </w:r>
    </w:p>
    <w:p w14:paraId="1391BD73" w14:textId="77777777" w:rsidR="00296D36" w:rsidRPr="00A6479E" w:rsidRDefault="00296D36" w:rsidP="00A95F90">
      <w:pPr>
        <w:widowControl/>
        <w:autoSpaceDE w:val="0"/>
        <w:autoSpaceDN w:val="0"/>
        <w:adjustRightInd w:val="0"/>
        <w:snapToGrid w:val="0"/>
        <w:spacing w:line="300" w:lineRule="auto"/>
        <w:ind w:firstLine="482"/>
        <w:rPr>
          <w:rFonts w:eastAsia="楷体"/>
          <w:kern w:val="0"/>
        </w:rPr>
      </w:pPr>
      <w:r w:rsidRPr="002631A5">
        <w:rPr>
          <w:noProof/>
        </w:rPr>
        <w:t>Kjellerup</w:t>
      </w:r>
      <w:r w:rsidRPr="002723F0">
        <w:rPr>
          <w:noProof/>
          <w:vertAlign w:val="superscript"/>
        </w:rPr>
        <w:t>[89]</w:t>
      </w:r>
      <w:r>
        <w:rPr>
          <w:rFonts w:hint="eastAsia"/>
          <w:noProof/>
        </w:rPr>
        <w:t>对比研究</w:t>
      </w:r>
      <w:r w:rsidRPr="002631A5">
        <w:rPr>
          <w:rFonts w:hint="eastAsia"/>
          <w:noProof/>
        </w:rPr>
        <w:t>了美</w:t>
      </w:r>
      <w:r w:rsidRPr="002631A5">
        <w:rPr>
          <w:rFonts w:hint="eastAsia"/>
        </w:rPr>
        <w:t>国</w:t>
      </w:r>
      <w:r>
        <w:rPr>
          <w:rFonts w:hint="eastAsia"/>
        </w:rPr>
        <w:t>格拉斯河、</w:t>
      </w:r>
      <w:r w:rsidRPr="000F73F4">
        <w:t>布法罗</w:t>
      </w:r>
      <w:r w:rsidRPr="000F73F4">
        <w:rPr>
          <w:rFonts w:hint="eastAsia"/>
        </w:rPr>
        <w:t>河</w:t>
      </w:r>
      <w:r>
        <w:rPr>
          <w:rFonts w:hint="eastAsia"/>
          <w:noProof/>
        </w:rPr>
        <w:t>以及</w:t>
      </w:r>
      <w:r w:rsidRPr="000F73F4">
        <w:t>安那考斯迪亚河</w:t>
      </w:r>
      <w:r>
        <w:rPr>
          <w:rFonts w:hint="eastAsia"/>
          <w:noProof/>
        </w:rPr>
        <w:t>不</w:t>
      </w:r>
      <w:r>
        <w:rPr>
          <w:rFonts w:hint="eastAsia"/>
        </w:rPr>
        <w:t>同微生物群落对</w:t>
      </w:r>
      <w:r>
        <w:rPr>
          <w:rFonts w:hint="eastAsia"/>
        </w:rPr>
        <w:t>PCBs</w:t>
      </w:r>
      <w:r>
        <w:rPr>
          <w:rFonts w:hint="eastAsia"/>
        </w:rPr>
        <w:t>脱氯的影响，发现</w:t>
      </w:r>
      <w:r w:rsidRPr="0086049F">
        <w:rPr>
          <w:rFonts w:hint="eastAsia"/>
        </w:rPr>
        <w:t>在格拉斯河沉积物中</w:t>
      </w:r>
      <w:r w:rsidRPr="000A36F9">
        <w:rPr>
          <w:i/>
          <w:szCs w:val="22"/>
        </w:rPr>
        <w:t>Dehalococcoides</w:t>
      </w:r>
      <w:r w:rsidRPr="0086049F">
        <w:rPr>
          <w:rFonts w:hint="eastAsia"/>
          <w:szCs w:val="22"/>
        </w:rPr>
        <w:t>菌</w:t>
      </w:r>
      <w:r>
        <w:rPr>
          <w:rFonts w:hint="eastAsia"/>
        </w:rPr>
        <w:t>丰富、脱氯反应明显，而</w:t>
      </w:r>
      <w:r w:rsidRPr="000F73F4">
        <w:t>安那考斯迪亚河</w:t>
      </w:r>
      <w:r w:rsidRPr="0086049F">
        <w:rPr>
          <w:rFonts w:hint="eastAsia"/>
        </w:rPr>
        <w:t>和</w:t>
      </w:r>
      <w:r w:rsidRPr="000F73F4">
        <w:t>布法罗</w:t>
      </w:r>
      <w:r w:rsidRPr="000F73F4">
        <w:rPr>
          <w:rFonts w:hint="eastAsia"/>
        </w:rPr>
        <w:t>河</w:t>
      </w:r>
      <w:r w:rsidRPr="0086049F">
        <w:rPr>
          <w:rFonts w:hint="eastAsia"/>
        </w:rPr>
        <w:t>沉积物的微生物群落</w:t>
      </w:r>
      <w:r>
        <w:rPr>
          <w:rFonts w:hint="eastAsia"/>
        </w:rPr>
        <w:t>中</w:t>
      </w:r>
      <w:r w:rsidRPr="00730B42">
        <w:rPr>
          <w:rFonts w:hint="eastAsia"/>
        </w:rPr>
        <w:t>推定的</w:t>
      </w:r>
      <w:r w:rsidRPr="0086049F">
        <w:rPr>
          <w:rFonts w:hint="eastAsia"/>
        </w:rPr>
        <w:t>脱氯细菌总数</w:t>
      </w:r>
      <w:r>
        <w:rPr>
          <w:rFonts w:hint="eastAsia"/>
        </w:rPr>
        <w:t>与格拉斯河</w:t>
      </w:r>
      <w:r w:rsidRPr="0086049F">
        <w:rPr>
          <w:rFonts w:hint="eastAsia"/>
        </w:rPr>
        <w:t>相似，但脱氯</w:t>
      </w:r>
      <w:r>
        <w:rPr>
          <w:rFonts w:hint="eastAsia"/>
        </w:rPr>
        <w:t>微生物种类更加多样，它们的脱氯反应较弱。相比</w:t>
      </w:r>
      <w:r w:rsidRPr="00684FDF">
        <w:rPr>
          <w:i/>
          <w:szCs w:val="22"/>
        </w:rPr>
        <w:t>Chloroflexi</w:t>
      </w:r>
      <w:r w:rsidRPr="0053028F">
        <w:rPr>
          <w:rFonts w:hint="eastAsia"/>
          <w:szCs w:val="22"/>
        </w:rPr>
        <w:t>中</w:t>
      </w:r>
      <w:r>
        <w:rPr>
          <w:rFonts w:hint="eastAsia"/>
          <w:szCs w:val="22"/>
        </w:rPr>
        <w:t>推定的</w:t>
      </w:r>
      <w:r w:rsidRPr="0053028F">
        <w:rPr>
          <w:rFonts w:hint="eastAsia"/>
          <w:szCs w:val="22"/>
        </w:rPr>
        <w:t>脱氯</w:t>
      </w:r>
      <w:r>
        <w:rPr>
          <w:rFonts w:hint="eastAsia"/>
          <w:szCs w:val="22"/>
        </w:rPr>
        <w:t>微生物，</w:t>
      </w:r>
      <w:r w:rsidRPr="000A36F9">
        <w:rPr>
          <w:i/>
          <w:szCs w:val="22"/>
        </w:rPr>
        <w:t>Dehalococcoides</w:t>
      </w:r>
      <w:r>
        <w:rPr>
          <w:rFonts w:hint="eastAsia"/>
          <w:szCs w:val="22"/>
        </w:rPr>
        <w:t>可能更好地表征微环境中</w:t>
      </w:r>
      <w:r>
        <w:rPr>
          <w:rFonts w:hint="eastAsia"/>
          <w:szCs w:val="22"/>
        </w:rPr>
        <w:t>PCBs</w:t>
      </w:r>
      <w:r>
        <w:rPr>
          <w:rFonts w:hint="eastAsia"/>
          <w:szCs w:val="22"/>
        </w:rPr>
        <w:t>的脱氯反应，因此进一步研究</w:t>
      </w:r>
      <w:r w:rsidRPr="000A36F9">
        <w:rPr>
          <w:i/>
          <w:szCs w:val="22"/>
        </w:rPr>
        <w:t>Dehalococcoides</w:t>
      </w:r>
      <w:r w:rsidRPr="0053028F">
        <w:rPr>
          <w:rFonts w:hint="eastAsia"/>
          <w:szCs w:val="22"/>
        </w:rPr>
        <w:t>在脱氯反应过程中的变化。</w:t>
      </w:r>
      <w:r w:rsidRPr="00A6479E">
        <w:rPr>
          <w:szCs w:val="22"/>
        </w:rPr>
        <w:t>该研究</w:t>
      </w:r>
      <w:r w:rsidRPr="00A6479E">
        <w:rPr>
          <w:rFonts w:hint="eastAsia"/>
          <w:szCs w:val="22"/>
        </w:rPr>
        <w:t>结果与</w:t>
      </w:r>
      <w:r w:rsidRPr="002F0E71">
        <w:rPr>
          <w:rFonts w:hint="eastAsia"/>
          <w:szCs w:val="22"/>
        </w:rPr>
        <w:t>Xu</w:t>
      </w:r>
      <w:r w:rsidRPr="002F0E71">
        <w:rPr>
          <w:rFonts w:hint="eastAsia"/>
          <w:szCs w:val="22"/>
        </w:rPr>
        <w:t>等</w:t>
      </w:r>
      <w:r w:rsidRPr="002723F0">
        <w:rPr>
          <w:noProof/>
          <w:szCs w:val="22"/>
          <w:vertAlign w:val="superscript"/>
        </w:rPr>
        <w:t>[48, 74]</w:t>
      </w:r>
      <w:r w:rsidRPr="00A6479E">
        <w:rPr>
          <w:rFonts w:hint="eastAsia"/>
          <w:szCs w:val="22"/>
        </w:rPr>
        <w:t>在美国格拉斯河和哈德逊河的研究结果一致。而本研究结果显示，推定脱氯菌</w:t>
      </w:r>
      <w:r w:rsidRPr="00A6479E">
        <w:rPr>
          <w:i/>
          <w:szCs w:val="22"/>
        </w:rPr>
        <w:t>Chloroflexi</w:t>
      </w:r>
      <w:r w:rsidRPr="00A6479E">
        <w:rPr>
          <w:szCs w:val="22"/>
        </w:rPr>
        <w:t>可以更好地指示硫酸盐还原和三价铁还原条件下脱氯的启动和脱氯速率的变化</w:t>
      </w:r>
      <w:r w:rsidRPr="00A6479E">
        <w:rPr>
          <w:rFonts w:hint="eastAsia"/>
          <w:szCs w:val="22"/>
        </w:rPr>
        <w:t>。这说明脱氯反应的沉积物特异性非常强，指示微生物</w:t>
      </w:r>
      <w:r w:rsidRPr="00A6479E">
        <w:rPr>
          <w:rFonts w:hint="eastAsia"/>
          <w:szCs w:val="22"/>
        </w:rPr>
        <w:t>/</w:t>
      </w:r>
      <w:r w:rsidRPr="00A6479E">
        <w:rPr>
          <w:rFonts w:hint="eastAsia"/>
          <w:szCs w:val="22"/>
        </w:rPr>
        <w:t>基因需要相应调整。</w:t>
      </w:r>
    </w:p>
    <w:p w14:paraId="591DB300" w14:textId="77777777" w:rsidR="00296D36" w:rsidRPr="00264F11" w:rsidRDefault="00296D36" w:rsidP="003A4A6B">
      <w:pPr>
        <w:pStyle w:val="11"/>
        <w:snapToGrid w:val="0"/>
        <w:spacing w:beforeLines="100" w:before="312" w:line="300" w:lineRule="auto"/>
      </w:pPr>
      <w:bookmarkStart w:id="176" w:name="_Toc346463116"/>
      <w:r>
        <w:rPr>
          <w:rFonts w:hint="eastAsia"/>
        </w:rPr>
        <w:t xml:space="preserve">5.4 </w:t>
      </w:r>
      <w:r w:rsidRPr="003A168A">
        <w:rPr>
          <w:i/>
        </w:rPr>
        <w:t>ardA</w:t>
      </w:r>
      <w:r w:rsidRPr="003A7B3F">
        <w:rPr>
          <w:rFonts w:hint="eastAsia"/>
        </w:rPr>
        <w:t>基因</w:t>
      </w:r>
      <w:r>
        <w:rPr>
          <w:rFonts w:hint="eastAsia"/>
        </w:rPr>
        <w:t>定量</w:t>
      </w:r>
      <w:bookmarkEnd w:id="176"/>
    </w:p>
    <w:p w14:paraId="6368F91D" w14:textId="77777777" w:rsidR="00296D36" w:rsidRDefault="00296D36" w:rsidP="00A95F90">
      <w:pPr>
        <w:adjustRightInd w:val="0"/>
        <w:snapToGrid w:val="0"/>
        <w:spacing w:line="300" w:lineRule="auto"/>
        <w:ind w:firstLine="482"/>
      </w:pPr>
      <w:r>
        <w:rPr>
          <w:rFonts w:hint="eastAsia"/>
        </w:rPr>
        <w:t>由于</w:t>
      </w:r>
      <w:r w:rsidRPr="0032753F">
        <w:rPr>
          <w:rFonts w:hint="eastAsia"/>
          <w:i/>
        </w:rPr>
        <w:t>Dehalococcoide</w:t>
      </w:r>
      <w:r>
        <w:rPr>
          <w:rFonts w:hint="eastAsia"/>
          <w:i/>
        </w:rPr>
        <w:t>s</w:t>
      </w:r>
      <w:r>
        <w:rPr>
          <w:rFonts w:hint="eastAsia"/>
        </w:rPr>
        <w:t>属</w:t>
      </w:r>
      <w:r>
        <w:rPr>
          <w:rFonts w:hint="eastAsia"/>
        </w:rPr>
        <w:t>16S rRNA</w:t>
      </w:r>
      <w:r>
        <w:rPr>
          <w:rFonts w:hint="eastAsia"/>
        </w:rPr>
        <w:t>基因高度相似（相似度＞</w:t>
      </w:r>
      <w:r>
        <w:rPr>
          <w:rFonts w:hint="eastAsia"/>
        </w:rPr>
        <w:t>98%</w:t>
      </w:r>
      <w:r>
        <w:rPr>
          <w:rFonts w:hint="eastAsia"/>
        </w:rPr>
        <w:t>），而且该基因序列无法与脱氯行为关联，研究者转而关注还原脱卤酶基因（</w:t>
      </w:r>
      <w:r w:rsidRPr="0086373B">
        <w:t>reductive dehalogenase</w:t>
      </w:r>
      <w:r w:rsidRPr="0086373B">
        <w:rPr>
          <w:rFonts w:hint="eastAsia"/>
        </w:rPr>
        <w:t>，</w:t>
      </w:r>
      <w:r w:rsidRPr="00361256">
        <w:rPr>
          <w:rFonts w:hint="eastAsia"/>
          <w:i/>
        </w:rPr>
        <w:t>rdh</w:t>
      </w:r>
      <w:r>
        <w:rPr>
          <w:rFonts w:hint="eastAsia"/>
        </w:rPr>
        <w:t>）</w:t>
      </w:r>
      <w:r w:rsidRPr="00CE452C">
        <w:rPr>
          <w:noProof/>
          <w:vertAlign w:val="superscript"/>
        </w:rPr>
        <w:t>[27, 50]</w:t>
      </w:r>
      <w:r>
        <w:rPr>
          <w:rFonts w:hint="eastAsia"/>
        </w:rPr>
        <w:t>。不同菌株含有的还原</w:t>
      </w:r>
      <w:r w:rsidRPr="00F0763E">
        <w:rPr>
          <w:rFonts w:hint="eastAsia"/>
        </w:rPr>
        <w:t>脱卤酶基</w:t>
      </w:r>
      <w:r>
        <w:rPr>
          <w:rFonts w:hint="eastAsia"/>
        </w:rPr>
        <w:t>因不尽相同，研究还原</w:t>
      </w:r>
      <w:r>
        <w:rPr>
          <w:rFonts w:hint="eastAsia"/>
        </w:rPr>
        <w:lastRenderedPageBreak/>
        <w:t>脱卤酶基因有助于认识微生物的脱氯行为</w:t>
      </w:r>
      <w:r w:rsidRPr="002723F0">
        <w:rPr>
          <w:noProof/>
          <w:vertAlign w:val="superscript"/>
        </w:rPr>
        <w:t>[30, 52, 96]</w:t>
      </w:r>
      <w:r>
        <w:rPr>
          <w:rFonts w:hint="eastAsia"/>
        </w:rPr>
        <w:t>。</w:t>
      </w:r>
    </w:p>
    <w:p w14:paraId="4D29BFE0" w14:textId="77777777" w:rsidR="00296D36" w:rsidRDefault="00296D36" w:rsidP="00A95F90">
      <w:pPr>
        <w:adjustRightInd w:val="0"/>
        <w:snapToGrid w:val="0"/>
        <w:spacing w:line="300" w:lineRule="auto"/>
        <w:ind w:firstLine="480"/>
      </w:pPr>
      <w:r w:rsidRPr="004B61EB">
        <w:rPr>
          <w:noProof/>
        </w:rPr>
        <w:t>Ritalahti</w:t>
      </w:r>
      <w:r w:rsidRPr="004B61EB">
        <w:rPr>
          <w:rFonts w:hint="eastAsia"/>
        </w:rPr>
        <w:t>等</w:t>
      </w:r>
      <w:r w:rsidRPr="004B61EB">
        <w:rPr>
          <w:noProof/>
          <w:vertAlign w:val="superscript"/>
        </w:rPr>
        <w:t>[27]</w:t>
      </w:r>
      <w:r w:rsidRPr="004B61EB">
        <w:rPr>
          <w:rFonts w:hint="eastAsia"/>
        </w:rPr>
        <w:t>运用</w:t>
      </w:r>
      <w:r w:rsidRPr="004B61EB">
        <w:rPr>
          <w:rFonts w:hint="eastAsia"/>
        </w:rPr>
        <w:t>qPCR</w:t>
      </w:r>
      <w:r w:rsidRPr="004B61EB">
        <w:rPr>
          <w:rFonts w:hint="eastAsia"/>
        </w:rPr>
        <w:t>定量了</w:t>
      </w:r>
      <w:r w:rsidRPr="004B61EB">
        <w:rPr>
          <w:i/>
          <w:noProof/>
        </w:rPr>
        <w:t>Dehalococcoides</w:t>
      </w:r>
      <w:r w:rsidRPr="004B61EB">
        <w:rPr>
          <w:rFonts w:hint="eastAsia"/>
        </w:rPr>
        <w:t>中</w:t>
      </w:r>
      <w:r w:rsidRPr="004B61EB">
        <w:rPr>
          <w:rFonts w:hint="eastAsia"/>
        </w:rPr>
        <w:t>3</w:t>
      </w:r>
      <w:r w:rsidRPr="004B61EB">
        <w:rPr>
          <w:rFonts w:hint="eastAsia"/>
        </w:rPr>
        <w:t>种功能已知的还原脱卤酶基因，分别是调控三氯乙烯脱氯产生氯乙烯的</w:t>
      </w:r>
      <w:r w:rsidRPr="00EB2889">
        <w:rPr>
          <w:rFonts w:hint="eastAsia"/>
          <w:i/>
        </w:rPr>
        <w:t>tceA</w:t>
      </w:r>
      <w:r w:rsidRPr="004B61EB">
        <w:rPr>
          <w:rFonts w:hint="eastAsia"/>
        </w:rPr>
        <w:t>、氯乙烯生成乙烯的</w:t>
      </w:r>
      <w:r w:rsidRPr="00EB2889">
        <w:rPr>
          <w:rFonts w:hint="eastAsia"/>
          <w:i/>
        </w:rPr>
        <w:t>bvcA</w:t>
      </w:r>
      <w:r w:rsidRPr="004B61EB">
        <w:rPr>
          <w:rFonts w:hint="eastAsia"/>
        </w:rPr>
        <w:t>以及三氯乙烯直接脱氯产生乙烯的</w:t>
      </w:r>
      <w:r w:rsidRPr="0088331D">
        <w:rPr>
          <w:rFonts w:hint="eastAsia"/>
          <w:i/>
        </w:rPr>
        <w:t>vcrA</w:t>
      </w:r>
      <w:r w:rsidRPr="004B61EB">
        <w:rPr>
          <w:rFonts w:hint="eastAsia"/>
        </w:rPr>
        <w:t>基因。</w:t>
      </w:r>
    </w:p>
    <w:p w14:paraId="55B2D542" w14:textId="77777777" w:rsidR="00296D36" w:rsidRDefault="00296D36" w:rsidP="00A95F90">
      <w:pPr>
        <w:adjustRightInd w:val="0"/>
        <w:snapToGrid w:val="0"/>
        <w:spacing w:line="300" w:lineRule="auto"/>
        <w:ind w:firstLine="480"/>
      </w:pPr>
      <w:r w:rsidRPr="0086373B">
        <w:rPr>
          <w:noProof/>
        </w:rPr>
        <w:t>Brothersen</w:t>
      </w:r>
      <w:r w:rsidRPr="002723F0">
        <w:rPr>
          <w:noProof/>
          <w:vertAlign w:val="superscript"/>
        </w:rPr>
        <w:t>[67]</w:t>
      </w:r>
      <w:r>
        <w:rPr>
          <w:rFonts w:hint="eastAsia"/>
          <w:noProof/>
        </w:rPr>
        <w:t>在</w:t>
      </w:r>
      <w:r>
        <w:rPr>
          <w:rFonts w:hint="eastAsia"/>
        </w:rPr>
        <w:t>研究美国</w:t>
      </w:r>
      <w:r>
        <w:rPr>
          <w:rFonts w:hint="eastAsia"/>
          <w:noProof/>
        </w:rPr>
        <w:t>哈特韦尔湖</w:t>
      </w:r>
      <w:r>
        <w:rPr>
          <w:rFonts w:hint="eastAsia"/>
        </w:rPr>
        <w:t>多氯联苯</w:t>
      </w:r>
      <w:r w:rsidRPr="00B6680D">
        <w:rPr>
          <w:rFonts w:hint="eastAsia"/>
        </w:rPr>
        <w:t>脱氯微生物群</w:t>
      </w:r>
      <w:r>
        <w:rPr>
          <w:rFonts w:hint="eastAsia"/>
        </w:rPr>
        <w:t>落时，选取了还原脱卤酶基因</w:t>
      </w:r>
      <w:r w:rsidRPr="00361256">
        <w:rPr>
          <w:rFonts w:hint="eastAsia"/>
          <w:i/>
        </w:rPr>
        <w:t>ardA</w:t>
      </w:r>
      <w:r>
        <w:rPr>
          <w:rFonts w:hint="eastAsia"/>
        </w:rPr>
        <w:t xml:space="preserve"> (</w:t>
      </w:r>
      <w:r w:rsidRPr="000249CD">
        <w:rPr>
          <w:i/>
        </w:rPr>
        <w:t>ancestral reductive dehalogenasegene</w:t>
      </w:r>
      <w:r>
        <w:rPr>
          <w:rFonts w:hint="eastAsia"/>
        </w:rPr>
        <w:t>)</w:t>
      </w:r>
      <w:r>
        <w:rPr>
          <w:rFonts w:hint="eastAsia"/>
        </w:rPr>
        <w:t>、</w:t>
      </w:r>
      <w:r w:rsidRPr="00EB2889">
        <w:rPr>
          <w:i/>
        </w:rPr>
        <w:t>tceA</w:t>
      </w:r>
      <w:r>
        <w:rPr>
          <w:rFonts w:hint="eastAsia"/>
        </w:rPr>
        <w:t>、</w:t>
      </w:r>
      <w:r w:rsidRPr="00EB2889">
        <w:rPr>
          <w:i/>
        </w:rPr>
        <w:t>bvcA</w:t>
      </w:r>
      <w:r>
        <w:rPr>
          <w:rFonts w:hint="eastAsia"/>
        </w:rPr>
        <w:t>、</w:t>
      </w:r>
      <w:r w:rsidRPr="00EB2889">
        <w:rPr>
          <w:i/>
        </w:rPr>
        <w:t>vcrA</w:t>
      </w:r>
      <w:r>
        <w:rPr>
          <w:rFonts w:hint="eastAsia"/>
        </w:rPr>
        <w:t>作为</w:t>
      </w:r>
      <w:r>
        <w:rPr>
          <w:rFonts w:hint="eastAsia"/>
        </w:rPr>
        <w:t>qPCR</w:t>
      </w:r>
      <w:r>
        <w:rPr>
          <w:rFonts w:hint="eastAsia"/>
        </w:rPr>
        <w:t>实验研究对象。实验结果表明</w:t>
      </w:r>
      <w:r>
        <w:rPr>
          <w:rFonts w:hint="eastAsia"/>
          <w:noProof/>
        </w:rPr>
        <w:t>哈特韦尔</w:t>
      </w:r>
      <w:r>
        <w:rPr>
          <w:rFonts w:hint="eastAsia"/>
        </w:rPr>
        <w:t>湖</w:t>
      </w:r>
      <w:r>
        <w:t>底泥微环境</w:t>
      </w:r>
      <w:r>
        <w:rPr>
          <w:rFonts w:hint="eastAsia"/>
        </w:rPr>
        <w:t>中存在</w:t>
      </w:r>
      <w:r w:rsidRPr="00361256">
        <w:rPr>
          <w:rFonts w:hint="eastAsia"/>
          <w:i/>
        </w:rPr>
        <w:t>ardA</w:t>
      </w:r>
      <w:r>
        <w:rPr>
          <w:rFonts w:hint="eastAsia"/>
        </w:rPr>
        <w:t>基因，其</w:t>
      </w:r>
      <w:r w:rsidRPr="00A6479E">
        <w:rPr>
          <w:rFonts w:hint="eastAsia"/>
        </w:rPr>
        <w:t>总量</w:t>
      </w:r>
      <w:r>
        <w:rPr>
          <w:rFonts w:hint="eastAsia"/>
        </w:rPr>
        <w:t>大约是</w:t>
      </w:r>
      <w:r w:rsidRPr="00404AC3">
        <w:rPr>
          <w:i/>
          <w:noProof/>
        </w:rPr>
        <w:t>Dehalococcoides</w:t>
      </w:r>
      <w:r>
        <w:rPr>
          <w:rFonts w:hint="eastAsia"/>
          <w:noProof/>
        </w:rPr>
        <w:t>定量结果的一半，推测是由于微环境中存在两类</w:t>
      </w:r>
      <w:r w:rsidRPr="00404AC3">
        <w:rPr>
          <w:i/>
          <w:noProof/>
        </w:rPr>
        <w:t>Dehalococcoides</w:t>
      </w:r>
      <w:r w:rsidRPr="007A05CB">
        <w:rPr>
          <w:rFonts w:hint="eastAsia"/>
          <w:noProof/>
        </w:rPr>
        <w:t>菌株</w:t>
      </w:r>
      <w:r>
        <w:rPr>
          <w:rFonts w:hint="eastAsia"/>
          <w:noProof/>
        </w:rPr>
        <w:t>（一种有</w:t>
      </w:r>
      <w:r w:rsidRPr="00361256">
        <w:rPr>
          <w:rFonts w:hint="eastAsia"/>
          <w:i/>
          <w:noProof/>
        </w:rPr>
        <w:t>ardA</w:t>
      </w:r>
      <w:r>
        <w:rPr>
          <w:rFonts w:hint="eastAsia"/>
          <w:noProof/>
        </w:rPr>
        <w:t>基因，另一种没有），而</w:t>
      </w:r>
      <w:r w:rsidRPr="004B61EB">
        <w:rPr>
          <w:i/>
        </w:rPr>
        <w:t>tceA</w:t>
      </w:r>
      <w:r>
        <w:rPr>
          <w:rFonts w:hint="eastAsia"/>
        </w:rPr>
        <w:t>、</w:t>
      </w:r>
      <w:r w:rsidRPr="004B61EB">
        <w:rPr>
          <w:i/>
        </w:rPr>
        <w:t>bvcA</w:t>
      </w:r>
      <w:r>
        <w:rPr>
          <w:rFonts w:hint="eastAsia"/>
        </w:rPr>
        <w:t>、</w:t>
      </w:r>
      <w:r w:rsidRPr="004B61EB">
        <w:rPr>
          <w:i/>
        </w:rPr>
        <w:t>vcrA</w:t>
      </w:r>
      <w:r>
        <w:rPr>
          <w:rFonts w:hint="eastAsia"/>
        </w:rPr>
        <w:t>基因均不存在。</w:t>
      </w:r>
    </w:p>
    <w:p w14:paraId="48AC197F" w14:textId="77777777" w:rsidR="00296D36" w:rsidRPr="002704A3" w:rsidRDefault="00296D36" w:rsidP="00A95F90">
      <w:pPr>
        <w:adjustRightInd w:val="0"/>
        <w:snapToGrid w:val="0"/>
        <w:spacing w:line="300" w:lineRule="auto"/>
        <w:ind w:firstLine="480"/>
      </w:pPr>
      <w:r>
        <w:rPr>
          <w:rFonts w:hint="eastAsia"/>
          <w:noProof/>
        </w:rPr>
        <w:t>本实验选</w:t>
      </w:r>
      <w:r>
        <w:rPr>
          <w:rFonts w:hint="eastAsia"/>
        </w:rPr>
        <w:t>取了</w:t>
      </w:r>
      <w:r w:rsidRPr="00361256">
        <w:rPr>
          <w:rFonts w:hint="eastAsia"/>
          <w:i/>
        </w:rPr>
        <w:t>ardA</w:t>
      </w:r>
      <w:r>
        <w:rPr>
          <w:rFonts w:hint="eastAsia"/>
        </w:rPr>
        <w:t>基因以及</w:t>
      </w:r>
      <w:r w:rsidRPr="004B61EB">
        <w:rPr>
          <w:rFonts w:hint="eastAsia"/>
          <w:i/>
        </w:rPr>
        <w:t>tceA</w:t>
      </w:r>
      <w:r>
        <w:rPr>
          <w:rFonts w:hint="eastAsia"/>
        </w:rPr>
        <w:t>基因作为研究对象，然而</w:t>
      </w:r>
      <w:r w:rsidRPr="004B61EB">
        <w:rPr>
          <w:rFonts w:hint="eastAsia"/>
          <w:i/>
        </w:rPr>
        <w:t>tceA</w:t>
      </w:r>
      <w:r>
        <w:rPr>
          <w:rFonts w:hint="eastAsia"/>
        </w:rPr>
        <w:t>基因在质粒制备阶段就未成功扩增，</w:t>
      </w:r>
      <w:r w:rsidRPr="0008760F">
        <w:t>说明太湖底泥微环境的多氯联苯脱氯过程中还原脱卤酶基因</w:t>
      </w:r>
      <w:r w:rsidRPr="00942DA6">
        <w:rPr>
          <w:rFonts w:eastAsia="楷体"/>
          <w:i/>
        </w:rPr>
        <w:t>tceA</w:t>
      </w:r>
      <w:r w:rsidRPr="0008760F">
        <w:t>并</w:t>
      </w:r>
      <w:r w:rsidR="00010467">
        <w:rPr>
          <w:rFonts w:hint="eastAsia"/>
        </w:rPr>
        <w:t>未</w:t>
      </w:r>
      <w:r w:rsidRPr="0008760F">
        <w:t>起作用</w:t>
      </w:r>
      <w:r w:rsidRPr="00942DA6">
        <w:rPr>
          <w:rFonts w:eastAsia="楷体" w:hAnsi="楷体"/>
        </w:rPr>
        <w:t>。</w:t>
      </w:r>
    </w:p>
    <w:p w14:paraId="0D5AF2C8" w14:textId="77777777" w:rsidR="00296D36" w:rsidRDefault="00296D36" w:rsidP="00A95F90">
      <w:pPr>
        <w:adjustRightInd w:val="0"/>
        <w:snapToGrid w:val="0"/>
        <w:spacing w:line="300" w:lineRule="auto"/>
        <w:ind w:firstLine="480"/>
      </w:pPr>
      <w:r>
        <w:rPr>
          <w:rFonts w:hint="eastAsia"/>
        </w:rPr>
        <w:t>图</w:t>
      </w:r>
      <w:r>
        <w:rPr>
          <w:rFonts w:hint="eastAsia"/>
        </w:rPr>
        <w:t>5-</w:t>
      </w:r>
      <w:r>
        <w:t>6</w:t>
      </w:r>
      <w:r>
        <w:rPr>
          <w:rFonts w:hint="eastAsia"/>
        </w:rPr>
        <w:t>是各实验组中还原脱卤酶基因</w:t>
      </w:r>
      <w:r w:rsidRPr="00361256">
        <w:rPr>
          <w:rFonts w:hint="eastAsia"/>
          <w:i/>
        </w:rPr>
        <w:t>a</w:t>
      </w:r>
      <w:r w:rsidRPr="00361256">
        <w:rPr>
          <w:i/>
        </w:rPr>
        <w:t>rdA</w:t>
      </w:r>
      <w:r>
        <w:rPr>
          <w:rFonts w:hint="eastAsia"/>
        </w:rPr>
        <w:t>基因拷贝数随时间的变化。</w:t>
      </w:r>
    </w:p>
    <w:p w14:paraId="7520ADBB" w14:textId="380B6534" w:rsidR="00296D36" w:rsidRDefault="000D221E" w:rsidP="00A95F90">
      <w:pPr>
        <w:adjustRightInd w:val="0"/>
        <w:snapToGrid w:val="0"/>
        <w:spacing w:line="288" w:lineRule="auto"/>
      </w:pPr>
      <w:r>
        <w:rPr>
          <w:noProof/>
        </w:rPr>
        <w:pict w14:anchorId="54C115B2">
          <v:line id="直线连接符 13" o:spid="_x0000_s1046" style="position:absolute;left:0;text-align:left;flip:y;z-index:251679744;visibility:visible;mso-wrap-style:square;mso-wrap-distance-left:3.17494mm;mso-wrap-distance-top:0;mso-wrap-distance-right:3.17494mm;mso-wrap-distance-bottom:0;mso-position-horizontal-relative:text;mso-position-vertical-relative:text" from="259.45pt,9.95pt" to="259.45pt,13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" strokeweight=".5pt">
            <v:shadow opacity="24903f" origin=",.5" offset="0,.55556mm"/>
          </v:line>
        </w:pict>
      </w:r>
      <w:r w:rsidR="00687A6C">
        <w:object w:dxaOrig="6521" w:dyaOrig="4668" w14:anchorId="17669078">
          <v:shape id="_x0000_i1066" type="#_x0000_t75" style="width:209.85pt;height:150.15pt" o:ole="">
            <v:imagedata r:id="rId96" o:title=""/>
          </v:shape>
          <o:OLEObject Type="Embed" ProgID="SigmaPlotGraphicObject.9" ShapeID="_x0000_i1066" DrawAspect="Content" ObjectID="_1553884550" r:id="rId97"/>
        </w:object>
      </w:r>
      <w:r>
        <w:rPr>
          <w:noProof/>
        </w:rPr>
        <w:pict w14:anchorId="0E6A4028">
          <v:shape id="_x0000_s1030" type="#_x0000_t32" style="position:absolute;left:0;text-align:left;margin-left:327.95pt;margin-top:22.35pt;width:.05pt;height:107.85pt;z-index:251663360;mso-position-horizontal-relative:text;mso-position-vertical-relative:text" o:connectortype="straight" strokeweight="1pt">
            <v:stroke dashstyle="dash"/>
          </v:shape>
        </w:pict>
      </w:r>
      <w:r>
        <w:rPr>
          <w:noProof/>
        </w:rPr>
        <w:pict w14:anchorId="1D2C06FD">
          <v:line id="直线连接符 12" o:spid="_x0000_s1045" style="position:absolute;left:0;text-align:left;flip:y;z-index:251678720;visibility:visible;mso-wrap-style:square;mso-wrap-distance-left:3.17494mm;mso-wrap-distance-top:0;mso-wrap-distance-right:3.17494mm;mso-wrap-distance-bottom:0;mso-position-horizontal-relative:text;mso-position-vertical-relative:text" from="41.95pt,9.25pt" to="41.95pt,12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" strokeweight=".5pt">
            <v:shadow opacity="24903f" origin=",.5" offset="0,.55556mm"/>
          </v:line>
        </w:pict>
      </w:r>
      <w:r>
        <w:rPr>
          <w:noProof/>
        </w:rPr>
        <w:pict w14:anchorId="3D14E430">
          <v:shape id="_x0000_s1029" type="#_x0000_t32" style="position:absolute;left:0;text-align:left;margin-left:43.75pt;margin-top:9.75pt;width:.05pt;height:121.45pt;z-index:251662336;mso-position-horizontal-relative:text;mso-position-vertical-relative:text" o:connectortype="straight" strokeweight="1pt">
            <v:stroke dashstyle="dash"/>
          </v:shape>
        </w:pict>
      </w:r>
      <w:r w:rsidR="00296D36">
        <w:object w:dxaOrig="6338" w:dyaOrig="4668" w14:anchorId="6582DBD4">
          <v:shape id="_x0000_i1067" type="#_x0000_t75" style="width:203.75pt;height:150.15pt" o:ole="">
            <v:imagedata r:id="rId98" o:title=""/>
          </v:shape>
          <o:OLEObject Type="Embed" ProgID="SigmaPlotGraphicObject.9" ShapeID="_x0000_i1067" DrawAspect="Content" ObjectID="_1553884551" r:id="rId99"/>
        </w:object>
      </w:r>
    </w:p>
    <w:p w14:paraId="01B5DF4A" w14:textId="6E913E65" w:rsidR="00296D36" w:rsidRDefault="000D221E" w:rsidP="00A95F90">
      <w:pPr>
        <w:snapToGrid w:val="0"/>
        <w:spacing w:line="288" w:lineRule="auto"/>
      </w:pPr>
      <w:r>
        <w:rPr>
          <w:noProof/>
        </w:rPr>
        <w:pict w14:anchorId="68383E69">
          <v:shape id="_x0000_s1031" type="#_x0000_t32" style="position:absolute;left:0;text-align:left;margin-left:125.3pt;margin-top:24.1pt;width:.05pt;height:108.45pt;z-index:251664384" o:connectortype="straight" strokeweight="1pt">
            <v:stroke dashstyle="dash"/>
          </v:shape>
        </w:pict>
      </w:r>
      <w:r>
        <w:rPr>
          <w:noProof/>
        </w:rPr>
        <w:pict w14:anchorId="50BF3FA6">
          <v:line id="直线连接符 14" o:spid="_x0000_s1047" style="position:absolute;left:0;text-align:left;flip:y;z-index:251680768;visibility:visible;mso-wrap-style:square;mso-wrap-distance-left:3.17494mm;mso-wrap-distance-top:0;mso-wrap-distance-right:3.17494mm;mso-wrap-distance-bottom:0;mso-position-horizontal-relative:text;mso-position-vertical-relative:text" from="54pt,9.2pt" to="54pt,13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" strokeweight=".5pt">
            <v:shadow opacity="24903f" origin=",.5" offset="0,.55556mm"/>
          </v:line>
        </w:pict>
      </w:r>
      <w:r w:rsidR="00A93474">
        <w:object w:dxaOrig="6475" w:dyaOrig="4819" w14:anchorId="53F9A6A9">
          <v:shape id="_x0000_i1068" type="#_x0000_t75" style="width:209.85pt;height:156.25pt" o:ole="">
            <v:imagedata r:id="rId100" o:title=""/>
          </v:shape>
          <o:OLEObject Type="Embed" ProgID="SigmaPlotGraphicObject.9" ShapeID="_x0000_i1068" DrawAspect="Content" ObjectID="_1553884552" r:id="rId101"/>
        </w:object>
      </w:r>
    </w:p>
    <w:p w14:paraId="3943D334" w14:textId="77777777" w:rsidR="00296D36" w:rsidRDefault="00296D36" w:rsidP="00A95F90">
      <w:pPr>
        <w:pStyle w:val="a7"/>
        <w:adjustRightInd w:val="0"/>
        <w:snapToGrid w:val="0"/>
        <w:spacing w:after="120" w:line="288" w:lineRule="auto"/>
        <w:ind w:firstLineChars="0" w:firstLine="420"/>
        <w:jc w:val="center"/>
        <w:rPr>
          <w:color w:val="000000"/>
          <w:sz w:val="21"/>
          <w:szCs w:val="22"/>
        </w:rPr>
      </w:pPr>
      <w:r w:rsidRPr="003A7B3F">
        <w:rPr>
          <w:rFonts w:hint="eastAsia"/>
          <w:color w:val="000000"/>
          <w:sz w:val="21"/>
          <w:szCs w:val="22"/>
        </w:rPr>
        <w:t>图</w:t>
      </w:r>
      <w:r>
        <w:rPr>
          <w:rFonts w:hint="eastAsia"/>
          <w:color w:val="000000"/>
          <w:sz w:val="21"/>
          <w:szCs w:val="22"/>
        </w:rPr>
        <w:t>5-</w:t>
      </w:r>
      <w:r w:rsidRPr="003A7B3F">
        <w:rPr>
          <w:color w:val="000000"/>
          <w:sz w:val="21"/>
          <w:szCs w:val="22"/>
        </w:rPr>
        <w:t>6</w:t>
      </w:r>
      <w:r w:rsidRPr="003A7B3F">
        <w:rPr>
          <w:rFonts w:hint="eastAsia"/>
          <w:color w:val="000000"/>
          <w:sz w:val="21"/>
          <w:szCs w:val="22"/>
        </w:rPr>
        <w:t xml:space="preserve"> T-1</w:t>
      </w:r>
      <w:r w:rsidRPr="003A7B3F">
        <w:rPr>
          <w:rFonts w:hint="eastAsia"/>
          <w:color w:val="000000"/>
          <w:sz w:val="21"/>
          <w:szCs w:val="22"/>
        </w:rPr>
        <w:t>、</w:t>
      </w:r>
      <w:r w:rsidRPr="003A7B3F">
        <w:rPr>
          <w:rFonts w:hint="eastAsia"/>
          <w:color w:val="000000"/>
          <w:sz w:val="21"/>
          <w:szCs w:val="22"/>
        </w:rPr>
        <w:t>T-S</w:t>
      </w:r>
      <w:r w:rsidRPr="003A7B3F">
        <w:rPr>
          <w:rFonts w:hint="eastAsia"/>
          <w:color w:val="000000"/>
          <w:sz w:val="21"/>
          <w:szCs w:val="22"/>
        </w:rPr>
        <w:t>、</w:t>
      </w:r>
      <w:r w:rsidRPr="003A7B3F">
        <w:rPr>
          <w:rFonts w:hint="eastAsia"/>
          <w:color w:val="000000"/>
          <w:sz w:val="21"/>
          <w:szCs w:val="22"/>
        </w:rPr>
        <w:t>T-Fe</w:t>
      </w:r>
      <w:r w:rsidRPr="003A7B3F">
        <w:rPr>
          <w:rFonts w:hint="eastAsia"/>
          <w:color w:val="000000"/>
          <w:sz w:val="21"/>
          <w:szCs w:val="22"/>
        </w:rPr>
        <w:t>组</w:t>
      </w:r>
      <w:r w:rsidRPr="00361256">
        <w:rPr>
          <w:rFonts w:hint="eastAsia"/>
          <w:i/>
          <w:color w:val="000000"/>
          <w:sz w:val="21"/>
          <w:szCs w:val="22"/>
        </w:rPr>
        <w:t>a</w:t>
      </w:r>
      <w:r w:rsidRPr="00361256">
        <w:rPr>
          <w:i/>
          <w:color w:val="000000"/>
          <w:sz w:val="21"/>
          <w:szCs w:val="22"/>
        </w:rPr>
        <w:t>rdA</w:t>
      </w:r>
      <w:r w:rsidRPr="003A7B3F">
        <w:rPr>
          <w:rFonts w:hint="eastAsia"/>
          <w:color w:val="000000"/>
          <w:sz w:val="21"/>
          <w:szCs w:val="22"/>
        </w:rPr>
        <w:t>基因随时间的变化</w:t>
      </w:r>
    </w:p>
    <w:p w14:paraId="7A0A4A01" w14:textId="77777777" w:rsidR="00296D36" w:rsidRDefault="00296D36" w:rsidP="00A95F90">
      <w:pPr>
        <w:snapToGrid w:val="0"/>
        <w:spacing w:line="300" w:lineRule="auto"/>
        <w:ind w:firstLine="482"/>
      </w:pPr>
      <w:r>
        <w:rPr>
          <w:rFonts w:hint="eastAsia"/>
        </w:rPr>
        <w:t>对于</w:t>
      </w:r>
      <w:r>
        <w:rPr>
          <w:rFonts w:hint="eastAsia"/>
        </w:rPr>
        <w:t>T-1</w:t>
      </w:r>
      <w:r>
        <w:rPr>
          <w:rFonts w:hint="eastAsia"/>
        </w:rPr>
        <w:t>实验组，</w:t>
      </w:r>
      <w:r w:rsidRPr="00361256">
        <w:rPr>
          <w:rFonts w:hint="eastAsia"/>
          <w:i/>
        </w:rPr>
        <w:t>a</w:t>
      </w:r>
      <w:r w:rsidRPr="00361256">
        <w:rPr>
          <w:i/>
        </w:rPr>
        <w:t>rdA</w:t>
      </w:r>
      <w:r>
        <w:rPr>
          <w:rFonts w:hint="eastAsia"/>
        </w:rPr>
        <w:t>基因数量在经历了</w:t>
      </w:r>
      <w:r w:rsidRPr="00271869">
        <w:rPr>
          <w:rFonts w:hint="eastAsia"/>
        </w:rPr>
        <w:t>3</w:t>
      </w:r>
      <w:r w:rsidRPr="00271869">
        <w:rPr>
          <w:rFonts w:hint="eastAsia"/>
        </w:rPr>
        <w:t>周的反应滞后期后迅速增长，</w:t>
      </w:r>
      <w:r w:rsidRPr="002F0E71">
        <w:t>在首次检测到脱氯产物的第</w:t>
      </w:r>
      <w:r w:rsidRPr="002F0E71">
        <w:t>6</w:t>
      </w:r>
      <w:r w:rsidRPr="002F0E71">
        <w:t>周时增至</w:t>
      </w:r>
      <w:r>
        <w:rPr>
          <w:rFonts w:hint="eastAsia"/>
        </w:rPr>
        <w:t>1.39</w:t>
      </w:r>
      <w:r w:rsidRPr="00460505">
        <w:rPr>
          <w:rFonts w:eastAsia="Gulim"/>
        </w:rPr>
        <w:t>×10</w:t>
      </w:r>
      <w:r>
        <w:rPr>
          <w:rFonts w:eastAsia="Gulim" w:hint="eastAsia"/>
          <w:vertAlign w:val="superscript"/>
        </w:rPr>
        <w:t>5</w:t>
      </w:r>
      <w:r>
        <w:rPr>
          <w:rFonts w:eastAsia="Gulim"/>
        </w:rPr>
        <w:t xml:space="preserve"> ± </w:t>
      </w:r>
      <w:r>
        <w:rPr>
          <w:rFonts w:eastAsia="Gulim" w:hint="eastAsia"/>
        </w:rPr>
        <w:t>8.01</w:t>
      </w:r>
      <w:r w:rsidRPr="00460505">
        <w:rPr>
          <w:rFonts w:eastAsia="Gulim"/>
        </w:rPr>
        <w:t>×10</w:t>
      </w:r>
      <w:r>
        <w:rPr>
          <w:rFonts w:eastAsia="Gulim" w:hint="eastAsia"/>
          <w:vertAlign w:val="superscript"/>
        </w:rPr>
        <w:t>4</w:t>
      </w:r>
      <w:r>
        <w:rPr>
          <w:rFonts w:hint="eastAsia"/>
        </w:rPr>
        <w:t xml:space="preserve"> copies</w:t>
      </w:r>
      <w:r w:rsidRPr="00460505">
        <w:rPr>
          <w:rFonts w:eastAsia="Gulim"/>
        </w:rPr>
        <w:t>/</w:t>
      </w:r>
      <w:r>
        <w:t>mL</w:t>
      </w:r>
      <w:r>
        <w:rPr>
          <w:rFonts w:hint="eastAsia"/>
        </w:rPr>
        <w:t>，第</w:t>
      </w:r>
      <w:r>
        <w:rPr>
          <w:rFonts w:hint="eastAsia"/>
        </w:rPr>
        <w:t>9</w:t>
      </w:r>
      <w:r>
        <w:rPr>
          <w:rFonts w:hint="eastAsia"/>
        </w:rPr>
        <w:t>周达到</w:t>
      </w:r>
      <w:r>
        <w:rPr>
          <w:rFonts w:hint="eastAsia"/>
        </w:rPr>
        <w:t>3.07</w:t>
      </w:r>
      <w:r w:rsidRPr="00460505">
        <w:rPr>
          <w:rFonts w:eastAsia="Gulim"/>
        </w:rPr>
        <w:t>×10</w:t>
      </w:r>
      <w:r>
        <w:rPr>
          <w:rFonts w:eastAsia="Gulim" w:hint="eastAsia"/>
          <w:vertAlign w:val="superscript"/>
        </w:rPr>
        <w:t>6</w:t>
      </w:r>
      <w:r>
        <w:rPr>
          <w:rFonts w:eastAsia="Gulim"/>
        </w:rPr>
        <w:t xml:space="preserve"> ± </w:t>
      </w:r>
      <w:r>
        <w:rPr>
          <w:rFonts w:eastAsia="Gulim" w:hint="eastAsia"/>
        </w:rPr>
        <w:t>3.94</w:t>
      </w:r>
      <w:r w:rsidRPr="00460505">
        <w:rPr>
          <w:rFonts w:eastAsia="Gulim"/>
        </w:rPr>
        <w:t>×10</w:t>
      </w:r>
      <w:r>
        <w:rPr>
          <w:rFonts w:eastAsia="Gulim" w:hint="eastAsia"/>
          <w:vertAlign w:val="superscript"/>
        </w:rPr>
        <w:t>5</w:t>
      </w:r>
      <w:r>
        <w:rPr>
          <w:rFonts w:hint="eastAsia"/>
        </w:rPr>
        <w:t xml:space="preserve"> copies</w:t>
      </w:r>
      <w:r w:rsidRPr="00460505">
        <w:rPr>
          <w:rFonts w:eastAsia="Gulim"/>
        </w:rPr>
        <w:t>/</w:t>
      </w:r>
      <w:r>
        <w:t>mL</w:t>
      </w:r>
      <w:r>
        <w:rPr>
          <w:rFonts w:hint="eastAsia"/>
        </w:rPr>
        <w:t>，相比第</w:t>
      </w:r>
      <w:r>
        <w:rPr>
          <w:rFonts w:hint="eastAsia"/>
        </w:rPr>
        <w:t>0</w:t>
      </w:r>
      <w:r>
        <w:rPr>
          <w:rFonts w:hint="eastAsia"/>
        </w:rPr>
        <w:t>周增长了两个数量级。之后</w:t>
      </w:r>
      <w:r w:rsidRPr="00361256">
        <w:rPr>
          <w:rFonts w:hint="eastAsia"/>
          <w:i/>
        </w:rPr>
        <w:t>a</w:t>
      </w:r>
      <w:r w:rsidRPr="00361256">
        <w:rPr>
          <w:i/>
        </w:rPr>
        <w:t>rdA</w:t>
      </w:r>
      <w:r>
        <w:rPr>
          <w:rFonts w:hint="eastAsia"/>
        </w:rPr>
        <w:t>基因保持整体增长趋势，第</w:t>
      </w:r>
      <w:r>
        <w:rPr>
          <w:rFonts w:hint="eastAsia"/>
        </w:rPr>
        <w:t>24</w:t>
      </w:r>
      <w:r>
        <w:rPr>
          <w:rFonts w:hint="eastAsia"/>
        </w:rPr>
        <w:t>周到</w:t>
      </w:r>
      <w:r>
        <w:rPr>
          <w:rFonts w:hint="eastAsia"/>
        </w:rPr>
        <w:t>66</w:t>
      </w:r>
      <w:r>
        <w:rPr>
          <w:rFonts w:hint="eastAsia"/>
        </w:rPr>
        <w:t>周稳定在</w:t>
      </w:r>
      <w:r w:rsidRPr="00460505">
        <w:rPr>
          <w:rFonts w:eastAsia="Gulim"/>
        </w:rPr>
        <w:t>10</w:t>
      </w:r>
      <w:r>
        <w:rPr>
          <w:rFonts w:eastAsia="Gulim" w:hint="eastAsia"/>
          <w:vertAlign w:val="superscript"/>
        </w:rPr>
        <w:t>7</w:t>
      </w:r>
      <w:r>
        <w:rPr>
          <w:rFonts w:hint="eastAsia"/>
        </w:rPr>
        <w:t>copies</w:t>
      </w:r>
      <w:r w:rsidRPr="00460505">
        <w:rPr>
          <w:rFonts w:eastAsia="Gulim"/>
        </w:rPr>
        <w:t>/</w:t>
      </w:r>
      <w:r>
        <w:t>mL</w:t>
      </w:r>
      <w:r>
        <w:rPr>
          <w:rFonts w:hint="eastAsia"/>
        </w:rPr>
        <w:t>数量级，仍具有较高脱</w:t>
      </w:r>
      <w:r>
        <w:rPr>
          <w:rFonts w:hint="eastAsia"/>
        </w:rPr>
        <w:lastRenderedPageBreak/>
        <w:t>氯潜能。</w:t>
      </w:r>
    </w:p>
    <w:p w14:paraId="77C61094" w14:textId="77777777" w:rsidR="00296D36" w:rsidRPr="00727F30" w:rsidRDefault="00296D36" w:rsidP="00A95F90">
      <w:pPr>
        <w:snapToGrid w:val="0"/>
        <w:spacing w:line="300" w:lineRule="auto"/>
        <w:ind w:firstLine="482"/>
        <w:rPr>
          <w:u w:val="single"/>
        </w:rPr>
      </w:pPr>
      <w:r w:rsidRPr="00D53F79">
        <w:rPr>
          <w:rFonts w:hint="eastAsia"/>
          <w:snapToGrid w:val="0"/>
          <w:spacing w:val="-2"/>
          <w:kern w:val="0"/>
        </w:rPr>
        <w:t>在硫酸盐还原</w:t>
      </w:r>
      <w:r w:rsidRPr="00D53F79">
        <w:rPr>
          <w:snapToGrid w:val="0"/>
          <w:spacing w:val="-2"/>
          <w:kern w:val="0"/>
        </w:rPr>
        <w:t>条件</w:t>
      </w:r>
      <w:r w:rsidRPr="00D53F79">
        <w:rPr>
          <w:rFonts w:hint="eastAsia"/>
          <w:snapToGrid w:val="0"/>
          <w:spacing w:val="-2"/>
          <w:kern w:val="0"/>
        </w:rPr>
        <w:t>下，还原脱卤酶基因</w:t>
      </w:r>
      <w:r w:rsidRPr="00D53F79">
        <w:rPr>
          <w:rFonts w:hint="eastAsia"/>
          <w:i/>
          <w:snapToGrid w:val="0"/>
          <w:spacing w:val="-2"/>
          <w:kern w:val="0"/>
        </w:rPr>
        <w:t>a</w:t>
      </w:r>
      <w:r w:rsidRPr="00D53F79">
        <w:rPr>
          <w:i/>
          <w:snapToGrid w:val="0"/>
          <w:spacing w:val="-2"/>
          <w:kern w:val="0"/>
        </w:rPr>
        <w:t>rdA</w:t>
      </w:r>
      <w:r w:rsidRPr="00D53F79">
        <w:rPr>
          <w:rFonts w:hint="eastAsia"/>
          <w:snapToGrid w:val="0"/>
          <w:spacing w:val="-2"/>
          <w:kern w:val="0"/>
        </w:rPr>
        <w:t>的增长并不</w:t>
      </w:r>
      <w:r w:rsidRPr="00D53F79">
        <w:rPr>
          <w:snapToGrid w:val="0"/>
          <w:spacing w:val="-2"/>
          <w:kern w:val="0"/>
        </w:rPr>
        <w:t>明显</w:t>
      </w:r>
      <w:r w:rsidRPr="00D53F79">
        <w:rPr>
          <w:rFonts w:hint="eastAsia"/>
          <w:snapToGrid w:val="0"/>
          <w:spacing w:val="-2"/>
          <w:kern w:val="0"/>
        </w:rPr>
        <w:t>，甚至较</w:t>
      </w:r>
      <w:r w:rsidRPr="00D53F79">
        <w:rPr>
          <w:rFonts w:hint="eastAsia"/>
          <w:snapToGrid w:val="0"/>
          <w:spacing w:val="-2"/>
          <w:kern w:val="0"/>
        </w:rPr>
        <w:t>0</w:t>
      </w:r>
      <w:r w:rsidRPr="00D53F79">
        <w:rPr>
          <w:rFonts w:hint="eastAsia"/>
          <w:snapToGrid w:val="0"/>
          <w:spacing w:val="-2"/>
          <w:kern w:val="0"/>
        </w:rPr>
        <w:t>点还出现下降现象。到第</w:t>
      </w:r>
      <w:r w:rsidRPr="00D53F79">
        <w:rPr>
          <w:rFonts w:hint="eastAsia"/>
          <w:snapToGrid w:val="0"/>
          <w:spacing w:val="-2"/>
          <w:kern w:val="0"/>
        </w:rPr>
        <w:t>30</w:t>
      </w:r>
      <w:r w:rsidRPr="00D53F79">
        <w:rPr>
          <w:rFonts w:hint="eastAsia"/>
          <w:snapToGrid w:val="0"/>
          <w:spacing w:val="-2"/>
          <w:kern w:val="0"/>
        </w:rPr>
        <w:t>周基因数量才达到</w:t>
      </w:r>
      <w:r w:rsidRPr="00D53F79">
        <w:rPr>
          <w:rFonts w:hint="eastAsia"/>
          <w:snapToGrid w:val="0"/>
          <w:spacing w:val="-2"/>
          <w:kern w:val="0"/>
        </w:rPr>
        <w:t>5.27</w:t>
      </w:r>
      <w:r w:rsidRPr="00D53F79">
        <w:rPr>
          <w:rFonts w:eastAsia="Gulim"/>
          <w:snapToGrid w:val="0"/>
          <w:spacing w:val="-2"/>
          <w:kern w:val="0"/>
        </w:rPr>
        <w:t>×10</w:t>
      </w:r>
      <w:r w:rsidRPr="00D53F79">
        <w:rPr>
          <w:rFonts w:eastAsia="Gulim" w:hint="eastAsia"/>
          <w:snapToGrid w:val="0"/>
          <w:spacing w:val="-2"/>
          <w:kern w:val="0"/>
          <w:vertAlign w:val="superscript"/>
        </w:rPr>
        <w:t>4</w:t>
      </w:r>
      <w:r w:rsidRPr="00D53F79">
        <w:rPr>
          <w:rFonts w:eastAsia="Gulim" w:hint="eastAsia"/>
          <w:snapToGrid w:val="0"/>
          <w:spacing w:val="-2"/>
          <w:kern w:val="0"/>
        </w:rPr>
        <w:t xml:space="preserve"> </w:t>
      </w:r>
      <w:r w:rsidRPr="00D53F79">
        <w:rPr>
          <w:rFonts w:eastAsia="Gulim"/>
          <w:snapToGrid w:val="0"/>
          <w:spacing w:val="-2"/>
          <w:kern w:val="0"/>
        </w:rPr>
        <w:t xml:space="preserve">± </w:t>
      </w:r>
      <w:r w:rsidRPr="00D53F79">
        <w:rPr>
          <w:rFonts w:eastAsia="Gulim" w:hint="eastAsia"/>
          <w:snapToGrid w:val="0"/>
          <w:spacing w:val="-2"/>
          <w:kern w:val="0"/>
        </w:rPr>
        <w:t>8.29</w:t>
      </w:r>
      <w:r w:rsidRPr="00D53F79">
        <w:rPr>
          <w:rFonts w:eastAsia="Gulim"/>
          <w:snapToGrid w:val="0"/>
          <w:spacing w:val="-2"/>
          <w:kern w:val="0"/>
        </w:rPr>
        <w:t>×</w:t>
      </w:r>
      <w:r w:rsidRPr="00D53F79">
        <w:rPr>
          <w:rFonts w:eastAsia="Gulim" w:hint="eastAsia"/>
          <w:snapToGrid w:val="0"/>
          <w:spacing w:val="-2"/>
          <w:kern w:val="0"/>
        </w:rPr>
        <w:t>1</w:t>
      </w:r>
      <w:r w:rsidRPr="00D53F79">
        <w:rPr>
          <w:rFonts w:eastAsia="Gulim"/>
          <w:snapToGrid w:val="0"/>
          <w:spacing w:val="-2"/>
          <w:kern w:val="0"/>
        </w:rPr>
        <w:t>0</w:t>
      </w:r>
      <w:r w:rsidRPr="00D53F79">
        <w:rPr>
          <w:rFonts w:eastAsia="Gulim" w:hint="eastAsia"/>
          <w:snapToGrid w:val="0"/>
          <w:spacing w:val="-2"/>
          <w:kern w:val="0"/>
          <w:vertAlign w:val="superscript"/>
        </w:rPr>
        <w:t>3</w:t>
      </w:r>
      <w:r w:rsidRPr="00D53F79">
        <w:rPr>
          <w:rFonts w:hint="eastAsia"/>
          <w:snapToGrid w:val="0"/>
          <w:spacing w:val="-2"/>
          <w:kern w:val="0"/>
        </w:rPr>
        <w:t xml:space="preserve"> copies</w:t>
      </w:r>
      <w:r w:rsidRPr="00D53F79">
        <w:rPr>
          <w:rFonts w:eastAsia="Gulim"/>
          <w:snapToGrid w:val="0"/>
          <w:spacing w:val="-2"/>
          <w:kern w:val="0"/>
        </w:rPr>
        <w:t>/</w:t>
      </w:r>
      <w:r w:rsidRPr="00D53F79">
        <w:rPr>
          <w:snapToGrid w:val="0"/>
          <w:spacing w:val="-2"/>
          <w:kern w:val="0"/>
        </w:rPr>
        <w:t>mL</w:t>
      </w:r>
      <w:r w:rsidRPr="00D53F79">
        <w:rPr>
          <w:rFonts w:hint="eastAsia"/>
          <w:snapToGrid w:val="0"/>
          <w:spacing w:val="-2"/>
          <w:kern w:val="0"/>
        </w:rPr>
        <w:t>。然而，第</w:t>
      </w:r>
      <w:r w:rsidRPr="00D53F79">
        <w:rPr>
          <w:rFonts w:hint="eastAsia"/>
          <w:snapToGrid w:val="0"/>
          <w:spacing w:val="-2"/>
          <w:kern w:val="0"/>
        </w:rPr>
        <w:t>36</w:t>
      </w:r>
      <w:r w:rsidRPr="00D53F79">
        <w:rPr>
          <w:snapToGrid w:val="0"/>
          <w:spacing w:val="-2"/>
          <w:kern w:val="0"/>
        </w:rPr>
        <w:t>–</w:t>
      </w:r>
      <w:r w:rsidRPr="00D53F79">
        <w:rPr>
          <w:rFonts w:hint="eastAsia"/>
          <w:snapToGrid w:val="0"/>
          <w:spacing w:val="-2"/>
          <w:kern w:val="0"/>
        </w:rPr>
        <w:t>66</w:t>
      </w:r>
      <w:r w:rsidRPr="00D53F79">
        <w:rPr>
          <w:rFonts w:hint="eastAsia"/>
          <w:snapToGrid w:val="0"/>
          <w:spacing w:val="-2"/>
          <w:kern w:val="0"/>
        </w:rPr>
        <w:t>周基因数量由</w:t>
      </w:r>
      <w:r w:rsidRPr="00D53F79">
        <w:rPr>
          <w:rFonts w:hint="eastAsia"/>
          <w:snapToGrid w:val="0"/>
          <w:spacing w:val="-2"/>
          <w:kern w:val="0"/>
        </w:rPr>
        <w:t>3.20</w:t>
      </w:r>
      <w:r w:rsidRPr="00D53F79">
        <w:rPr>
          <w:rFonts w:eastAsia="Gulim"/>
          <w:snapToGrid w:val="0"/>
          <w:spacing w:val="-2"/>
          <w:kern w:val="0"/>
        </w:rPr>
        <w:t>×10</w:t>
      </w:r>
      <w:r w:rsidRPr="00D53F79">
        <w:rPr>
          <w:rFonts w:eastAsia="Gulim" w:hint="eastAsia"/>
          <w:snapToGrid w:val="0"/>
          <w:spacing w:val="-2"/>
          <w:kern w:val="0"/>
          <w:vertAlign w:val="superscript"/>
        </w:rPr>
        <w:t>4</w:t>
      </w:r>
      <w:r w:rsidRPr="00D53F79">
        <w:rPr>
          <w:rFonts w:eastAsia="Gulim" w:hint="eastAsia"/>
          <w:snapToGrid w:val="0"/>
          <w:spacing w:val="-2"/>
          <w:kern w:val="0"/>
        </w:rPr>
        <w:t xml:space="preserve"> </w:t>
      </w:r>
      <w:r w:rsidRPr="00D53F79">
        <w:rPr>
          <w:rFonts w:eastAsia="Gulim"/>
          <w:snapToGrid w:val="0"/>
          <w:spacing w:val="-2"/>
          <w:kern w:val="0"/>
        </w:rPr>
        <w:t xml:space="preserve">± </w:t>
      </w:r>
      <w:r w:rsidRPr="00D53F79">
        <w:rPr>
          <w:rFonts w:eastAsia="Gulim" w:hint="eastAsia"/>
          <w:snapToGrid w:val="0"/>
          <w:spacing w:val="-2"/>
          <w:kern w:val="0"/>
        </w:rPr>
        <w:t>2.86</w:t>
      </w:r>
      <w:r w:rsidRPr="00D53F79">
        <w:rPr>
          <w:rFonts w:eastAsia="Gulim"/>
          <w:snapToGrid w:val="0"/>
          <w:spacing w:val="-2"/>
          <w:kern w:val="0"/>
        </w:rPr>
        <w:t>×</w:t>
      </w:r>
      <w:r w:rsidRPr="00D53F79">
        <w:rPr>
          <w:rFonts w:eastAsia="Gulim" w:hint="eastAsia"/>
          <w:snapToGrid w:val="0"/>
          <w:spacing w:val="-2"/>
          <w:kern w:val="0"/>
        </w:rPr>
        <w:t>1</w:t>
      </w:r>
      <w:r w:rsidRPr="00D53F79">
        <w:rPr>
          <w:rFonts w:eastAsia="Gulim"/>
          <w:snapToGrid w:val="0"/>
          <w:spacing w:val="-2"/>
          <w:kern w:val="0"/>
        </w:rPr>
        <w:t>0</w:t>
      </w:r>
      <w:r w:rsidRPr="00D53F79">
        <w:rPr>
          <w:rFonts w:eastAsia="Gulim" w:hint="eastAsia"/>
          <w:snapToGrid w:val="0"/>
          <w:spacing w:val="-2"/>
          <w:kern w:val="0"/>
          <w:vertAlign w:val="superscript"/>
        </w:rPr>
        <w:t>3</w:t>
      </w:r>
      <w:r w:rsidRPr="00D53F79">
        <w:rPr>
          <w:rFonts w:hint="eastAsia"/>
          <w:snapToGrid w:val="0"/>
          <w:spacing w:val="-2"/>
          <w:kern w:val="0"/>
        </w:rPr>
        <w:t xml:space="preserve"> copies</w:t>
      </w:r>
      <w:r w:rsidRPr="00D53F79">
        <w:rPr>
          <w:rFonts w:eastAsia="Gulim"/>
          <w:snapToGrid w:val="0"/>
          <w:spacing w:val="-2"/>
          <w:kern w:val="0"/>
        </w:rPr>
        <w:t>/</w:t>
      </w:r>
      <w:r w:rsidRPr="00D53F79">
        <w:rPr>
          <w:snapToGrid w:val="0"/>
          <w:spacing w:val="-2"/>
          <w:kern w:val="0"/>
        </w:rPr>
        <w:t>mL</w:t>
      </w:r>
      <w:r w:rsidRPr="00D53F79">
        <w:rPr>
          <w:rFonts w:hint="eastAsia"/>
          <w:snapToGrid w:val="0"/>
          <w:spacing w:val="-2"/>
          <w:kern w:val="0"/>
        </w:rPr>
        <w:t>增至</w:t>
      </w:r>
      <w:r w:rsidRPr="00D53F79">
        <w:rPr>
          <w:rFonts w:hint="eastAsia"/>
          <w:snapToGrid w:val="0"/>
          <w:spacing w:val="-2"/>
          <w:kern w:val="0"/>
        </w:rPr>
        <w:t>2.26</w:t>
      </w:r>
      <w:r w:rsidRPr="00D53F79">
        <w:rPr>
          <w:rFonts w:eastAsia="Gulim"/>
          <w:snapToGrid w:val="0"/>
          <w:spacing w:val="-2"/>
          <w:kern w:val="0"/>
        </w:rPr>
        <w:t>×10</w:t>
      </w:r>
      <w:r w:rsidRPr="00D53F79">
        <w:rPr>
          <w:rFonts w:eastAsia="Gulim" w:hint="eastAsia"/>
          <w:snapToGrid w:val="0"/>
          <w:spacing w:val="-2"/>
          <w:kern w:val="0"/>
          <w:vertAlign w:val="superscript"/>
        </w:rPr>
        <w:t xml:space="preserve">5 </w:t>
      </w:r>
      <w:r w:rsidRPr="00D53F79">
        <w:rPr>
          <w:rFonts w:eastAsia="Gulim"/>
          <w:snapToGrid w:val="0"/>
          <w:spacing w:val="-2"/>
          <w:kern w:val="0"/>
        </w:rPr>
        <w:t xml:space="preserve">± </w:t>
      </w:r>
      <w:r w:rsidRPr="00D53F79">
        <w:rPr>
          <w:rFonts w:eastAsia="Gulim" w:hint="eastAsia"/>
          <w:snapToGrid w:val="0"/>
          <w:spacing w:val="-2"/>
          <w:kern w:val="0"/>
        </w:rPr>
        <w:t>2.10</w:t>
      </w:r>
      <w:r w:rsidRPr="00D53F79">
        <w:rPr>
          <w:rFonts w:eastAsia="Gulim"/>
          <w:snapToGrid w:val="0"/>
          <w:spacing w:val="-2"/>
          <w:kern w:val="0"/>
        </w:rPr>
        <w:t>×</w:t>
      </w:r>
      <w:r w:rsidRPr="00D53F79">
        <w:rPr>
          <w:rFonts w:eastAsia="Gulim" w:hint="eastAsia"/>
          <w:snapToGrid w:val="0"/>
          <w:spacing w:val="-2"/>
          <w:kern w:val="0"/>
        </w:rPr>
        <w:t>1</w:t>
      </w:r>
      <w:r w:rsidRPr="00D53F79">
        <w:rPr>
          <w:rFonts w:eastAsia="Gulim"/>
          <w:snapToGrid w:val="0"/>
          <w:spacing w:val="-2"/>
          <w:kern w:val="0"/>
        </w:rPr>
        <w:t>0</w:t>
      </w:r>
      <w:r w:rsidRPr="00D53F79">
        <w:rPr>
          <w:rFonts w:eastAsia="Gulim" w:hint="eastAsia"/>
          <w:snapToGrid w:val="0"/>
          <w:spacing w:val="-2"/>
          <w:kern w:val="0"/>
          <w:vertAlign w:val="superscript"/>
        </w:rPr>
        <w:t>4</w:t>
      </w:r>
      <w:r w:rsidRPr="00D53F79">
        <w:rPr>
          <w:rFonts w:hint="eastAsia"/>
          <w:snapToGrid w:val="0"/>
          <w:spacing w:val="-2"/>
          <w:kern w:val="0"/>
        </w:rPr>
        <w:t xml:space="preserve"> copies</w:t>
      </w:r>
      <w:r w:rsidRPr="00D53F79">
        <w:rPr>
          <w:rFonts w:eastAsia="Gulim"/>
          <w:snapToGrid w:val="0"/>
          <w:spacing w:val="-2"/>
          <w:kern w:val="0"/>
        </w:rPr>
        <w:t>/</w:t>
      </w:r>
      <w:r w:rsidRPr="00D53F79">
        <w:rPr>
          <w:snapToGrid w:val="0"/>
          <w:spacing w:val="-2"/>
          <w:kern w:val="0"/>
        </w:rPr>
        <w:t>mL</w:t>
      </w:r>
      <w:r w:rsidRPr="00D53F79">
        <w:rPr>
          <w:rFonts w:hint="eastAsia"/>
          <w:snapToGrid w:val="0"/>
          <w:spacing w:val="-2"/>
          <w:kern w:val="0"/>
        </w:rPr>
        <w:t>，</w:t>
      </w:r>
      <w:r w:rsidRPr="002F0E71">
        <w:t>同期多氯联苯降解</w:t>
      </w:r>
      <w:r w:rsidRPr="002F0E71">
        <w:rPr>
          <w:rFonts w:hint="eastAsia"/>
        </w:rPr>
        <w:t>也</w:t>
      </w:r>
      <w:r w:rsidRPr="002F0E71">
        <w:t>从缓慢阶段进入了较快速阶段</w:t>
      </w:r>
      <w:r>
        <w:rPr>
          <w:rFonts w:hint="eastAsia"/>
        </w:rPr>
        <w:t>。</w:t>
      </w:r>
      <w:r>
        <w:rPr>
          <w:rFonts w:hint="eastAsia"/>
          <w:i/>
        </w:rPr>
        <w:t>ard</w:t>
      </w:r>
      <w:r w:rsidRPr="00A6479E">
        <w:rPr>
          <w:rFonts w:hint="eastAsia"/>
          <w:i/>
        </w:rPr>
        <w:t>A</w:t>
      </w:r>
      <w:r w:rsidRPr="00A6479E">
        <w:t>基因能指示</w:t>
      </w:r>
      <w:r w:rsidRPr="00A6479E">
        <w:rPr>
          <w:rFonts w:hint="eastAsia"/>
        </w:rPr>
        <w:t>多氯联苯</w:t>
      </w:r>
      <w:r w:rsidRPr="00A6479E">
        <w:t>脱氯反应加快，</w:t>
      </w:r>
      <w:r w:rsidRPr="00A6479E">
        <w:rPr>
          <w:rFonts w:hint="eastAsia"/>
        </w:rPr>
        <w:t>但与产甲烷条件下不同的是</w:t>
      </w:r>
      <w:r w:rsidRPr="00A6479E">
        <w:t>无法指示脱氯的启动</w:t>
      </w:r>
      <w:r>
        <w:rPr>
          <w:rFonts w:hint="eastAsia"/>
        </w:rPr>
        <w:t>。</w:t>
      </w:r>
    </w:p>
    <w:p w14:paraId="047706AA" w14:textId="77777777" w:rsidR="00296D36" w:rsidRPr="002F0E71" w:rsidRDefault="00296D36" w:rsidP="00A95F90">
      <w:pPr>
        <w:snapToGrid w:val="0"/>
        <w:spacing w:line="300" w:lineRule="auto"/>
        <w:ind w:firstLineChars="200" w:firstLine="480"/>
      </w:pPr>
      <w:r>
        <w:rPr>
          <w:rFonts w:hint="eastAsia"/>
        </w:rPr>
        <w:t>在</w:t>
      </w:r>
      <w:r>
        <w:t>三价铁还原条件</w:t>
      </w:r>
      <w:r>
        <w:rPr>
          <w:rFonts w:hint="eastAsia"/>
        </w:rPr>
        <w:t>下，还原脱卤酶基因</w:t>
      </w:r>
      <w:r w:rsidRPr="00361256">
        <w:rPr>
          <w:rFonts w:hint="eastAsia"/>
          <w:i/>
        </w:rPr>
        <w:t>a</w:t>
      </w:r>
      <w:r w:rsidRPr="00361256">
        <w:rPr>
          <w:i/>
        </w:rPr>
        <w:t>rdA</w:t>
      </w:r>
      <w:r>
        <w:rPr>
          <w:rFonts w:hint="eastAsia"/>
        </w:rPr>
        <w:t>与产甲烷条件下同样表现出了良好的增长趋势，</w:t>
      </w:r>
      <w:r w:rsidRPr="002F0E71">
        <w:t>从第</w:t>
      </w:r>
      <w:r w:rsidRPr="002F0E71">
        <w:t>9</w:t>
      </w:r>
      <w:r w:rsidRPr="002F0E71">
        <w:t>周脱氯反应启动</w:t>
      </w:r>
      <w:r w:rsidRPr="002F0E71">
        <w:rPr>
          <w:rFonts w:hint="eastAsia"/>
        </w:rPr>
        <w:t>之后</w:t>
      </w:r>
      <w:r w:rsidRPr="002F0E71">
        <w:t>即</w:t>
      </w:r>
      <w:r w:rsidRPr="002F0E71">
        <w:rPr>
          <w:rFonts w:hint="eastAsia"/>
        </w:rPr>
        <w:t>有</w:t>
      </w:r>
      <w:r w:rsidRPr="002F0E71">
        <w:t>显著上升</w:t>
      </w:r>
      <w:r w:rsidRPr="002F0E71">
        <w:rPr>
          <w:rFonts w:hint="eastAsia"/>
        </w:rPr>
        <w:t>（</w:t>
      </w:r>
      <w:r w:rsidRPr="00065D91">
        <w:rPr>
          <w:rFonts w:hint="eastAsia"/>
        </w:rPr>
        <w:t>第</w:t>
      </w:r>
      <w:r w:rsidRPr="00065D91">
        <w:rPr>
          <w:rFonts w:hint="eastAsia"/>
        </w:rPr>
        <w:t>21</w:t>
      </w:r>
      <w:r w:rsidRPr="00065D91">
        <w:rPr>
          <w:rFonts w:hint="eastAsia"/>
        </w:rPr>
        <w:t>周被认为是异常点，该时间点测得的多氯联苯脱氯程度较前后的</w:t>
      </w:r>
      <w:r w:rsidRPr="00065D91">
        <w:rPr>
          <w:rFonts w:hint="eastAsia"/>
        </w:rPr>
        <w:t>18</w:t>
      </w:r>
      <w:r w:rsidRPr="00065D91">
        <w:rPr>
          <w:rFonts w:hint="eastAsia"/>
        </w:rPr>
        <w:t>周和</w:t>
      </w:r>
      <w:r w:rsidRPr="00065D91">
        <w:rPr>
          <w:rFonts w:hint="eastAsia"/>
        </w:rPr>
        <w:t>24</w:t>
      </w:r>
      <w:r w:rsidRPr="00065D91">
        <w:rPr>
          <w:rFonts w:hint="eastAsia"/>
        </w:rPr>
        <w:t>周都显著低）</w:t>
      </w:r>
      <w:r w:rsidRPr="002F0E71">
        <w:t>，与多氯联苯单体测定结果吻合</w:t>
      </w:r>
      <w:r w:rsidRPr="002F0E71">
        <w:rPr>
          <w:rFonts w:hint="eastAsia"/>
        </w:rPr>
        <w:t>。</w:t>
      </w:r>
      <w:r>
        <w:rPr>
          <w:rFonts w:hint="eastAsia"/>
        </w:rPr>
        <w:t>在第</w:t>
      </w:r>
      <w:r>
        <w:rPr>
          <w:rFonts w:hint="eastAsia"/>
        </w:rPr>
        <w:t>66</w:t>
      </w:r>
      <w:r>
        <w:rPr>
          <w:rFonts w:hint="eastAsia"/>
        </w:rPr>
        <w:t>周时，</w:t>
      </w:r>
      <w:r w:rsidRPr="00361256">
        <w:rPr>
          <w:rFonts w:hint="eastAsia"/>
          <w:i/>
        </w:rPr>
        <w:t>a</w:t>
      </w:r>
      <w:r w:rsidRPr="00361256">
        <w:rPr>
          <w:i/>
        </w:rPr>
        <w:t>rdA</w:t>
      </w:r>
      <w:r>
        <w:rPr>
          <w:rFonts w:hint="eastAsia"/>
        </w:rPr>
        <w:t>基因数量甚至高于</w:t>
      </w:r>
      <w:r>
        <w:rPr>
          <w:rFonts w:hint="eastAsia"/>
        </w:rPr>
        <w:t>T-1</w:t>
      </w:r>
      <w:r>
        <w:rPr>
          <w:rFonts w:hint="eastAsia"/>
        </w:rPr>
        <w:t>组，达到</w:t>
      </w:r>
      <w:r>
        <w:rPr>
          <w:rFonts w:hint="eastAsia"/>
        </w:rPr>
        <w:t>3.90</w:t>
      </w:r>
      <w:r w:rsidRPr="00460505">
        <w:rPr>
          <w:rFonts w:eastAsia="Gulim"/>
        </w:rPr>
        <w:t>×10</w:t>
      </w:r>
      <w:r>
        <w:rPr>
          <w:rFonts w:eastAsia="Gulim" w:hint="eastAsia"/>
          <w:vertAlign w:val="superscript"/>
        </w:rPr>
        <w:t xml:space="preserve">7 </w:t>
      </w:r>
      <w:r>
        <w:rPr>
          <w:rFonts w:eastAsia="Gulim"/>
        </w:rPr>
        <w:t xml:space="preserve">± </w:t>
      </w:r>
      <w:r>
        <w:rPr>
          <w:rFonts w:eastAsia="Gulim" w:hint="eastAsia"/>
        </w:rPr>
        <w:t>2.16</w:t>
      </w:r>
      <w:r w:rsidRPr="00460505">
        <w:rPr>
          <w:rFonts w:eastAsia="Gulim"/>
        </w:rPr>
        <w:t>×10</w:t>
      </w:r>
      <w:r>
        <w:rPr>
          <w:rFonts w:eastAsia="Gulim" w:hint="eastAsia"/>
          <w:vertAlign w:val="superscript"/>
        </w:rPr>
        <w:t>6</w:t>
      </w:r>
      <w:r>
        <w:rPr>
          <w:rFonts w:hint="eastAsia"/>
        </w:rPr>
        <w:t xml:space="preserve"> copies</w:t>
      </w:r>
      <w:r w:rsidRPr="00460505">
        <w:rPr>
          <w:rFonts w:eastAsia="Gulim"/>
        </w:rPr>
        <w:t>/</w:t>
      </w:r>
      <w:r>
        <w:t>mL</w:t>
      </w:r>
      <w:r>
        <w:rPr>
          <w:rFonts w:hint="eastAsia"/>
        </w:rPr>
        <w:t>。</w:t>
      </w:r>
      <w:r w:rsidRPr="00361256">
        <w:rPr>
          <w:rFonts w:hint="eastAsia"/>
          <w:i/>
        </w:rPr>
        <w:t>a</w:t>
      </w:r>
      <w:r w:rsidRPr="00361256">
        <w:rPr>
          <w:i/>
        </w:rPr>
        <w:t>rdA</w:t>
      </w:r>
      <w:r>
        <w:rPr>
          <w:rFonts w:hint="eastAsia"/>
        </w:rPr>
        <w:t>基因数量持续增长，说明在</w:t>
      </w:r>
      <w:r>
        <w:t>三价铁还原</w:t>
      </w:r>
      <w:r>
        <w:rPr>
          <w:rFonts w:hint="eastAsia"/>
        </w:rPr>
        <w:t>条件下多氯联苯有较高的脱氯潜能</w:t>
      </w:r>
      <w:r w:rsidRPr="002F0E71">
        <w:rPr>
          <w:rFonts w:hint="eastAsia"/>
        </w:rPr>
        <w:t>。</w:t>
      </w:r>
      <w:r w:rsidRPr="00065D91">
        <w:rPr>
          <w:i/>
        </w:rPr>
        <w:t>ardA</w:t>
      </w:r>
      <w:r w:rsidRPr="002F0E71">
        <w:t>基因作为指示基因在三价铁还原条件下是可行的</w:t>
      </w:r>
      <w:r w:rsidRPr="002F0E71">
        <w:rPr>
          <w:rFonts w:hint="eastAsia"/>
        </w:rPr>
        <w:t>。</w:t>
      </w:r>
    </w:p>
    <w:p w14:paraId="654755D6" w14:textId="77777777" w:rsidR="00296D36" w:rsidRDefault="00296D36" w:rsidP="00A95F90">
      <w:pPr>
        <w:snapToGrid w:val="0"/>
        <w:spacing w:line="300" w:lineRule="auto"/>
        <w:ind w:firstLine="482"/>
      </w:pPr>
      <w:r>
        <w:rPr>
          <w:rFonts w:hint="eastAsia"/>
        </w:rPr>
        <w:t>与</w:t>
      </w:r>
      <w:r w:rsidRPr="00271F90">
        <w:t>Brothersen</w:t>
      </w:r>
      <w:r w:rsidRPr="002723F0">
        <w:rPr>
          <w:noProof/>
          <w:vertAlign w:val="superscript"/>
        </w:rPr>
        <w:t>[67]</w:t>
      </w:r>
      <w:r>
        <w:rPr>
          <w:rFonts w:hint="eastAsia"/>
        </w:rPr>
        <w:t>所得结论不同，在太湖底泥微环境中，</w:t>
      </w:r>
      <w:r w:rsidRPr="00504D11">
        <w:rPr>
          <w:rFonts w:hint="eastAsia"/>
          <w:i/>
        </w:rPr>
        <w:t>ardA</w:t>
      </w:r>
      <w:r>
        <w:rPr>
          <w:rFonts w:hint="eastAsia"/>
        </w:rPr>
        <w:t>/</w:t>
      </w:r>
      <w:r w:rsidRPr="0032753F">
        <w:rPr>
          <w:rFonts w:hint="eastAsia"/>
          <w:i/>
        </w:rPr>
        <w:t>Dehalococcoide</w:t>
      </w:r>
      <w:r>
        <w:rPr>
          <w:rFonts w:hint="eastAsia"/>
          <w:i/>
        </w:rPr>
        <w:t>s</w:t>
      </w:r>
      <w:r w:rsidRPr="001E3EE4">
        <w:rPr>
          <w:rFonts w:hint="eastAsia"/>
        </w:rPr>
        <w:t>不存在</w:t>
      </w:r>
      <w:r>
        <w:rPr>
          <w:rFonts w:hint="eastAsia"/>
        </w:rPr>
        <w:t>1</w:t>
      </w:r>
      <w:r>
        <w:rPr>
          <w:rFonts w:hint="eastAsia"/>
        </w:rPr>
        <w:t>：</w:t>
      </w:r>
      <w:r>
        <w:rPr>
          <w:rFonts w:hint="eastAsia"/>
        </w:rPr>
        <w:t>2</w:t>
      </w:r>
      <w:r>
        <w:rPr>
          <w:rFonts w:hint="eastAsia"/>
        </w:rPr>
        <w:t>的稳定关系。在</w:t>
      </w:r>
      <w:r>
        <w:rPr>
          <w:rFonts w:hint="eastAsia"/>
        </w:rPr>
        <w:t>0</w:t>
      </w:r>
      <w:r>
        <w:t>–</w:t>
      </w:r>
      <w:r>
        <w:rPr>
          <w:rFonts w:hint="eastAsia"/>
        </w:rPr>
        <w:t>15</w:t>
      </w:r>
      <w:r>
        <w:rPr>
          <w:rFonts w:hint="eastAsia"/>
        </w:rPr>
        <w:t>周，比值由</w:t>
      </w:r>
      <w:r>
        <w:rPr>
          <w:rFonts w:hint="eastAsia"/>
        </w:rPr>
        <w:t>0.00</w:t>
      </w:r>
      <w:r>
        <w:rPr>
          <w:rFonts w:hint="eastAsia"/>
        </w:rPr>
        <w:t>增长为</w:t>
      </w:r>
      <w:r>
        <w:rPr>
          <w:rFonts w:hint="eastAsia"/>
        </w:rPr>
        <w:t>0.58</w:t>
      </w:r>
      <w:r>
        <w:rPr>
          <w:rFonts w:hint="eastAsia"/>
        </w:rPr>
        <w:t>，随后在</w:t>
      </w:r>
      <w:r>
        <w:rPr>
          <w:rFonts w:hint="eastAsia"/>
        </w:rPr>
        <w:t>0.19</w:t>
      </w:r>
      <w:r>
        <w:rPr>
          <w:rFonts w:hint="eastAsia"/>
        </w:rPr>
        <w:t>到</w:t>
      </w:r>
      <w:r>
        <w:rPr>
          <w:rFonts w:hint="eastAsia"/>
        </w:rPr>
        <w:t>0.48</w:t>
      </w:r>
      <w:r>
        <w:rPr>
          <w:rFonts w:hint="eastAsia"/>
        </w:rPr>
        <w:t>之间波动。在添加了多种</w:t>
      </w:r>
      <w:r>
        <w:rPr>
          <w:rFonts w:hint="eastAsia"/>
        </w:rPr>
        <w:t>PCB</w:t>
      </w:r>
      <w:r>
        <w:rPr>
          <w:rFonts w:hint="eastAsia"/>
        </w:rPr>
        <w:t>母体的实验环境下，参与</w:t>
      </w:r>
      <w:r>
        <w:rPr>
          <w:rFonts w:hint="eastAsia"/>
        </w:rPr>
        <w:t>PCBs</w:t>
      </w:r>
      <w:r>
        <w:rPr>
          <w:rFonts w:hint="eastAsia"/>
        </w:rPr>
        <w:t>降解的</w:t>
      </w:r>
      <w:r w:rsidRPr="0032753F">
        <w:rPr>
          <w:rFonts w:hint="eastAsia"/>
          <w:i/>
        </w:rPr>
        <w:t>Dehalococcoide</w:t>
      </w:r>
      <w:r>
        <w:rPr>
          <w:rFonts w:hint="eastAsia"/>
          <w:i/>
        </w:rPr>
        <w:t>s</w:t>
      </w:r>
      <w:r>
        <w:rPr>
          <w:rFonts w:hint="eastAsia"/>
        </w:rPr>
        <w:t xml:space="preserve"> </w:t>
      </w:r>
      <w:r>
        <w:rPr>
          <w:rFonts w:hint="eastAsia"/>
        </w:rPr>
        <w:t>微生物以及相关的还原脱卤酶基因更为复杂。</w:t>
      </w:r>
    </w:p>
    <w:p w14:paraId="7CB4E7C7" w14:textId="77777777" w:rsidR="00296D36" w:rsidRDefault="00296D36" w:rsidP="003A4A6B">
      <w:pPr>
        <w:pStyle w:val="11"/>
        <w:snapToGrid w:val="0"/>
        <w:spacing w:beforeLines="100" w:before="312" w:line="300" w:lineRule="auto"/>
      </w:pPr>
      <w:bookmarkStart w:id="177" w:name="_Toc346463117"/>
      <w:r>
        <w:rPr>
          <w:rFonts w:hint="eastAsia"/>
        </w:rPr>
        <w:t xml:space="preserve">5.5 </w:t>
      </w:r>
      <w:r w:rsidRPr="003A168A">
        <w:rPr>
          <w:i/>
        </w:rPr>
        <w:t>rdh</w:t>
      </w:r>
      <w:r>
        <w:t>12</w:t>
      </w:r>
      <w:r w:rsidRPr="003A7B3F">
        <w:rPr>
          <w:rFonts w:hint="eastAsia"/>
        </w:rPr>
        <w:t>基因</w:t>
      </w:r>
      <w:r>
        <w:rPr>
          <w:rFonts w:hint="eastAsia"/>
        </w:rPr>
        <w:t>定量</w:t>
      </w:r>
      <w:bookmarkEnd w:id="177"/>
    </w:p>
    <w:p w14:paraId="432CB2DB" w14:textId="77777777" w:rsidR="00296D36" w:rsidRPr="00B54B06" w:rsidRDefault="00296D36" w:rsidP="00A95F90">
      <w:pPr>
        <w:widowControl/>
        <w:autoSpaceDE w:val="0"/>
        <w:autoSpaceDN w:val="0"/>
        <w:adjustRightInd w:val="0"/>
        <w:snapToGrid w:val="0"/>
        <w:spacing w:line="300" w:lineRule="auto"/>
        <w:ind w:firstLine="480"/>
        <w:rPr>
          <w:rFonts w:ascii="Times" w:hAnsi="Times" w:cs="Times"/>
          <w:kern w:val="0"/>
        </w:rPr>
      </w:pPr>
      <w:r>
        <w:rPr>
          <w:rFonts w:hint="eastAsia"/>
        </w:rPr>
        <w:t>Park</w:t>
      </w:r>
      <w:r>
        <w:rPr>
          <w:rFonts w:hint="eastAsia"/>
        </w:rPr>
        <w:t>等</w:t>
      </w:r>
      <w:r w:rsidRPr="002723F0">
        <w:rPr>
          <w:noProof/>
          <w:vertAlign w:val="superscript"/>
        </w:rPr>
        <w:t>[68]</w:t>
      </w:r>
      <w:r>
        <w:rPr>
          <w:rFonts w:hint="eastAsia"/>
        </w:rPr>
        <w:t>对</w:t>
      </w:r>
      <w:r w:rsidRPr="0032753F">
        <w:rPr>
          <w:rFonts w:hint="eastAsia"/>
          <w:i/>
        </w:rPr>
        <w:t>Dehalococcoide</w:t>
      </w:r>
      <w:r>
        <w:rPr>
          <w:rFonts w:hint="eastAsia"/>
          <w:i/>
        </w:rPr>
        <w:t>s</w:t>
      </w:r>
      <w:r>
        <w:rPr>
          <w:rFonts w:hint="eastAsia"/>
        </w:rPr>
        <w:t xml:space="preserve"> </w:t>
      </w:r>
      <w:r w:rsidRPr="003163A2">
        <w:rPr>
          <w:i/>
        </w:rPr>
        <w:t>ethenogenes</w:t>
      </w:r>
      <w:r>
        <w:t xml:space="preserve"> strain 195</w:t>
      </w:r>
      <w:r>
        <w:rPr>
          <w:rFonts w:hint="eastAsia"/>
        </w:rPr>
        <w:t>和</w:t>
      </w:r>
      <w:r w:rsidRPr="003163A2">
        <w:t>strain CBDB1</w:t>
      </w:r>
      <w:r>
        <w:rPr>
          <w:rFonts w:hint="eastAsia"/>
        </w:rPr>
        <w:t>共有的</w:t>
      </w:r>
      <w:r>
        <w:rPr>
          <w:rFonts w:hint="eastAsia"/>
        </w:rPr>
        <w:t>12</w:t>
      </w:r>
      <w:r>
        <w:rPr>
          <w:rFonts w:hint="eastAsia"/>
        </w:rPr>
        <w:t>种还原脱</w:t>
      </w:r>
      <w:r w:rsidRPr="00806A4B">
        <w:t>卤</w:t>
      </w:r>
      <w:r>
        <w:rPr>
          <w:rFonts w:hint="eastAsia"/>
        </w:rPr>
        <w:t>酶（</w:t>
      </w:r>
      <w:r w:rsidRPr="00361256">
        <w:rPr>
          <w:rFonts w:hint="eastAsia"/>
          <w:i/>
        </w:rPr>
        <w:t>rdh</w:t>
      </w:r>
      <w:r>
        <w:rPr>
          <w:rFonts w:hint="eastAsia"/>
        </w:rPr>
        <w:t>01-</w:t>
      </w:r>
      <w:r w:rsidRPr="00361256">
        <w:rPr>
          <w:rFonts w:hint="eastAsia"/>
          <w:i/>
        </w:rPr>
        <w:t>rdh</w:t>
      </w:r>
      <w:r>
        <w:rPr>
          <w:rFonts w:hint="eastAsia"/>
        </w:rPr>
        <w:t>12</w:t>
      </w:r>
      <w:r>
        <w:rPr>
          <w:rFonts w:hint="eastAsia"/>
        </w:rPr>
        <w:t>）进行了研究。研究者在美国</w:t>
      </w:r>
      <w:r w:rsidRPr="000F73F4">
        <w:t>安那考斯迪亚</w:t>
      </w:r>
      <w:r w:rsidRPr="00B54B06">
        <w:t>河</w:t>
      </w:r>
      <w:r>
        <w:rPr>
          <w:rFonts w:hint="eastAsia"/>
        </w:rPr>
        <w:t>不同</w:t>
      </w:r>
      <w:r>
        <w:t>底泥微环境</w:t>
      </w:r>
      <w:r>
        <w:rPr>
          <w:rFonts w:hint="eastAsia"/>
        </w:rPr>
        <w:t>条件下，对培养</w:t>
      </w:r>
      <w:r>
        <w:rPr>
          <w:rFonts w:hint="eastAsia"/>
        </w:rPr>
        <w:t>135</w:t>
      </w:r>
      <w:r>
        <w:rPr>
          <w:rFonts w:hint="eastAsia"/>
        </w:rPr>
        <w:t>天后的各微环境中</w:t>
      </w:r>
      <w:r>
        <w:rPr>
          <w:rFonts w:hint="eastAsia"/>
        </w:rPr>
        <w:t>4</w:t>
      </w:r>
      <w:r>
        <w:rPr>
          <w:rFonts w:hint="eastAsia"/>
        </w:rPr>
        <w:t>种还原脱</w:t>
      </w:r>
      <w:r w:rsidRPr="00806A4B">
        <w:t>卤</w:t>
      </w:r>
      <w:r>
        <w:rPr>
          <w:rFonts w:hint="eastAsia"/>
        </w:rPr>
        <w:t>酶基因（</w:t>
      </w:r>
      <w:r w:rsidRPr="00361256">
        <w:rPr>
          <w:rFonts w:hint="eastAsia"/>
          <w:i/>
        </w:rPr>
        <w:t>rdh</w:t>
      </w:r>
      <w:r>
        <w:rPr>
          <w:rFonts w:hint="eastAsia"/>
        </w:rPr>
        <w:t>01</w:t>
      </w:r>
      <w:r>
        <w:rPr>
          <w:rFonts w:hint="eastAsia"/>
        </w:rPr>
        <w:t>、</w:t>
      </w:r>
      <w:r w:rsidRPr="00361256">
        <w:rPr>
          <w:rFonts w:hint="eastAsia"/>
          <w:i/>
        </w:rPr>
        <w:t>rdh</w:t>
      </w:r>
      <w:r>
        <w:rPr>
          <w:rFonts w:hint="eastAsia"/>
        </w:rPr>
        <w:t>04</w:t>
      </w:r>
      <w:r>
        <w:rPr>
          <w:rFonts w:hint="eastAsia"/>
        </w:rPr>
        <w:t>、</w:t>
      </w:r>
      <w:r w:rsidRPr="00361256">
        <w:rPr>
          <w:rFonts w:hint="eastAsia"/>
          <w:i/>
        </w:rPr>
        <w:t>rdh</w:t>
      </w:r>
      <w:r>
        <w:rPr>
          <w:rFonts w:hint="eastAsia"/>
        </w:rPr>
        <w:t>06</w:t>
      </w:r>
      <w:r>
        <w:rPr>
          <w:rFonts w:hint="eastAsia"/>
        </w:rPr>
        <w:t>、</w:t>
      </w:r>
      <w:r w:rsidRPr="00361256">
        <w:rPr>
          <w:rFonts w:hint="eastAsia"/>
          <w:i/>
        </w:rPr>
        <w:t>rdh</w:t>
      </w:r>
      <w:r>
        <w:rPr>
          <w:rFonts w:hint="eastAsia"/>
        </w:rPr>
        <w:t>12</w:t>
      </w:r>
      <w:r>
        <w:rPr>
          <w:rFonts w:hint="eastAsia"/>
        </w:rPr>
        <w:t>）进行</w:t>
      </w:r>
      <w:r>
        <w:rPr>
          <w:rFonts w:hint="eastAsia"/>
        </w:rPr>
        <w:t>qPCR</w:t>
      </w:r>
      <w:r>
        <w:rPr>
          <w:rFonts w:hint="eastAsia"/>
        </w:rPr>
        <w:t>定量。其中，</w:t>
      </w:r>
      <w:r w:rsidRPr="00361256">
        <w:rPr>
          <w:rFonts w:hint="eastAsia"/>
          <w:i/>
        </w:rPr>
        <w:t>rdh</w:t>
      </w:r>
      <w:r>
        <w:rPr>
          <w:rFonts w:hint="eastAsia"/>
        </w:rPr>
        <w:t>12</w:t>
      </w:r>
      <w:r>
        <w:rPr>
          <w:rFonts w:hint="eastAsia"/>
        </w:rPr>
        <w:t>基因在各个脱氯实验组都有较为明显的增长，因而将其作为在本实验还原脱氯酶研究对象之一。</w:t>
      </w:r>
    </w:p>
    <w:p w14:paraId="24D65540" w14:textId="77777777" w:rsidR="00296D36" w:rsidRDefault="00296D36" w:rsidP="00A95F90">
      <w:pPr>
        <w:adjustRightInd w:val="0"/>
        <w:snapToGrid w:val="0"/>
        <w:spacing w:line="300" w:lineRule="auto"/>
        <w:ind w:firstLine="480"/>
      </w:pPr>
      <w:r w:rsidRPr="00A7092E">
        <w:t>图</w:t>
      </w:r>
      <w:r>
        <w:rPr>
          <w:rFonts w:hint="eastAsia"/>
        </w:rPr>
        <w:t>5-</w:t>
      </w:r>
      <w:r w:rsidRPr="00A7092E">
        <w:t>7</w:t>
      </w:r>
      <w:r w:rsidRPr="00A7092E">
        <w:t>是各实验组中还原脱卤酶基因</w:t>
      </w:r>
      <w:r w:rsidRPr="00361256">
        <w:rPr>
          <w:i/>
        </w:rPr>
        <w:t>rdh</w:t>
      </w:r>
      <w:r w:rsidRPr="00A7092E">
        <w:t>12</w:t>
      </w:r>
      <w:r w:rsidRPr="00A7092E">
        <w:t>基因拷贝数随时间的变化</w:t>
      </w:r>
      <w:r>
        <w:rPr>
          <w:rFonts w:hint="eastAsia"/>
        </w:rPr>
        <w:t>情况</w:t>
      </w:r>
      <w:r w:rsidRPr="00A7092E">
        <w:t>。</w:t>
      </w:r>
    </w:p>
    <w:p w14:paraId="4D913BFC" w14:textId="77777777" w:rsidR="00296D36" w:rsidRPr="002D34B7" w:rsidRDefault="00296D36" w:rsidP="00A95F90">
      <w:pPr>
        <w:snapToGrid w:val="0"/>
        <w:spacing w:line="300" w:lineRule="auto"/>
        <w:ind w:firstLine="482"/>
        <w:rPr>
          <w:highlight w:val="yellow"/>
        </w:rPr>
      </w:pPr>
      <w:r w:rsidRPr="00A7092E">
        <w:t>对于</w:t>
      </w:r>
      <w:r w:rsidRPr="00A7092E">
        <w:t>T-1</w:t>
      </w:r>
      <w:r w:rsidRPr="00A7092E">
        <w:t>实验组，</w:t>
      </w:r>
      <w:r w:rsidRPr="002F0E71">
        <w:rPr>
          <w:rFonts w:eastAsiaTheme="minorEastAsia"/>
        </w:rPr>
        <w:t>与</w:t>
      </w:r>
      <w:r w:rsidRPr="002F0E71">
        <w:rPr>
          <w:rFonts w:eastAsiaTheme="minorEastAsia" w:hint="eastAsia"/>
          <w:i/>
        </w:rPr>
        <w:t>ard</w:t>
      </w:r>
      <w:r w:rsidRPr="002F0E71">
        <w:rPr>
          <w:rFonts w:eastAsiaTheme="minorEastAsia"/>
          <w:i/>
        </w:rPr>
        <w:t>A</w:t>
      </w:r>
      <w:r w:rsidRPr="002F0E71">
        <w:rPr>
          <w:rFonts w:eastAsiaTheme="minorEastAsia" w:hint="eastAsia"/>
        </w:rPr>
        <w:t>基因的变化规律几乎一致，</w:t>
      </w:r>
      <w:r w:rsidRPr="002F0E71">
        <w:rPr>
          <w:rFonts w:eastAsiaTheme="minorEastAsia"/>
          <w:i/>
        </w:rPr>
        <w:t>rdh</w:t>
      </w:r>
      <w:r w:rsidRPr="002F0E71">
        <w:rPr>
          <w:rFonts w:eastAsiaTheme="minorEastAsia"/>
        </w:rPr>
        <w:t>12</w:t>
      </w:r>
      <w:r w:rsidRPr="002F0E71">
        <w:rPr>
          <w:rFonts w:eastAsiaTheme="minorEastAsia"/>
        </w:rPr>
        <w:t>基因在脱氯产物首次被检出的第</w:t>
      </w:r>
      <w:r w:rsidRPr="002F0E71">
        <w:rPr>
          <w:rFonts w:eastAsiaTheme="minorEastAsia" w:hint="eastAsia"/>
        </w:rPr>
        <w:t>6</w:t>
      </w:r>
      <w:r w:rsidRPr="002F0E71">
        <w:rPr>
          <w:rFonts w:eastAsiaTheme="minorEastAsia" w:hint="eastAsia"/>
        </w:rPr>
        <w:t>周即升高到</w:t>
      </w:r>
      <w:r w:rsidRPr="002F0E71">
        <w:rPr>
          <w:rFonts w:eastAsiaTheme="minorEastAsia"/>
        </w:rPr>
        <w:t>1.23×10</w:t>
      </w:r>
      <w:r w:rsidRPr="002F0E71">
        <w:rPr>
          <w:rFonts w:eastAsiaTheme="minorEastAsia"/>
          <w:vertAlign w:val="superscript"/>
        </w:rPr>
        <w:t>5</w:t>
      </w:r>
      <w:r w:rsidRPr="002F0E71">
        <w:rPr>
          <w:rFonts w:eastAsiaTheme="minorEastAsia" w:hint="eastAsia"/>
        </w:rPr>
        <w:t xml:space="preserve"> </w:t>
      </w:r>
      <w:r w:rsidRPr="002F0E71">
        <w:rPr>
          <w:rFonts w:eastAsiaTheme="minorEastAsia"/>
        </w:rPr>
        <w:t>±</w:t>
      </w:r>
      <w:r w:rsidRPr="002F0E71">
        <w:rPr>
          <w:rFonts w:eastAsiaTheme="minorEastAsia" w:hint="eastAsia"/>
        </w:rPr>
        <w:t xml:space="preserve"> </w:t>
      </w:r>
      <w:r w:rsidRPr="002F0E71">
        <w:rPr>
          <w:rFonts w:eastAsiaTheme="minorEastAsia"/>
        </w:rPr>
        <w:t>1.93×10</w:t>
      </w:r>
      <w:r w:rsidRPr="002F0E71">
        <w:rPr>
          <w:rFonts w:eastAsiaTheme="minorEastAsia"/>
          <w:vertAlign w:val="superscript"/>
        </w:rPr>
        <w:t>4</w:t>
      </w:r>
      <w:r w:rsidRPr="002F0E71">
        <w:rPr>
          <w:rFonts w:eastAsiaTheme="minorEastAsia"/>
        </w:rPr>
        <w:t xml:space="preserve"> copies/m</w:t>
      </w:r>
      <w:r w:rsidRPr="002F0E71">
        <w:rPr>
          <w:rFonts w:eastAsiaTheme="minorEastAsia" w:hint="eastAsia"/>
        </w:rPr>
        <w:t>L</w:t>
      </w:r>
      <w:r w:rsidRPr="002F0E71">
        <w:rPr>
          <w:rFonts w:eastAsiaTheme="minorEastAsia"/>
        </w:rPr>
        <w:t>，</w:t>
      </w:r>
      <w:r w:rsidRPr="002F0E71">
        <w:rPr>
          <w:rFonts w:eastAsiaTheme="minorEastAsia" w:hint="eastAsia"/>
        </w:rPr>
        <w:t>第</w:t>
      </w:r>
      <w:r w:rsidRPr="002F0E71">
        <w:rPr>
          <w:rFonts w:eastAsiaTheme="minorEastAsia" w:hint="eastAsia"/>
        </w:rPr>
        <w:t>9</w:t>
      </w:r>
      <w:r w:rsidRPr="002F0E71">
        <w:rPr>
          <w:rFonts w:eastAsiaTheme="minorEastAsia" w:hint="eastAsia"/>
        </w:rPr>
        <w:t>周为</w:t>
      </w:r>
      <w:r w:rsidRPr="002F0E71">
        <w:rPr>
          <w:rFonts w:eastAsiaTheme="minorEastAsia" w:hint="eastAsia"/>
        </w:rPr>
        <w:t>1.84</w:t>
      </w:r>
      <w:r w:rsidRPr="002F0E71">
        <w:rPr>
          <w:rFonts w:eastAsiaTheme="minorEastAsia"/>
        </w:rPr>
        <w:t>×10</w:t>
      </w:r>
      <w:r w:rsidRPr="002F0E71">
        <w:rPr>
          <w:rFonts w:eastAsiaTheme="minorEastAsia" w:hint="eastAsia"/>
          <w:vertAlign w:val="superscript"/>
        </w:rPr>
        <w:t xml:space="preserve">6 </w:t>
      </w:r>
      <w:r w:rsidRPr="002F0E71">
        <w:rPr>
          <w:rFonts w:eastAsiaTheme="minorEastAsia"/>
        </w:rPr>
        <w:t>±</w:t>
      </w:r>
      <w:r w:rsidRPr="002F0E71">
        <w:rPr>
          <w:rFonts w:eastAsiaTheme="minorEastAsia" w:hint="eastAsia"/>
        </w:rPr>
        <w:t xml:space="preserve"> 8.62</w:t>
      </w:r>
      <w:r w:rsidRPr="002F0E71">
        <w:rPr>
          <w:rFonts w:eastAsiaTheme="minorEastAsia"/>
        </w:rPr>
        <w:t>×10</w:t>
      </w:r>
      <w:r w:rsidRPr="002F0E71">
        <w:rPr>
          <w:rFonts w:eastAsiaTheme="minorEastAsia" w:hint="eastAsia"/>
          <w:vertAlign w:val="superscript"/>
        </w:rPr>
        <w:t>4</w:t>
      </w:r>
      <w:r w:rsidRPr="002F0E71">
        <w:rPr>
          <w:rFonts w:eastAsiaTheme="minorEastAsia" w:hint="eastAsia"/>
        </w:rPr>
        <w:t xml:space="preserve"> copies</w:t>
      </w:r>
      <w:r w:rsidRPr="002F0E71">
        <w:rPr>
          <w:rFonts w:eastAsiaTheme="minorEastAsia"/>
        </w:rPr>
        <w:t>/mL</w:t>
      </w:r>
      <w:r w:rsidRPr="002F0E71">
        <w:rPr>
          <w:rFonts w:eastAsiaTheme="minorEastAsia" w:hint="eastAsia"/>
        </w:rPr>
        <w:t>。</w:t>
      </w:r>
      <w:r w:rsidRPr="00A7092E">
        <w:rPr>
          <w:rFonts w:hint="eastAsia"/>
        </w:rPr>
        <w:t>到第</w:t>
      </w:r>
      <w:r w:rsidRPr="00A7092E">
        <w:rPr>
          <w:rFonts w:hint="eastAsia"/>
        </w:rPr>
        <w:t>66</w:t>
      </w:r>
      <w:r w:rsidRPr="00A7092E">
        <w:rPr>
          <w:rFonts w:hint="eastAsia"/>
        </w:rPr>
        <w:t>周，</w:t>
      </w:r>
      <w:r w:rsidRPr="00361256">
        <w:rPr>
          <w:rFonts w:hint="eastAsia"/>
          <w:i/>
        </w:rPr>
        <w:t>rdh</w:t>
      </w:r>
      <w:r>
        <w:rPr>
          <w:rFonts w:hint="eastAsia"/>
        </w:rPr>
        <w:t>12</w:t>
      </w:r>
      <w:r w:rsidRPr="00A7092E">
        <w:rPr>
          <w:rFonts w:hint="eastAsia"/>
        </w:rPr>
        <w:t>基因数量达到</w:t>
      </w:r>
      <w:r>
        <w:rPr>
          <w:rFonts w:hint="eastAsia"/>
        </w:rPr>
        <w:t>2.1</w:t>
      </w:r>
      <w:r w:rsidRPr="00A7092E">
        <w:t>×10</w:t>
      </w:r>
      <w:r w:rsidRPr="002D34B7">
        <w:rPr>
          <w:rFonts w:hint="eastAsia"/>
          <w:vertAlign w:val="superscript"/>
        </w:rPr>
        <w:t>7</w:t>
      </w:r>
      <w:r>
        <w:rPr>
          <w:rFonts w:hint="eastAsia"/>
          <w:vertAlign w:val="superscript"/>
        </w:rPr>
        <w:t xml:space="preserve"> </w:t>
      </w:r>
      <w:r w:rsidRPr="00A7092E">
        <w:t xml:space="preserve">± </w:t>
      </w:r>
      <w:r>
        <w:rPr>
          <w:rFonts w:hint="eastAsia"/>
        </w:rPr>
        <w:t>1.49</w:t>
      </w:r>
      <w:r w:rsidRPr="00A7092E">
        <w:t>×10</w:t>
      </w:r>
      <w:r w:rsidRPr="002D34B7">
        <w:rPr>
          <w:rFonts w:hint="eastAsia"/>
          <w:vertAlign w:val="superscript"/>
        </w:rPr>
        <w:t>6</w:t>
      </w:r>
      <w:r w:rsidRPr="00A7092E">
        <w:rPr>
          <w:rFonts w:hint="eastAsia"/>
        </w:rPr>
        <w:t xml:space="preserve"> cop</w:t>
      </w:r>
      <w:r w:rsidRPr="002D34B7">
        <w:rPr>
          <w:rFonts w:hint="eastAsia"/>
        </w:rPr>
        <w:t>ies</w:t>
      </w:r>
      <w:r w:rsidRPr="002D34B7">
        <w:t>/</w:t>
      </w:r>
      <w:r>
        <w:t>mL</w:t>
      </w:r>
      <w:r>
        <w:rPr>
          <w:rFonts w:hint="eastAsia"/>
        </w:rPr>
        <w:t>，比第</w:t>
      </w:r>
      <w:r>
        <w:rPr>
          <w:rFonts w:hint="eastAsia"/>
        </w:rPr>
        <w:t>0</w:t>
      </w:r>
      <w:r>
        <w:rPr>
          <w:rFonts w:hint="eastAsia"/>
        </w:rPr>
        <w:t>周增长了</w:t>
      </w:r>
      <w:r>
        <w:rPr>
          <w:rFonts w:hint="eastAsia"/>
        </w:rPr>
        <w:t>3</w:t>
      </w:r>
      <w:r>
        <w:rPr>
          <w:rFonts w:hint="eastAsia"/>
        </w:rPr>
        <w:t>个数量级。</w:t>
      </w:r>
      <w:r w:rsidRPr="00361256">
        <w:rPr>
          <w:i/>
        </w:rPr>
        <w:t>rdh</w:t>
      </w:r>
      <w:r>
        <w:rPr>
          <w:rFonts w:hint="eastAsia"/>
        </w:rPr>
        <w:t>12</w:t>
      </w:r>
      <w:r>
        <w:rPr>
          <w:rFonts w:hint="eastAsia"/>
        </w:rPr>
        <w:t>基因数量的增长与</w:t>
      </w:r>
      <w:r>
        <w:rPr>
          <w:rFonts w:hint="eastAsia"/>
        </w:rPr>
        <w:t>PCB</w:t>
      </w:r>
      <w:r>
        <w:rPr>
          <w:rFonts w:hint="eastAsia"/>
        </w:rPr>
        <w:t>单体测定所得的</w:t>
      </w:r>
      <w:r>
        <w:rPr>
          <w:rFonts w:hint="eastAsia"/>
        </w:rPr>
        <w:t>PCBs</w:t>
      </w:r>
      <w:r>
        <w:rPr>
          <w:rFonts w:hint="eastAsia"/>
        </w:rPr>
        <w:t>降解</w:t>
      </w:r>
      <w:r>
        <w:t>滞后</w:t>
      </w:r>
      <w:r>
        <w:rPr>
          <w:rFonts w:hint="eastAsia"/>
        </w:rPr>
        <w:t>期相对应，它在</w:t>
      </w:r>
      <w:r>
        <w:rPr>
          <w:rFonts w:hint="eastAsia"/>
        </w:rPr>
        <w:t>66</w:t>
      </w:r>
      <w:r>
        <w:rPr>
          <w:rFonts w:hint="eastAsia"/>
        </w:rPr>
        <w:t>周仍保持在高数量水平，表明脱氯反应在</w:t>
      </w:r>
      <w:r>
        <w:rPr>
          <w:rFonts w:hint="eastAsia"/>
        </w:rPr>
        <w:t>66</w:t>
      </w:r>
      <w:r>
        <w:rPr>
          <w:rFonts w:hint="eastAsia"/>
        </w:rPr>
        <w:t>周仍可继续进行。</w:t>
      </w:r>
    </w:p>
    <w:p w14:paraId="57B7142D" w14:textId="77777777" w:rsidR="00296D36" w:rsidRDefault="00296D36" w:rsidP="00A95F90">
      <w:pPr>
        <w:snapToGrid w:val="0"/>
        <w:spacing w:line="300" w:lineRule="auto"/>
        <w:ind w:firstLine="482"/>
        <w:rPr>
          <w:highlight w:val="yellow"/>
        </w:rPr>
      </w:pPr>
      <w:r w:rsidRPr="005A080C">
        <w:rPr>
          <w:rFonts w:hint="eastAsia"/>
        </w:rPr>
        <w:t>与上述</w:t>
      </w:r>
      <w:r w:rsidRPr="005A080C">
        <w:t>还原脱卤酶基因</w:t>
      </w:r>
      <w:r w:rsidRPr="00361256">
        <w:rPr>
          <w:rFonts w:hint="eastAsia"/>
          <w:i/>
        </w:rPr>
        <w:t>a</w:t>
      </w:r>
      <w:r w:rsidRPr="00361256">
        <w:rPr>
          <w:i/>
        </w:rPr>
        <w:t>rdA</w:t>
      </w:r>
      <w:r>
        <w:rPr>
          <w:rFonts w:hint="eastAsia"/>
        </w:rPr>
        <w:t>类</w:t>
      </w:r>
      <w:r w:rsidRPr="005A080C">
        <w:rPr>
          <w:rFonts w:hint="eastAsia"/>
        </w:rPr>
        <w:t>似，硫酸盐还原</w:t>
      </w:r>
      <w:r w:rsidRPr="005A080C">
        <w:t>条件</w:t>
      </w:r>
      <w:r w:rsidRPr="005A080C">
        <w:rPr>
          <w:rFonts w:hint="eastAsia"/>
        </w:rPr>
        <w:t>下</w:t>
      </w:r>
      <w:r w:rsidRPr="00361256">
        <w:rPr>
          <w:i/>
        </w:rPr>
        <w:t>rdh</w:t>
      </w:r>
      <w:r w:rsidRPr="005A080C">
        <w:t>1</w:t>
      </w:r>
      <w:r w:rsidRPr="005A080C">
        <w:rPr>
          <w:rFonts w:hint="eastAsia"/>
        </w:rPr>
        <w:t>2</w:t>
      </w:r>
      <w:r w:rsidRPr="005A080C">
        <w:rPr>
          <w:rFonts w:hint="eastAsia"/>
        </w:rPr>
        <w:t>的增长并不</w:t>
      </w:r>
      <w:r>
        <w:t>明显</w:t>
      </w:r>
      <w:r w:rsidRPr="005A080C">
        <w:rPr>
          <w:rFonts w:hint="eastAsia"/>
        </w:rPr>
        <w:t>，</w:t>
      </w:r>
      <w:r>
        <w:rPr>
          <w:rFonts w:hint="eastAsia"/>
        </w:rPr>
        <w:t>除第</w:t>
      </w:r>
      <w:r w:rsidRPr="002D275F">
        <w:rPr>
          <w:rFonts w:hint="eastAsia"/>
        </w:rPr>
        <w:t>18</w:t>
      </w:r>
      <w:r w:rsidRPr="002D275F">
        <w:rPr>
          <w:rFonts w:hint="eastAsia"/>
        </w:rPr>
        <w:t>周</w:t>
      </w:r>
      <w:r w:rsidRPr="00361256">
        <w:rPr>
          <w:rFonts w:hint="eastAsia"/>
          <w:i/>
        </w:rPr>
        <w:t>rdh</w:t>
      </w:r>
      <w:r w:rsidRPr="002D275F">
        <w:rPr>
          <w:rFonts w:hint="eastAsia"/>
        </w:rPr>
        <w:t>12</w:t>
      </w:r>
      <w:r w:rsidRPr="002D275F">
        <w:rPr>
          <w:rFonts w:hint="eastAsia"/>
        </w:rPr>
        <w:t>基因数量较高外，</w:t>
      </w:r>
      <w:r w:rsidRPr="005A080C">
        <w:rPr>
          <w:rFonts w:hint="eastAsia"/>
        </w:rPr>
        <w:t>前</w:t>
      </w:r>
      <w:r w:rsidRPr="005A080C">
        <w:rPr>
          <w:rFonts w:hint="eastAsia"/>
        </w:rPr>
        <w:t>24</w:t>
      </w:r>
      <w:r w:rsidRPr="005A080C">
        <w:rPr>
          <w:rFonts w:hint="eastAsia"/>
        </w:rPr>
        <w:t>周几乎没有增长，到第</w:t>
      </w:r>
      <w:r w:rsidRPr="005A080C">
        <w:rPr>
          <w:rFonts w:hint="eastAsia"/>
        </w:rPr>
        <w:t>30</w:t>
      </w:r>
      <w:r w:rsidRPr="005A080C">
        <w:rPr>
          <w:rFonts w:hint="eastAsia"/>
        </w:rPr>
        <w:t>周基因数量</w:t>
      </w:r>
      <w:r>
        <w:rPr>
          <w:rFonts w:hint="eastAsia"/>
        </w:rPr>
        <w:t>为</w:t>
      </w:r>
      <w:r w:rsidRPr="005A080C">
        <w:rPr>
          <w:rFonts w:hint="eastAsia"/>
        </w:rPr>
        <w:t>7.34</w:t>
      </w:r>
      <w:r w:rsidRPr="005A080C">
        <w:rPr>
          <w:rFonts w:eastAsia="Gulim"/>
        </w:rPr>
        <w:t>×10</w:t>
      </w:r>
      <w:r w:rsidRPr="005A080C">
        <w:rPr>
          <w:rFonts w:eastAsia="Gulim" w:hint="eastAsia"/>
          <w:vertAlign w:val="superscript"/>
        </w:rPr>
        <w:t>4</w:t>
      </w:r>
      <w:r>
        <w:rPr>
          <w:rFonts w:eastAsia="Gulim" w:hint="eastAsia"/>
          <w:vertAlign w:val="superscript"/>
        </w:rPr>
        <w:t xml:space="preserve"> </w:t>
      </w:r>
      <w:r w:rsidRPr="005A080C">
        <w:rPr>
          <w:rFonts w:eastAsia="Gulim"/>
        </w:rPr>
        <w:t xml:space="preserve">± </w:t>
      </w:r>
      <w:r w:rsidRPr="005A080C">
        <w:rPr>
          <w:rFonts w:eastAsia="Gulim" w:hint="eastAsia"/>
        </w:rPr>
        <w:t>2.65</w:t>
      </w:r>
      <w:r w:rsidRPr="005A080C">
        <w:rPr>
          <w:rFonts w:eastAsia="Gulim"/>
        </w:rPr>
        <w:t>×</w:t>
      </w:r>
      <w:r w:rsidRPr="005A080C">
        <w:rPr>
          <w:rFonts w:eastAsia="Gulim" w:hint="eastAsia"/>
        </w:rPr>
        <w:t>1</w:t>
      </w:r>
      <w:r w:rsidRPr="005A080C">
        <w:rPr>
          <w:rFonts w:eastAsia="Gulim"/>
        </w:rPr>
        <w:t>0</w:t>
      </w:r>
      <w:r w:rsidRPr="005A080C">
        <w:rPr>
          <w:rFonts w:eastAsia="Gulim" w:hint="eastAsia"/>
          <w:vertAlign w:val="superscript"/>
        </w:rPr>
        <w:t>3</w:t>
      </w:r>
      <w:r w:rsidRPr="005A080C">
        <w:rPr>
          <w:rFonts w:hint="eastAsia"/>
        </w:rPr>
        <w:t xml:space="preserve"> copies</w:t>
      </w:r>
      <w:r w:rsidRPr="005A080C">
        <w:rPr>
          <w:rFonts w:eastAsia="Gulim"/>
        </w:rPr>
        <w:t>/</w:t>
      </w:r>
      <w:r>
        <w:t>mL</w:t>
      </w:r>
      <w:r>
        <w:rPr>
          <w:rFonts w:hint="eastAsia"/>
        </w:rPr>
        <w:t>。第</w:t>
      </w:r>
      <w:r>
        <w:rPr>
          <w:rFonts w:hint="eastAsia"/>
        </w:rPr>
        <w:t>36</w:t>
      </w:r>
      <w:r>
        <w:rPr>
          <w:rFonts w:hint="eastAsia"/>
        </w:rPr>
        <w:t>周到</w:t>
      </w:r>
      <w:r w:rsidRPr="005A080C">
        <w:rPr>
          <w:rFonts w:hint="eastAsia"/>
        </w:rPr>
        <w:t>第</w:t>
      </w:r>
      <w:r w:rsidRPr="005A080C">
        <w:rPr>
          <w:rFonts w:hint="eastAsia"/>
        </w:rPr>
        <w:t>66</w:t>
      </w:r>
      <w:r w:rsidRPr="005A080C">
        <w:rPr>
          <w:rFonts w:hint="eastAsia"/>
        </w:rPr>
        <w:t>周</w:t>
      </w:r>
      <w:r>
        <w:rPr>
          <w:rFonts w:hint="eastAsia"/>
        </w:rPr>
        <w:t>PCBs</w:t>
      </w:r>
      <w:r>
        <w:rPr>
          <w:rFonts w:hint="eastAsia"/>
        </w:rPr>
        <w:t>快速降解期</w:t>
      </w:r>
      <w:r w:rsidRPr="00361256">
        <w:rPr>
          <w:rFonts w:hint="eastAsia"/>
          <w:i/>
        </w:rPr>
        <w:t>ardA</w:t>
      </w:r>
      <w:r w:rsidRPr="005A080C">
        <w:rPr>
          <w:rFonts w:hint="eastAsia"/>
        </w:rPr>
        <w:t>基因数量</w:t>
      </w:r>
      <w:r>
        <w:rPr>
          <w:rFonts w:hint="eastAsia"/>
        </w:rPr>
        <w:t>有一定升高，由</w:t>
      </w:r>
      <w:r>
        <w:rPr>
          <w:rFonts w:hint="eastAsia"/>
        </w:rPr>
        <w:t>5</w:t>
      </w:r>
      <w:r w:rsidRPr="005A080C">
        <w:rPr>
          <w:rFonts w:hint="eastAsia"/>
        </w:rPr>
        <w:t>.</w:t>
      </w:r>
      <w:r>
        <w:rPr>
          <w:rFonts w:hint="eastAsia"/>
        </w:rPr>
        <w:t>05</w:t>
      </w:r>
      <w:r w:rsidRPr="005A080C">
        <w:rPr>
          <w:rFonts w:eastAsia="Gulim"/>
        </w:rPr>
        <w:t>×10</w:t>
      </w:r>
      <w:r w:rsidRPr="005A080C">
        <w:rPr>
          <w:rFonts w:eastAsia="Gulim" w:hint="eastAsia"/>
          <w:vertAlign w:val="superscript"/>
        </w:rPr>
        <w:t>4</w:t>
      </w:r>
      <w:r>
        <w:rPr>
          <w:rFonts w:eastAsia="Gulim" w:hint="eastAsia"/>
          <w:vertAlign w:val="superscript"/>
        </w:rPr>
        <w:t xml:space="preserve"> </w:t>
      </w:r>
      <w:r w:rsidRPr="005A080C">
        <w:rPr>
          <w:rFonts w:eastAsia="Gulim"/>
        </w:rPr>
        <w:t xml:space="preserve">± </w:t>
      </w:r>
      <w:r w:rsidRPr="005A080C">
        <w:rPr>
          <w:rFonts w:eastAsia="Gulim" w:hint="eastAsia"/>
        </w:rPr>
        <w:t>2.</w:t>
      </w:r>
      <w:r>
        <w:rPr>
          <w:rFonts w:eastAsia="Gulim" w:hint="eastAsia"/>
        </w:rPr>
        <w:t>02</w:t>
      </w:r>
      <w:r w:rsidRPr="005A080C">
        <w:rPr>
          <w:rFonts w:eastAsia="Gulim"/>
        </w:rPr>
        <w:t>×</w:t>
      </w:r>
      <w:r w:rsidRPr="005A080C">
        <w:rPr>
          <w:rFonts w:eastAsia="Gulim" w:hint="eastAsia"/>
        </w:rPr>
        <w:t>1</w:t>
      </w:r>
      <w:r w:rsidRPr="005A080C">
        <w:rPr>
          <w:rFonts w:eastAsia="Gulim"/>
        </w:rPr>
        <w:t>0</w:t>
      </w:r>
      <w:r w:rsidRPr="005A080C">
        <w:rPr>
          <w:rFonts w:eastAsia="Gulim" w:hint="eastAsia"/>
          <w:vertAlign w:val="superscript"/>
        </w:rPr>
        <w:t>3</w:t>
      </w:r>
      <w:r w:rsidRPr="005A080C">
        <w:rPr>
          <w:rFonts w:hint="eastAsia"/>
        </w:rPr>
        <w:t xml:space="preserve"> copies</w:t>
      </w:r>
      <w:r w:rsidRPr="005A080C">
        <w:rPr>
          <w:rFonts w:eastAsia="Gulim"/>
        </w:rPr>
        <w:t>/</w:t>
      </w:r>
      <w:r>
        <w:t>mL</w:t>
      </w:r>
      <w:r>
        <w:rPr>
          <w:rFonts w:hint="eastAsia"/>
        </w:rPr>
        <w:t>增至</w:t>
      </w:r>
      <w:r w:rsidRPr="005A080C">
        <w:rPr>
          <w:rFonts w:hint="eastAsia"/>
        </w:rPr>
        <w:t>3.14</w:t>
      </w:r>
      <w:r w:rsidRPr="005A080C">
        <w:rPr>
          <w:rFonts w:eastAsia="Gulim"/>
        </w:rPr>
        <w:t>×10</w:t>
      </w:r>
      <w:r w:rsidRPr="005A080C">
        <w:rPr>
          <w:rFonts w:eastAsia="Gulim" w:hint="eastAsia"/>
          <w:vertAlign w:val="superscript"/>
        </w:rPr>
        <w:t>5</w:t>
      </w:r>
      <w:r>
        <w:rPr>
          <w:rFonts w:eastAsia="Gulim" w:hint="eastAsia"/>
          <w:vertAlign w:val="superscript"/>
        </w:rPr>
        <w:t xml:space="preserve"> </w:t>
      </w:r>
      <w:r w:rsidRPr="005A080C">
        <w:rPr>
          <w:rFonts w:eastAsia="Gulim"/>
        </w:rPr>
        <w:t xml:space="preserve">± </w:t>
      </w:r>
      <w:r w:rsidRPr="005A080C">
        <w:rPr>
          <w:rFonts w:eastAsia="Gulim" w:hint="eastAsia"/>
        </w:rPr>
        <w:t>3.86</w:t>
      </w:r>
      <w:r w:rsidRPr="005A080C">
        <w:rPr>
          <w:rFonts w:eastAsia="Gulim"/>
        </w:rPr>
        <w:t>×</w:t>
      </w:r>
      <w:r w:rsidRPr="005A080C">
        <w:rPr>
          <w:rFonts w:eastAsia="Gulim" w:hint="eastAsia"/>
        </w:rPr>
        <w:t>1</w:t>
      </w:r>
      <w:r w:rsidRPr="005A080C">
        <w:rPr>
          <w:rFonts w:eastAsia="Gulim"/>
        </w:rPr>
        <w:t>0</w:t>
      </w:r>
      <w:r w:rsidRPr="005A080C">
        <w:rPr>
          <w:rFonts w:eastAsia="Gulim" w:hint="eastAsia"/>
          <w:vertAlign w:val="superscript"/>
        </w:rPr>
        <w:t>4</w:t>
      </w:r>
      <w:r w:rsidRPr="005A080C">
        <w:rPr>
          <w:rFonts w:hint="eastAsia"/>
        </w:rPr>
        <w:t xml:space="preserve"> copies</w:t>
      </w:r>
      <w:r w:rsidRPr="005A080C">
        <w:rPr>
          <w:rFonts w:eastAsia="Gulim"/>
        </w:rPr>
        <w:t>/</w:t>
      </w:r>
      <w:r>
        <w:t>mL</w:t>
      </w:r>
      <w:r>
        <w:rPr>
          <w:rFonts w:hint="eastAsia"/>
        </w:rPr>
        <w:t>。</w:t>
      </w:r>
      <w:r w:rsidRPr="002F0E71">
        <w:t>在硫酸盐还原条件下，</w:t>
      </w:r>
      <w:r w:rsidRPr="002F0E71">
        <w:rPr>
          <w:i/>
        </w:rPr>
        <w:t>rdh</w:t>
      </w:r>
      <w:r w:rsidRPr="002F0E71">
        <w:t xml:space="preserve">12 </w:t>
      </w:r>
      <w:r w:rsidRPr="002F0E71">
        <w:t>基因仅能指示多氯联苯的</w:t>
      </w:r>
      <w:r w:rsidRPr="002F0E71">
        <w:rPr>
          <w:rFonts w:hint="eastAsia"/>
        </w:rPr>
        <w:t>加快</w:t>
      </w:r>
      <w:r w:rsidRPr="002F0E71">
        <w:t>。</w:t>
      </w:r>
    </w:p>
    <w:p w14:paraId="258DF630" w14:textId="77777777" w:rsidR="00296D36" w:rsidRPr="00A7092E" w:rsidRDefault="00296D36" w:rsidP="00A95F90">
      <w:pPr>
        <w:snapToGrid w:val="0"/>
        <w:spacing w:line="300" w:lineRule="auto"/>
        <w:ind w:firstLine="482"/>
      </w:pPr>
      <w:r w:rsidRPr="00786CF5">
        <w:rPr>
          <w:rFonts w:hint="eastAsia"/>
        </w:rPr>
        <w:lastRenderedPageBreak/>
        <w:t>在</w:t>
      </w:r>
      <w:r>
        <w:t>三价铁还原</w:t>
      </w:r>
      <w:r w:rsidRPr="00786CF5">
        <w:t>条件</w:t>
      </w:r>
      <w:r w:rsidRPr="00786CF5">
        <w:rPr>
          <w:rFonts w:hint="eastAsia"/>
        </w:rPr>
        <w:t>下，还原脱卤酶基因</w:t>
      </w:r>
      <w:r w:rsidRPr="00361256">
        <w:rPr>
          <w:rFonts w:hint="eastAsia"/>
          <w:i/>
        </w:rPr>
        <w:t>rdh</w:t>
      </w:r>
      <w:r>
        <w:rPr>
          <w:rFonts w:hint="eastAsia"/>
        </w:rPr>
        <w:t>12</w:t>
      </w:r>
      <w:r>
        <w:rPr>
          <w:rFonts w:hint="eastAsia"/>
        </w:rPr>
        <w:t>的增长幅度</w:t>
      </w:r>
      <w:r w:rsidRPr="00786CF5">
        <w:rPr>
          <w:rFonts w:hint="eastAsia"/>
        </w:rPr>
        <w:t>介于</w:t>
      </w:r>
      <w:r w:rsidRPr="00786CF5">
        <w:rPr>
          <w:rFonts w:hint="eastAsia"/>
        </w:rPr>
        <w:t>T-1</w:t>
      </w:r>
      <w:r w:rsidRPr="00786CF5">
        <w:rPr>
          <w:rFonts w:hint="eastAsia"/>
        </w:rPr>
        <w:t>和</w:t>
      </w:r>
      <w:r w:rsidRPr="00786CF5">
        <w:rPr>
          <w:rFonts w:hint="eastAsia"/>
        </w:rPr>
        <w:t>T-S</w:t>
      </w:r>
      <w:r w:rsidRPr="00786CF5">
        <w:rPr>
          <w:rFonts w:hint="eastAsia"/>
        </w:rPr>
        <w:t>之间。</w:t>
      </w:r>
      <w:r w:rsidRPr="002F0E71">
        <w:t>虽然第</w:t>
      </w:r>
      <w:r w:rsidRPr="002F0E71">
        <w:rPr>
          <w:rFonts w:hint="eastAsia"/>
        </w:rPr>
        <w:t>9</w:t>
      </w:r>
      <w:r w:rsidRPr="002F0E71">
        <w:rPr>
          <w:rFonts w:hint="eastAsia"/>
        </w:rPr>
        <w:t>周首次检测到微量脱氯子产物，但</w:t>
      </w:r>
      <w:r w:rsidRPr="002F0E71">
        <w:rPr>
          <w:i/>
        </w:rPr>
        <w:t>rdh</w:t>
      </w:r>
      <w:r w:rsidRPr="002F0E71">
        <w:t>12</w:t>
      </w:r>
      <w:r w:rsidRPr="002F0E71">
        <w:t>并没有明显增长</w:t>
      </w:r>
      <w:r w:rsidRPr="002F0E71">
        <w:rPr>
          <w:rFonts w:hint="eastAsia"/>
        </w:rPr>
        <w:t>。</w:t>
      </w:r>
      <w:r w:rsidRPr="00786CF5">
        <w:rPr>
          <w:rFonts w:hint="eastAsia"/>
        </w:rPr>
        <w:t>第</w:t>
      </w:r>
      <w:r>
        <w:rPr>
          <w:rFonts w:hint="eastAsia"/>
        </w:rPr>
        <w:t>9</w:t>
      </w:r>
      <w:r w:rsidRPr="00786CF5">
        <w:rPr>
          <w:rFonts w:hint="eastAsia"/>
        </w:rPr>
        <w:t>周到第</w:t>
      </w:r>
      <w:r w:rsidRPr="00786CF5">
        <w:rPr>
          <w:rFonts w:hint="eastAsia"/>
        </w:rPr>
        <w:t>1</w:t>
      </w:r>
      <w:r>
        <w:rPr>
          <w:rFonts w:hint="eastAsia"/>
        </w:rPr>
        <w:t>2</w:t>
      </w:r>
      <w:r w:rsidRPr="00786CF5">
        <w:rPr>
          <w:rFonts w:hint="eastAsia"/>
        </w:rPr>
        <w:t>周，</w:t>
      </w:r>
      <w:r w:rsidRPr="00361256">
        <w:rPr>
          <w:rFonts w:hint="eastAsia"/>
          <w:i/>
        </w:rPr>
        <w:t>rdh</w:t>
      </w:r>
      <w:r w:rsidRPr="00980BA0">
        <w:rPr>
          <w:rFonts w:hint="eastAsia"/>
        </w:rPr>
        <w:t>12</w:t>
      </w:r>
      <w:r w:rsidRPr="00980BA0">
        <w:rPr>
          <w:rFonts w:hint="eastAsia"/>
        </w:rPr>
        <w:t>基因由</w:t>
      </w:r>
      <w:r>
        <w:rPr>
          <w:rFonts w:hint="eastAsia"/>
        </w:rPr>
        <w:t>1.73</w:t>
      </w:r>
      <w:r w:rsidRPr="005A080C">
        <w:rPr>
          <w:rFonts w:eastAsia="Gulim"/>
        </w:rPr>
        <w:t>×10</w:t>
      </w:r>
      <w:r w:rsidRPr="005A080C">
        <w:rPr>
          <w:rFonts w:eastAsia="Gulim" w:hint="eastAsia"/>
          <w:vertAlign w:val="superscript"/>
        </w:rPr>
        <w:t>4</w:t>
      </w:r>
      <w:r>
        <w:rPr>
          <w:rFonts w:eastAsia="Gulim" w:hint="eastAsia"/>
          <w:vertAlign w:val="superscript"/>
        </w:rPr>
        <w:t xml:space="preserve"> </w:t>
      </w:r>
      <w:r w:rsidRPr="005A080C">
        <w:rPr>
          <w:rFonts w:eastAsia="Gulim"/>
        </w:rPr>
        <w:t xml:space="preserve">± </w:t>
      </w:r>
      <w:r>
        <w:rPr>
          <w:rFonts w:eastAsia="Gulim" w:hint="eastAsia"/>
        </w:rPr>
        <w:t>5.22</w:t>
      </w:r>
      <w:r w:rsidRPr="005A080C">
        <w:rPr>
          <w:rFonts w:eastAsia="Gulim"/>
        </w:rPr>
        <w:t>×</w:t>
      </w:r>
      <w:r w:rsidRPr="005A080C">
        <w:rPr>
          <w:rFonts w:eastAsia="Gulim" w:hint="eastAsia"/>
        </w:rPr>
        <w:t>1</w:t>
      </w:r>
      <w:r w:rsidRPr="005A080C">
        <w:rPr>
          <w:rFonts w:eastAsia="Gulim"/>
        </w:rPr>
        <w:t>0</w:t>
      </w:r>
      <w:r w:rsidRPr="005A080C">
        <w:rPr>
          <w:rFonts w:eastAsia="Gulim" w:hint="eastAsia"/>
          <w:vertAlign w:val="superscript"/>
        </w:rPr>
        <w:t>3</w:t>
      </w:r>
      <w:r w:rsidRPr="005A080C">
        <w:rPr>
          <w:rFonts w:hint="eastAsia"/>
        </w:rPr>
        <w:t xml:space="preserve"> copies</w:t>
      </w:r>
      <w:r w:rsidRPr="005A080C">
        <w:rPr>
          <w:rFonts w:eastAsia="Gulim"/>
        </w:rPr>
        <w:t>/</w:t>
      </w:r>
      <w:r>
        <w:t>mL</w:t>
      </w:r>
      <w:r w:rsidRPr="00980BA0">
        <w:rPr>
          <w:rFonts w:hint="eastAsia"/>
        </w:rPr>
        <w:t>增至</w:t>
      </w:r>
      <w:r>
        <w:rPr>
          <w:rFonts w:hint="eastAsia"/>
        </w:rPr>
        <w:t>5.31</w:t>
      </w:r>
      <w:r w:rsidRPr="005A080C">
        <w:rPr>
          <w:rFonts w:eastAsia="Gulim"/>
        </w:rPr>
        <w:t>×10</w:t>
      </w:r>
      <w:r w:rsidRPr="005A080C">
        <w:rPr>
          <w:rFonts w:eastAsia="Gulim" w:hint="eastAsia"/>
          <w:vertAlign w:val="superscript"/>
        </w:rPr>
        <w:t>4</w:t>
      </w:r>
      <w:r>
        <w:rPr>
          <w:rFonts w:eastAsia="Gulim" w:hint="eastAsia"/>
          <w:vertAlign w:val="superscript"/>
        </w:rPr>
        <w:t xml:space="preserve"> </w:t>
      </w:r>
      <w:r w:rsidRPr="005A080C">
        <w:rPr>
          <w:rFonts w:eastAsia="Gulim"/>
        </w:rPr>
        <w:t xml:space="preserve">± </w:t>
      </w:r>
      <w:r>
        <w:rPr>
          <w:rFonts w:eastAsia="Gulim" w:hint="eastAsia"/>
        </w:rPr>
        <w:t>5.31</w:t>
      </w:r>
      <w:r w:rsidRPr="005A080C">
        <w:rPr>
          <w:rFonts w:eastAsia="Gulim"/>
        </w:rPr>
        <w:t>×</w:t>
      </w:r>
      <w:r w:rsidRPr="005A080C">
        <w:rPr>
          <w:rFonts w:eastAsia="Gulim" w:hint="eastAsia"/>
        </w:rPr>
        <w:t>1</w:t>
      </w:r>
      <w:r w:rsidRPr="005A080C">
        <w:rPr>
          <w:rFonts w:eastAsia="Gulim"/>
        </w:rPr>
        <w:t>0</w:t>
      </w:r>
      <w:r w:rsidRPr="005A080C">
        <w:rPr>
          <w:rFonts w:eastAsia="Gulim" w:hint="eastAsia"/>
          <w:vertAlign w:val="superscript"/>
        </w:rPr>
        <w:t>3</w:t>
      </w:r>
      <w:r w:rsidRPr="005A080C">
        <w:rPr>
          <w:rFonts w:hint="eastAsia"/>
        </w:rPr>
        <w:t xml:space="preserve"> copies</w:t>
      </w:r>
      <w:r w:rsidRPr="005A080C">
        <w:rPr>
          <w:rFonts w:eastAsia="Gulim"/>
        </w:rPr>
        <w:t>/</w:t>
      </w:r>
      <w:r>
        <w:t>mL</w:t>
      </w:r>
      <w:r>
        <w:rPr>
          <w:rFonts w:hint="eastAsia"/>
        </w:rPr>
        <w:t>，增长了</w:t>
      </w:r>
      <w:r>
        <w:rPr>
          <w:rFonts w:hint="eastAsia"/>
        </w:rPr>
        <w:t>2</w:t>
      </w:r>
      <w:r>
        <w:rPr>
          <w:rFonts w:hint="eastAsia"/>
        </w:rPr>
        <w:t>倍</w:t>
      </w:r>
      <w:r w:rsidRPr="00786CF5">
        <w:rPr>
          <w:rFonts w:hint="eastAsia"/>
        </w:rPr>
        <w:t>。</w:t>
      </w:r>
      <w:r>
        <w:rPr>
          <w:rFonts w:hint="eastAsia"/>
        </w:rPr>
        <w:t>随后，</w:t>
      </w:r>
      <w:r w:rsidRPr="00361256">
        <w:rPr>
          <w:rFonts w:hint="eastAsia"/>
          <w:i/>
        </w:rPr>
        <w:t>rdh</w:t>
      </w:r>
      <w:r>
        <w:rPr>
          <w:rFonts w:hint="eastAsia"/>
        </w:rPr>
        <w:t>12</w:t>
      </w:r>
      <w:r>
        <w:rPr>
          <w:rFonts w:hint="eastAsia"/>
        </w:rPr>
        <w:t>基因除了在第</w:t>
      </w:r>
      <w:r>
        <w:rPr>
          <w:rFonts w:hint="eastAsia"/>
        </w:rPr>
        <w:t>21</w:t>
      </w:r>
      <w:r>
        <w:rPr>
          <w:rFonts w:hint="eastAsia"/>
        </w:rPr>
        <w:t>周出现低值，一直保持增长，</w:t>
      </w:r>
      <w:r w:rsidRPr="00786CF5">
        <w:rPr>
          <w:rFonts w:hint="eastAsia"/>
        </w:rPr>
        <w:t>在第</w:t>
      </w:r>
      <w:r w:rsidRPr="00786CF5">
        <w:rPr>
          <w:rFonts w:hint="eastAsia"/>
        </w:rPr>
        <w:t>66</w:t>
      </w:r>
      <w:r>
        <w:rPr>
          <w:rFonts w:hint="eastAsia"/>
        </w:rPr>
        <w:t>周</w:t>
      </w:r>
      <w:r w:rsidRPr="00786CF5">
        <w:rPr>
          <w:rFonts w:hint="eastAsia"/>
        </w:rPr>
        <w:t>达到</w:t>
      </w:r>
      <w:r w:rsidRPr="00786CF5">
        <w:rPr>
          <w:rFonts w:hint="eastAsia"/>
        </w:rPr>
        <w:t>9.00</w:t>
      </w:r>
      <w:r w:rsidRPr="00786CF5">
        <w:rPr>
          <w:rFonts w:eastAsia="Gulim"/>
        </w:rPr>
        <w:t>×10</w:t>
      </w:r>
      <w:r w:rsidRPr="00786CF5">
        <w:rPr>
          <w:rFonts w:eastAsia="Gulim" w:hint="eastAsia"/>
          <w:vertAlign w:val="superscript"/>
        </w:rPr>
        <w:t>6</w:t>
      </w:r>
      <w:r>
        <w:rPr>
          <w:rFonts w:eastAsia="Gulim" w:hint="eastAsia"/>
        </w:rPr>
        <w:t xml:space="preserve"> </w:t>
      </w:r>
      <w:r w:rsidRPr="00786CF5">
        <w:rPr>
          <w:rFonts w:eastAsia="Gulim"/>
        </w:rPr>
        <w:t xml:space="preserve">± </w:t>
      </w:r>
      <w:r w:rsidRPr="00786CF5">
        <w:rPr>
          <w:rFonts w:eastAsia="Gulim" w:hint="eastAsia"/>
        </w:rPr>
        <w:t>2.25</w:t>
      </w:r>
      <w:r w:rsidRPr="00786CF5">
        <w:rPr>
          <w:rFonts w:eastAsia="Gulim"/>
        </w:rPr>
        <w:t>×10</w:t>
      </w:r>
      <w:r w:rsidRPr="00786CF5">
        <w:rPr>
          <w:rFonts w:eastAsia="Gulim" w:hint="eastAsia"/>
          <w:vertAlign w:val="superscript"/>
        </w:rPr>
        <w:t>5</w:t>
      </w:r>
      <w:r w:rsidRPr="00786CF5">
        <w:rPr>
          <w:rFonts w:hint="eastAsia"/>
        </w:rPr>
        <w:t xml:space="preserve"> copies</w:t>
      </w:r>
      <w:r w:rsidRPr="00786CF5">
        <w:rPr>
          <w:rFonts w:eastAsia="Gulim"/>
        </w:rPr>
        <w:t>/</w:t>
      </w:r>
      <w:r>
        <w:t>mL</w:t>
      </w:r>
      <w:r>
        <w:rPr>
          <w:rFonts w:hint="eastAsia"/>
        </w:rPr>
        <w:t>，</w:t>
      </w:r>
      <w:r w:rsidRPr="002F0E71">
        <w:rPr>
          <w:rFonts w:hint="eastAsia"/>
        </w:rPr>
        <w:t>显示出持续的脱氯潜能。因而，</w:t>
      </w:r>
      <w:r w:rsidRPr="002F0E71">
        <w:rPr>
          <w:i/>
        </w:rPr>
        <w:t>ard</w:t>
      </w:r>
      <w:r w:rsidRPr="002F0E71">
        <w:t>A</w:t>
      </w:r>
      <w:r w:rsidRPr="002F0E71">
        <w:t>基因作为指示基因在三价铁还原条件下是可行的</w:t>
      </w:r>
      <w:r w:rsidRPr="002F0E71">
        <w:rPr>
          <w:rFonts w:hint="eastAsia"/>
        </w:rPr>
        <w:t>。</w:t>
      </w:r>
    </w:p>
    <w:p w14:paraId="522A623C" w14:textId="6B97140D" w:rsidR="00296D36" w:rsidRDefault="000D221E" w:rsidP="00A95F90">
      <w:pPr>
        <w:pStyle w:val="a7"/>
        <w:snapToGrid w:val="0"/>
        <w:spacing w:line="300" w:lineRule="auto"/>
        <w:ind w:firstLineChars="0" w:firstLine="0"/>
        <w:jc w:val="left"/>
      </w:pPr>
      <w:r>
        <w:rPr>
          <w:noProof/>
        </w:rPr>
        <w:pict w14:anchorId="09BACD61">
          <v:line id="直线连接符 16" o:spid="_x0000_s1049" style="position:absolute;flip:y;z-index:251682816;visibility:visible;mso-wrap-style:square;mso-wrap-distance-left:3.17494mm;mso-wrap-distance-top:0;mso-wrap-distance-right:3.17494mm;mso-wrap-distance-bottom:0;mso-position-horizontal-relative:text;mso-position-vertical-relative:text" from="259.75pt,9.45pt" to="259.75pt,1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" strokeweight=".5pt">
            <v:shadow opacity="24903f" origin=",.5" offset="0,.55556mm"/>
          </v:line>
        </w:pict>
      </w:r>
      <w:r>
        <w:rPr>
          <w:noProof/>
        </w:rPr>
        <w:pict w14:anchorId="164254C5">
          <v:shape id="_x0000_s1027" type="#_x0000_t32" style="position:absolute;margin-left:330.25pt;margin-top:22.9pt;width:.05pt;height:110pt;z-index:251660288;mso-position-horizontal-relative:text;mso-position-vertical-relative:text" o:connectortype="straight" strokeweight="1pt">
            <v:stroke dashstyle="dash"/>
          </v:shape>
        </w:pict>
      </w:r>
      <w:r>
        <w:rPr>
          <w:noProof/>
        </w:rPr>
        <w:pict w14:anchorId="3A5EC80A">
          <v:shape id="AutoShape 2" o:spid="_x0000_s1070" type="#_x0000_t32" style="position:absolute;margin-left:45.4pt;margin-top:10.7pt;width:.05pt;height:119.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" strokeweight="1pt">
            <v:stroke dashstyle="dash"/>
          </v:shape>
        </w:pict>
      </w:r>
      <w:r>
        <w:rPr>
          <w:noProof/>
        </w:rPr>
        <w:pict w14:anchorId="612CFF13">
          <v:line id="直线连接符 17" o:spid="_x0000_s1069" style="position:absolute;flip:y;z-index:251683840;visibility:visible;mso-wrap-style:square;mso-width-percent:0;mso-height-percent:0;mso-wrap-distance-left:3.17492mm;mso-wrap-distance-top:0;mso-wrap-distance-right:3.17492mm;mso-wrap-distance-bottom:0;mso-position-horizontal-relative:text;mso-position-vertical-relative:text;mso-width-percent:0;mso-height-percent:0;mso-width-relative:page;mso-height-relative:page" from="43.05pt,9.35pt" to="43.05pt,13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" strokeweight=".5pt">
            <v:shadow opacity="24903f" origin=",.5" offset="0,.55556mm"/>
            <o:lock v:ext="edit" shapetype="f"/>
          </v:line>
        </w:pict>
      </w:r>
      <w:r w:rsidR="00687A6C">
        <w:object w:dxaOrig="6544" w:dyaOrig="4668" w14:anchorId="2B7B75B1">
          <v:shape id="_x0000_i1069" type="#_x0000_t75" style="width:210.65pt;height:150.15pt;mso-position-vertical:absolute" o:ole="">
            <v:imagedata r:id="rId102" o:title=""/>
          </v:shape>
          <o:OLEObject Type="Embed" ProgID="SigmaPlotGraphicObject.9" ShapeID="_x0000_i1069" DrawAspect="Content" ObjectID="_1553884553" r:id="rId103"/>
        </w:object>
      </w:r>
      <w:r w:rsidR="00296D36">
        <w:object w:dxaOrig="6338" w:dyaOrig="4668" w14:anchorId="5E65C479">
          <v:shape id="_x0000_i1070" type="#_x0000_t75" style="width:203.75pt;height:150.15pt" o:ole="">
            <v:imagedata r:id="rId104" o:title=""/>
          </v:shape>
          <o:OLEObject Type="Embed" ProgID="SigmaPlotGraphicObject.9" ShapeID="_x0000_i1070" DrawAspect="Content" ObjectID="_1553884554" r:id="rId105"/>
        </w:object>
      </w:r>
    </w:p>
    <w:p w14:paraId="3F07669F" w14:textId="77777777" w:rsidR="00296D36" w:rsidRDefault="000D221E" w:rsidP="00A95F90">
      <w:pPr>
        <w:pStyle w:val="a7"/>
        <w:adjustRightInd w:val="0"/>
        <w:snapToGrid w:val="0"/>
        <w:spacing w:line="288" w:lineRule="auto"/>
        <w:ind w:firstLineChars="0" w:firstLine="0"/>
        <w:jc w:val="left"/>
        <w:rPr>
          <w:color w:val="000000"/>
          <w:sz w:val="21"/>
          <w:szCs w:val="22"/>
        </w:rPr>
      </w:pPr>
      <w:r>
        <w:rPr>
          <w:noProof/>
        </w:rPr>
        <w:pict w14:anchorId="012F45AE">
          <v:shape id="AutoShape 4" o:spid="_x0000_s1066" type="#_x0000_t32" style="position:absolute;margin-left:124.6pt;margin-top:22.7pt;width:.0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" strokeweight="1pt">
            <v:stroke dashstyle="dash"/>
          </v:shape>
        </w:pict>
      </w:r>
      <w:r>
        <w:rPr>
          <w:noProof/>
        </w:rPr>
        <w:pict w14:anchorId="0D90D105">
          <v:line id="直线连接符 15" o:spid="_x0000_s1048" style="position:absolute;flip:y;z-index:251681792;visibility:visible;mso-wrap-style:square;mso-wrap-distance-left:3.17494mm;mso-wrap-distance-top:0;mso-wrap-distance-right:3.17494mm;mso-wrap-distance-bottom:0;mso-position-horizontal:absolute;mso-position-horizontal-relative:text;mso-position-vertical:absolute;mso-position-vertical-relative:text" from="54.65pt,9.4pt" to="54.65pt,13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" strokeweight=".5pt">
            <v:shadow opacity="24903f" origin=",.5" offset="0,.55556mm"/>
          </v:line>
        </w:pict>
      </w:r>
      <w:r w:rsidR="00687A6C">
        <w:object w:dxaOrig="6532" w:dyaOrig="4820" w14:anchorId="07AF7820">
          <v:shape id="_x0000_i1071" type="#_x0000_t75" style="width:208.35pt;height:153.2pt" o:ole="">
            <v:imagedata r:id="rId106" o:title=""/>
          </v:shape>
          <o:OLEObject Type="Embed" ProgID="SigmaPlotGraphicObject.9" ShapeID="_x0000_i1071" DrawAspect="Content" ObjectID="_1553884555" r:id="rId107"/>
        </w:object>
      </w:r>
    </w:p>
    <w:p w14:paraId="19F8BEE6" w14:textId="77777777" w:rsidR="00296D36" w:rsidRDefault="00296D36" w:rsidP="00A95F90">
      <w:pPr>
        <w:pStyle w:val="a7"/>
        <w:adjustRightInd w:val="0"/>
        <w:snapToGrid w:val="0"/>
        <w:spacing w:after="120" w:line="288" w:lineRule="auto"/>
        <w:ind w:firstLineChars="0" w:firstLine="420"/>
        <w:jc w:val="center"/>
        <w:rPr>
          <w:color w:val="000000"/>
          <w:sz w:val="21"/>
          <w:szCs w:val="22"/>
        </w:rPr>
      </w:pPr>
      <w:r w:rsidRPr="003A7B3F">
        <w:rPr>
          <w:rFonts w:hint="eastAsia"/>
          <w:color w:val="000000"/>
          <w:sz w:val="21"/>
          <w:szCs w:val="22"/>
        </w:rPr>
        <w:t>图</w:t>
      </w:r>
      <w:r>
        <w:rPr>
          <w:rFonts w:hint="eastAsia"/>
          <w:color w:val="000000"/>
          <w:sz w:val="21"/>
          <w:szCs w:val="22"/>
        </w:rPr>
        <w:t>5-</w:t>
      </w:r>
      <w:r w:rsidRPr="003A7B3F">
        <w:rPr>
          <w:color w:val="000000"/>
          <w:sz w:val="21"/>
          <w:szCs w:val="22"/>
        </w:rPr>
        <w:t>7</w:t>
      </w:r>
      <w:r w:rsidRPr="003A7B3F">
        <w:rPr>
          <w:rFonts w:hint="eastAsia"/>
          <w:color w:val="000000"/>
          <w:sz w:val="21"/>
          <w:szCs w:val="22"/>
        </w:rPr>
        <w:t xml:space="preserve"> T-1</w:t>
      </w:r>
      <w:r w:rsidRPr="003A7B3F">
        <w:rPr>
          <w:rFonts w:hint="eastAsia"/>
          <w:color w:val="000000"/>
          <w:sz w:val="21"/>
          <w:szCs w:val="22"/>
        </w:rPr>
        <w:t>、</w:t>
      </w:r>
      <w:r w:rsidRPr="003A7B3F">
        <w:rPr>
          <w:rFonts w:hint="eastAsia"/>
          <w:color w:val="000000"/>
          <w:sz w:val="21"/>
          <w:szCs w:val="22"/>
        </w:rPr>
        <w:t>T-S</w:t>
      </w:r>
      <w:r w:rsidRPr="003A7B3F">
        <w:rPr>
          <w:rFonts w:hint="eastAsia"/>
          <w:color w:val="000000"/>
          <w:sz w:val="21"/>
          <w:szCs w:val="22"/>
        </w:rPr>
        <w:t>、</w:t>
      </w:r>
      <w:r w:rsidRPr="003A7B3F">
        <w:rPr>
          <w:rFonts w:hint="eastAsia"/>
          <w:color w:val="000000"/>
          <w:sz w:val="21"/>
          <w:szCs w:val="22"/>
        </w:rPr>
        <w:t>T-Fe</w:t>
      </w:r>
      <w:r w:rsidRPr="003A7B3F">
        <w:rPr>
          <w:rFonts w:hint="eastAsia"/>
          <w:color w:val="000000"/>
          <w:sz w:val="21"/>
          <w:szCs w:val="22"/>
        </w:rPr>
        <w:t>组</w:t>
      </w:r>
      <w:r w:rsidRPr="00361256">
        <w:rPr>
          <w:i/>
          <w:color w:val="000000"/>
          <w:sz w:val="21"/>
          <w:szCs w:val="22"/>
        </w:rPr>
        <w:t>rdh</w:t>
      </w:r>
      <w:r w:rsidRPr="003A7B3F">
        <w:rPr>
          <w:color w:val="000000"/>
          <w:sz w:val="21"/>
          <w:szCs w:val="22"/>
        </w:rPr>
        <w:t>12</w:t>
      </w:r>
      <w:r w:rsidRPr="003A7B3F">
        <w:rPr>
          <w:rFonts w:hint="eastAsia"/>
          <w:color w:val="000000"/>
          <w:sz w:val="21"/>
          <w:szCs w:val="22"/>
        </w:rPr>
        <w:t>基因随时间的变化</w:t>
      </w:r>
    </w:p>
    <w:p w14:paraId="76C04EEC" w14:textId="77777777" w:rsidR="00296D36" w:rsidRDefault="00296D36" w:rsidP="00A95F90">
      <w:pPr>
        <w:snapToGrid w:val="0"/>
        <w:spacing w:line="300" w:lineRule="auto"/>
        <w:ind w:firstLine="482"/>
      </w:pPr>
      <w:r>
        <w:rPr>
          <w:rFonts w:hint="eastAsia"/>
        </w:rPr>
        <w:t>Park</w:t>
      </w:r>
      <w:r>
        <w:rPr>
          <w:rFonts w:hint="eastAsia"/>
        </w:rPr>
        <w:t>等</w:t>
      </w:r>
      <w:r w:rsidRPr="002723F0">
        <w:rPr>
          <w:noProof/>
          <w:vertAlign w:val="superscript"/>
        </w:rPr>
        <w:t>[68]</w:t>
      </w:r>
      <w:r>
        <w:rPr>
          <w:rFonts w:hint="eastAsia"/>
        </w:rPr>
        <w:t>在</w:t>
      </w:r>
      <w:r w:rsidRPr="000F73F4">
        <w:t>安那考斯迪亚河</w:t>
      </w:r>
      <w:r>
        <w:rPr>
          <w:rFonts w:hint="eastAsia"/>
        </w:rPr>
        <w:t>微环境中外加</w:t>
      </w:r>
      <w:r>
        <w:rPr>
          <w:rFonts w:hint="eastAsia"/>
        </w:rPr>
        <w:t>PCB 116 (2uM)</w:t>
      </w:r>
      <w:r>
        <w:rPr>
          <w:rFonts w:hint="eastAsia"/>
        </w:rPr>
        <w:t>，经</w:t>
      </w:r>
      <w:r>
        <w:rPr>
          <w:rFonts w:hint="eastAsia"/>
        </w:rPr>
        <w:t>135</w:t>
      </w:r>
      <w:r>
        <w:rPr>
          <w:rFonts w:hint="eastAsia"/>
        </w:rPr>
        <w:t>天培养后，</w:t>
      </w:r>
      <w:r w:rsidRPr="00361256">
        <w:rPr>
          <w:rFonts w:hint="eastAsia"/>
          <w:i/>
        </w:rPr>
        <w:t>rdh</w:t>
      </w:r>
      <w:r>
        <w:rPr>
          <w:rFonts w:hint="eastAsia"/>
        </w:rPr>
        <w:t>12</w:t>
      </w:r>
      <w:r>
        <w:rPr>
          <w:rFonts w:hint="eastAsia"/>
        </w:rPr>
        <w:t>约为对照组的</w:t>
      </w:r>
      <w:r>
        <w:rPr>
          <w:rFonts w:hint="eastAsia"/>
        </w:rPr>
        <w:t>10</w:t>
      </w:r>
      <w:r>
        <w:rPr>
          <w:rFonts w:hint="eastAsia"/>
        </w:rPr>
        <w:t>倍，</w:t>
      </w:r>
      <w:r>
        <w:rPr>
          <w:rFonts w:hint="eastAsia"/>
        </w:rPr>
        <w:t>CPB</w:t>
      </w:r>
      <w:r>
        <w:rPr>
          <w:rFonts w:hint="eastAsia"/>
        </w:rPr>
        <w:t>变化不足</w:t>
      </w:r>
      <w:r>
        <w:rPr>
          <w:rFonts w:hint="eastAsia"/>
        </w:rPr>
        <w:t>5%</w:t>
      </w:r>
      <w:r>
        <w:rPr>
          <w:rFonts w:hint="eastAsia"/>
        </w:rPr>
        <w:t>。而在本实验中，</w:t>
      </w:r>
      <w:r w:rsidRPr="00361256">
        <w:rPr>
          <w:rFonts w:hint="eastAsia"/>
          <w:i/>
        </w:rPr>
        <w:t>rdh</w:t>
      </w:r>
      <w:r>
        <w:rPr>
          <w:rFonts w:hint="eastAsia"/>
        </w:rPr>
        <w:t xml:space="preserve">12 </w:t>
      </w:r>
      <w:r>
        <w:rPr>
          <w:rFonts w:hint="eastAsia"/>
        </w:rPr>
        <w:t>基因的响应更加明显，</w:t>
      </w:r>
      <w:r>
        <w:rPr>
          <w:rFonts w:hint="eastAsia"/>
        </w:rPr>
        <w:t>18</w:t>
      </w:r>
      <w:r>
        <w:rPr>
          <w:rFonts w:hint="eastAsia"/>
        </w:rPr>
        <w:t>周（</w:t>
      </w:r>
      <w:r>
        <w:rPr>
          <w:rFonts w:hint="eastAsia"/>
        </w:rPr>
        <w:t>126</w:t>
      </w:r>
      <w:r>
        <w:rPr>
          <w:rFonts w:hint="eastAsia"/>
        </w:rPr>
        <w:t>天）</w:t>
      </w:r>
      <w:r>
        <w:rPr>
          <w:rFonts w:hint="eastAsia"/>
        </w:rPr>
        <w:t>T-1</w:t>
      </w:r>
      <w:r>
        <w:rPr>
          <w:rFonts w:hint="eastAsia"/>
        </w:rPr>
        <w:t>实验组的</w:t>
      </w:r>
      <w:r w:rsidRPr="00361256">
        <w:rPr>
          <w:rFonts w:hint="eastAsia"/>
          <w:i/>
        </w:rPr>
        <w:t>rdh</w:t>
      </w:r>
      <w:r>
        <w:rPr>
          <w:rFonts w:hint="eastAsia"/>
        </w:rPr>
        <w:t>12</w:t>
      </w:r>
      <w:r>
        <w:rPr>
          <w:rFonts w:hint="eastAsia"/>
        </w:rPr>
        <w:t>基因比初始增长了两个数量级，</w:t>
      </w:r>
      <w:r>
        <w:rPr>
          <w:rFonts w:hint="eastAsia"/>
        </w:rPr>
        <w:t>CPB</w:t>
      </w:r>
      <w:r>
        <w:rPr>
          <w:rFonts w:hint="eastAsia"/>
        </w:rPr>
        <w:t>降低了约</w:t>
      </w:r>
      <w:r>
        <w:rPr>
          <w:rFonts w:hint="eastAsia"/>
        </w:rPr>
        <w:t>11%</w:t>
      </w:r>
      <w:r>
        <w:rPr>
          <w:rFonts w:hint="eastAsia"/>
        </w:rPr>
        <w:t>。然而</w:t>
      </w:r>
      <w:r>
        <w:rPr>
          <w:rFonts w:hint="eastAsia"/>
        </w:rPr>
        <w:t>PCB 116</w:t>
      </w:r>
      <w:r>
        <w:rPr>
          <w:rFonts w:hint="eastAsia"/>
        </w:rPr>
        <w:t>在多氯联苯商业产品中未曾出现，在环境中不多见，而本实验中外加的</w:t>
      </w:r>
      <w:r>
        <w:rPr>
          <w:rFonts w:hint="eastAsia"/>
        </w:rPr>
        <w:t>PCBs</w:t>
      </w:r>
      <w:r>
        <w:rPr>
          <w:rFonts w:hint="eastAsia"/>
        </w:rPr>
        <w:t>混合物存在于商业产品中且曾在太湖底泥中有检出</w:t>
      </w:r>
      <w:r>
        <w:rPr>
          <w:rFonts w:eastAsia="楷体" w:hAnsi="楷体" w:hint="eastAsia"/>
        </w:rPr>
        <w:t>，</w:t>
      </w:r>
      <w:r w:rsidRPr="006A0E5C">
        <w:t>从而推测底泥对历史上有污染的多氯联苯单体可能更容易降解，还原脱卤酶基因相应也更明显，</w:t>
      </w:r>
      <w:r>
        <w:rPr>
          <w:rFonts w:hint="eastAsia"/>
        </w:rPr>
        <w:t>但也可能是太湖与</w:t>
      </w:r>
      <w:r w:rsidRPr="000F73F4">
        <w:t>安那考斯迪亚河</w:t>
      </w:r>
      <w:r>
        <w:rPr>
          <w:rFonts w:hint="eastAsia"/>
        </w:rPr>
        <w:t>本土微生物的差异导致实验结果的不同。相似的是，</w:t>
      </w:r>
      <w:r w:rsidRPr="00361256">
        <w:rPr>
          <w:rFonts w:hint="eastAsia"/>
          <w:i/>
        </w:rPr>
        <w:t>rdh</w:t>
      </w:r>
      <w:r>
        <w:rPr>
          <w:rFonts w:hint="eastAsia"/>
        </w:rPr>
        <w:t>12</w:t>
      </w:r>
      <w:r>
        <w:rPr>
          <w:rFonts w:hint="eastAsia"/>
        </w:rPr>
        <w:t>基因均表现出了对</w:t>
      </w:r>
      <w:r>
        <w:rPr>
          <w:rFonts w:hint="eastAsia"/>
        </w:rPr>
        <w:t>PCB</w:t>
      </w:r>
      <w:r>
        <w:rPr>
          <w:rFonts w:hint="eastAsia"/>
        </w:rPr>
        <w:t>脱氯反应的良好响应。</w:t>
      </w:r>
    </w:p>
    <w:p w14:paraId="4AA0BDFA" w14:textId="77777777" w:rsidR="00296D36" w:rsidRPr="00B810D3" w:rsidRDefault="00296D36" w:rsidP="00A95F90">
      <w:pPr>
        <w:adjustRightInd w:val="0"/>
        <w:snapToGrid w:val="0"/>
        <w:spacing w:line="300" w:lineRule="auto"/>
        <w:ind w:firstLineChars="200" w:firstLine="464"/>
      </w:pPr>
      <w:r w:rsidRPr="00FB1506">
        <w:rPr>
          <w:rFonts w:hint="eastAsia"/>
          <w:i/>
          <w:snapToGrid w:val="0"/>
          <w:spacing w:val="-4"/>
          <w:kern w:val="0"/>
        </w:rPr>
        <w:t>rdh</w:t>
      </w:r>
      <w:r w:rsidRPr="00FB1506">
        <w:rPr>
          <w:rFonts w:hint="eastAsia"/>
          <w:snapToGrid w:val="0"/>
          <w:spacing w:val="-4"/>
          <w:kern w:val="0"/>
        </w:rPr>
        <w:t>12</w:t>
      </w:r>
      <w:r w:rsidRPr="00FB1506">
        <w:rPr>
          <w:rFonts w:hint="eastAsia"/>
          <w:snapToGrid w:val="0"/>
          <w:spacing w:val="-4"/>
          <w:kern w:val="0"/>
        </w:rPr>
        <w:t>基因与</w:t>
      </w:r>
      <w:r w:rsidRPr="00FB1506">
        <w:rPr>
          <w:rFonts w:hint="eastAsia"/>
          <w:i/>
          <w:snapToGrid w:val="0"/>
          <w:spacing w:val="-4"/>
          <w:kern w:val="0"/>
        </w:rPr>
        <w:t>ardA</w:t>
      </w:r>
      <w:r w:rsidRPr="00FB1506">
        <w:rPr>
          <w:rFonts w:hint="eastAsia"/>
          <w:snapToGrid w:val="0"/>
          <w:spacing w:val="-4"/>
          <w:kern w:val="0"/>
        </w:rPr>
        <w:t>基因在指示太湖微环境</w:t>
      </w:r>
      <w:r w:rsidRPr="00FB1506">
        <w:rPr>
          <w:rFonts w:hint="eastAsia"/>
          <w:snapToGrid w:val="0"/>
          <w:spacing w:val="-4"/>
          <w:kern w:val="0"/>
        </w:rPr>
        <w:t>PCBs</w:t>
      </w:r>
      <w:r w:rsidRPr="00FB1506">
        <w:rPr>
          <w:rFonts w:hint="eastAsia"/>
          <w:snapToGrid w:val="0"/>
          <w:spacing w:val="-4"/>
          <w:kern w:val="0"/>
        </w:rPr>
        <w:t>降解方面的表现相似，它能在太湖底泥各个实验微环境中能很好地指示</w:t>
      </w:r>
      <w:r w:rsidRPr="00FB1506">
        <w:rPr>
          <w:rFonts w:hint="eastAsia"/>
          <w:snapToGrid w:val="0"/>
          <w:spacing w:val="-4"/>
          <w:kern w:val="0"/>
        </w:rPr>
        <w:t>PCBs</w:t>
      </w:r>
      <w:r w:rsidRPr="00FB1506">
        <w:rPr>
          <w:rFonts w:hint="eastAsia"/>
          <w:snapToGrid w:val="0"/>
          <w:spacing w:val="-4"/>
          <w:kern w:val="0"/>
        </w:rPr>
        <w:t>脱氯反应发生，揭示环境脱氯</w:t>
      </w:r>
      <w:r>
        <w:rPr>
          <w:rFonts w:hint="eastAsia"/>
        </w:rPr>
        <w:t>潜能。</w:t>
      </w:r>
    </w:p>
    <w:p w14:paraId="13A4FE9C" w14:textId="77777777" w:rsidR="00296D36" w:rsidRDefault="00296D36" w:rsidP="003A4A6B">
      <w:pPr>
        <w:pStyle w:val="11"/>
        <w:snapToGrid w:val="0"/>
        <w:spacing w:beforeLines="100" w:before="312" w:line="300" w:lineRule="auto"/>
      </w:pPr>
      <w:bookmarkStart w:id="178" w:name="_Toc346463118"/>
      <w:r>
        <w:br w:type="page"/>
      </w:r>
      <w:r>
        <w:rPr>
          <w:rFonts w:hint="eastAsia"/>
        </w:rPr>
        <w:lastRenderedPageBreak/>
        <w:t xml:space="preserve">5.6 </w:t>
      </w:r>
      <w:r>
        <w:rPr>
          <w:rFonts w:hint="eastAsia"/>
        </w:rPr>
        <w:t>本章小结</w:t>
      </w:r>
      <w:bookmarkEnd w:id="178"/>
    </w:p>
    <w:p w14:paraId="3BC85188" w14:textId="77777777" w:rsidR="00296D36" w:rsidRPr="004458E8" w:rsidRDefault="00296D36" w:rsidP="00A95F90">
      <w:pPr>
        <w:pStyle w:val="af8"/>
        <w:adjustRightInd w:val="0"/>
        <w:snapToGrid w:val="0"/>
        <w:spacing w:line="300" w:lineRule="auto"/>
        <w:ind w:firstLineChars="200" w:firstLine="480"/>
        <w:jc w:val="both"/>
        <w:rPr>
          <w:rFonts w:ascii="Times New Roman" w:hAnsi="Times New Roman"/>
          <w:kern w:val="2"/>
        </w:rPr>
      </w:pPr>
      <w:r w:rsidRPr="00E40C7E">
        <w:rPr>
          <w:rFonts w:hint="eastAsia"/>
        </w:rPr>
        <w:t>（</w:t>
      </w:r>
      <w:r w:rsidRPr="00051D12">
        <w:rPr>
          <w:rFonts w:ascii="Times New Roman" w:hAnsi="Times New Roman" w:cs="Times New Roman"/>
        </w:rPr>
        <w:t>1</w:t>
      </w:r>
      <w:r w:rsidRPr="00E40C7E">
        <w:rPr>
          <w:rFonts w:hint="eastAsia"/>
        </w:rPr>
        <w:t>）</w:t>
      </w:r>
      <w:r w:rsidRPr="00E40C7E">
        <w:rPr>
          <w:rFonts w:hint="eastAsia"/>
          <w:kern w:val="2"/>
        </w:rPr>
        <w:t>与</w:t>
      </w:r>
      <w:r w:rsidRPr="00E40C7E">
        <w:rPr>
          <w:kern w:val="2"/>
        </w:rPr>
        <w:t>美国格拉斯河底泥中邻位脱氯出现伴随着</w:t>
      </w:r>
      <w:r w:rsidRPr="004458E8">
        <w:rPr>
          <w:rFonts w:ascii="Times New Roman" w:hAnsi="Times New Roman"/>
          <w:i/>
        </w:rPr>
        <w:t>o</w:t>
      </w:r>
      <w:r w:rsidRPr="004458E8">
        <w:rPr>
          <w:rFonts w:ascii="Times New Roman" w:hAnsi="Times New Roman"/>
        </w:rPr>
        <w:t>-17/DF-1</w:t>
      </w:r>
      <w:r w:rsidRPr="004458E8">
        <w:rPr>
          <w:rFonts w:ascii="Times New Roman" w:hAnsi="Times New Roman" w:hint="eastAsia"/>
        </w:rPr>
        <w:t xml:space="preserve"> </w:t>
      </w:r>
      <w:r w:rsidRPr="004458E8">
        <w:rPr>
          <w:rFonts w:ascii="Times New Roman" w:hAnsi="Times New Roman"/>
        </w:rPr>
        <w:t>16S rRNA</w:t>
      </w:r>
      <w:r w:rsidRPr="004458E8">
        <w:rPr>
          <w:rFonts w:ascii="Times New Roman" w:hAnsi="Times New Roman"/>
          <w:kern w:val="2"/>
        </w:rPr>
        <w:t>基因的上升不同</w:t>
      </w:r>
      <w:r w:rsidRPr="004458E8">
        <w:rPr>
          <w:rFonts w:ascii="Times New Roman" w:hAnsi="Times New Roman" w:hint="eastAsia"/>
          <w:kern w:val="2"/>
        </w:rPr>
        <w:t>，本实验中发现了</w:t>
      </w:r>
      <w:r w:rsidRPr="004458E8">
        <w:rPr>
          <w:rFonts w:ascii="Times New Roman" w:hAnsi="Times New Roman"/>
          <w:kern w:val="2"/>
        </w:rPr>
        <w:t>多氯联苯的邻位脱氯</w:t>
      </w:r>
      <w:r w:rsidRPr="004458E8">
        <w:rPr>
          <w:rFonts w:ascii="Times New Roman" w:hAnsi="Times New Roman" w:hint="eastAsia"/>
          <w:kern w:val="2"/>
        </w:rPr>
        <w:t>现象</w:t>
      </w:r>
      <w:r w:rsidRPr="004458E8">
        <w:rPr>
          <w:rFonts w:ascii="Times New Roman" w:hAnsi="Times New Roman"/>
          <w:kern w:val="2"/>
        </w:rPr>
        <w:t>，但在各个实验条件下</w:t>
      </w:r>
      <w:r w:rsidRPr="004458E8">
        <w:rPr>
          <w:rFonts w:ascii="Times New Roman" w:hAnsi="Times New Roman"/>
          <w:i/>
        </w:rPr>
        <w:t>o</w:t>
      </w:r>
      <w:r w:rsidRPr="004458E8">
        <w:rPr>
          <w:rFonts w:ascii="Times New Roman" w:hAnsi="Times New Roman"/>
        </w:rPr>
        <w:t>-17/DF-1</w:t>
      </w:r>
      <w:r w:rsidRPr="004458E8">
        <w:rPr>
          <w:rFonts w:ascii="Times New Roman" w:hAnsi="Times New Roman" w:hint="eastAsia"/>
        </w:rPr>
        <w:t xml:space="preserve"> </w:t>
      </w:r>
      <w:r w:rsidRPr="004458E8">
        <w:rPr>
          <w:rFonts w:ascii="Times New Roman" w:hAnsi="Times New Roman"/>
        </w:rPr>
        <w:t>16S rRNA</w:t>
      </w:r>
      <w:r w:rsidRPr="004458E8">
        <w:rPr>
          <w:rFonts w:ascii="Times New Roman" w:hAnsi="Times New Roman"/>
          <w:kern w:val="2"/>
        </w:rPr>
        <w:t>基因</w:t>
      </w:r>
      <w:r w:rsidRPr="004458E8">
        <w:rPr>
          <w:rFonts w:ascii="Times New Roman" w:hAnsi="Times New Roman" w:hint="eastAsia"/>
          <w:kern w:val="2"/>
        </w:rPr>
        <w:t>浓度却</w:t>
      </w:r>
      <w:r w:rsidRPr="004458E8">
        <w:rPr>
          <w:rFonts w:ascii="Times New Roman" w:hAnsi="Times New Roman"/>
          <w:kern w:val="2"/>
        </w:rPr>
        <w:t>很低</w:t>
      </w:r>
      <w:r w:rsidRPr="004458E8">
        <w:rPr>
          <w:rFonts w:ascii="Times New Roman" w:hAnsi="Times New Roman" w:hint="eastAsia"/>
          <w:kern w:val="2"/>
        </w:rPr>
        <w:t>。推测太湖</w:t>
      </w:r>
      <w:r w:rsidRPr="004458E8">
        <w:rPr>
          <w:rFonts w:ascii="Times New Roman" w:hAnsi="Times New Roman"/>
          <w:kern w:val="2"/>
        </w:rPr>
        <w:t>底泥中存在其他未知的具有邻位脱氯功能的菌株</w:t>
      </w:r>
      <w:r w:rsidR="00F13CDE">
        <w:rPr>
          <w:rFonts w:ascii="Times New Roman" w:hAnsi="Times New Roman" w:hint="eastAsia"/>
          <w:kern w:val="2"/>
        </w:rPr>
        <w:t>或酶，有待</w:t>
      </w:r>
      <w:r w:rsidRPr="004458E8">
        <w:rPr>
          <w:rFonts w:ascii="Times New Roman" w:hAnsi="Times New Roman" w:hint="eastAsia"/>
          <w:kern w:val="2"/>
        </w:rPr>
        <w:t>深入研究</w:t>
      </w:r>
      <w:r w:rsidRPr="004458E8">
        <w:rPr>
          <w:rFonts w:ascii="Times New Roman" w:hAnsi="Times New Roman"/>
          <w:kern w:val="2"/>
        </w:rPr>
        <w:t>。</w:t>
      </w:r>
    </w:p>
    <w:p w14:paraId="0EECA45A" w14:textId="77777777" w:rsidR="00296D36" w:rsidRPr="004458E8" w:rsidRDefault="00296D36" w:rsidP="00A95F90">
      <w:pPr>
        <w:pStyle w:val="af8"/>
        <w:adjustRightInd w:val="0"/>
        <w:snapToGrid w:val="0"/>
        <w:spacing w:line="300" w:lineRule="auto"/>
        <w:ind w:firstLineChars="200" w:firstLine="480"/>
        <w:jc w:val="both"/>
        <w:rPr>
          <w:rFonts w:ascii="Times New Roman" w:hAnsi="Times New Roman"/>
          <w:kern w:val="2"/>
        </w:rPr>
      </w:pPr>
      <w:r w:rsidRPr="004458E8">
        <w:rPr>
          <w:rFonts w:ascii="Times New Roman" w:hAnsi="Times New Roman" w:hint="eastAsia"/>
        </w:rPr>
        <w:t>（</w:t>
      </w:r>
      <w:r w:rsidRPr="004458E8">
        <w:rPr>
          <w:rFonts w:ascii="Times New Roman" w:hAnsi="Times New Roman" w:hint="eastAsia"/>
        </w:rPr>
        <w:t>2</w:t>
      </w:r>
      <w:r w:rsidRPr="004458E8">
        <w:rPr>
          <w:rFonts w:ascii="Times New Roman" w:hAnsi="Times New Roman" w:hint="eastAsia"/>
        </w:rPr>
        <w:t>）</w:t>
      </w:r>
      <w:r w:rsidRPr="004458E8">
        <w:rPr>
          <w:rFonts w:ascii="Times New Roman" w:hAnsi="Times New Roman"/>
        </w:rPr>
        <w:t>本</w:t>
      </w:r>
      <w:r w:rsidRPr="004458E8">
        <w:rPr>
          <w:rFonts w:ascii="Times New Roman" w:hAnsi="Times New Roman" w:hint="eastAsia"/>
        </w:rPr>
        <w:t>实验</w:t>
      </w:r>
      <w:r w:rsidRPr="004458E8">
        <w:rPr>
          <w:rFonts w:ascii="Times New Roman" w:hAnsi="Times New Roman"/>
        </w:rPr>
        <w:t>共选取了</w:t>
      </w:r>
      <w:r w:rsidRPr="004458E8">
        <w:rPr>
          <w:rFonts w:ascii="Times New Roman" w:hAnsi="Times New Roman"/>
          <w:i/>
        </w:rPr>
        <w:t>ardA</w:t>
      </w:r>
      <w:r w:rsidRPr="004458E8">
        <w:rPr>
          <w:rFonts w:ascii="Times New Roman" w:hAnsi="Times New Roman"/>
        </w:rPr>
        <w:t>基因</w:t>
      </w:r>
      <w:r w:rsidRPr="004458E8">
        <w:rPr>
          <w:rFonts w:ascii="Times New Roman" w:hAnsi="Times New Roman" w:hint="eastAsia"/>
        </w:rPr>
        <w:t>、</w:t>
      </w:r>
      <w:r w:rsidRPr="004458E8">
        <w:rPr>
          <w:rFonts w:ascii="Times New Roman" w:hAnsi="Times New Roman"/>
          <w:i/>
        </w:rPr>
        <w:t>tceA</w:t>
      </w:r>
      <w:r w:rsidRPr="004458E8">
        <w:rPr>
          <w:rFonts w:ascii="Times New Roman" w:hAnsi="Times New Roman"/>
        </w:rPr>
        <w:t>基因和</w:t>
      </w:r>
      <w:r w:rsidRPr="004458E8">
        <w:rPr>
          <w:rFonts w:ascii="Times New Roman" w:hAnsi="Times New Roman" w:hint="eastAsia"/>
          <w:i/>
        </w:rPr>
        <w:t>rhd</w:t>
      </w:r>
      <w:r w:rsidRPr="004458E8">
        <w:rPr>
          <w:rFonts w:ascii="Times New Roman" w:hAnsi="Times New Roman" w:hint="eastAsia"/>
        </w:rPr>
        <w:t>12</w:t>
      </w:r>
      <w:r w:rsidRPr="004458E8">
        <w:rPr>
          <w:rFonts w:ascii="Times New Roman" w:hAnsi="Times New Roman" w:hint="eastAsia"/>
        </w:rPr>
        <w:t>基因</w:t>
      </w:r>
      <w:r w:rsidRPr="004458E8">
        <w:rPr>
          <w:rFonts w:ascii="Times New Roman" w:hAnsi="Times New Roman"/>
        </w:rPr>
        <w:t>作为研究对象，然而</w:t>
      </w:r>
      <w:r w:rsidRPr="004458E8">
        <w:rPr>
          <w:rFonts w:ascii="Times New Roman" w:hAnsi="Times New Roman"/>
          <w:i/>
        </w:rPr>
        <w:t>tceA</w:t>
      </w:r>
      <w:r w:rsidRPr="004458E8">
        <w:rPr>
          <w:rFonts w:ascii="Times New Roman" w:hAnsi="Times New Roman"/>
        </w:rPr>
        <w:t>基因在质粒制备阶段就未成功扩增，说明太湖底泥微环境的多氯联苯脱氯过程中还原脱卤酶基因</w:t>
      </w:r>
      <w:r w:rsidRPr="004458E8">
        <w:rPr>
          <w:rFonts w:ascii="Times New Roman" w:hAnsi="Times New Roman"/>
          <w:i/>
        </w:rPr>
        <w:t>tceA</w:t>
      </w:r>
      <w:r w:rsidR="00F125AC" w:rsidRPr="004458E8">
        <w:rPr>
          <w:rFonts w:ascii="Times New Roman" w:hAnsi="Times New Roman"/>
        </w:rPr>
        <w:t>并</w:t>
      </w:r>
      <w:r w:rsidR="00F125AC">
        <w:rPr>
          <w:rFonts w:ascii="Times New Roman" w:hAnsi="Times New Roman" w:hint="eastAsia"/>
        </w:rPr>
        <w:t>未</w:t>
      </w:r>
      <w:r w:rsidR="00F125AC" w:rsidRPr="004458E8">
        <w:rPr>
          <w:rFonts w:ascii="Times New Roman" w:hAnsi="Times New Roman"/>
        </w:rPr>
        <w:t>起作用</w:t>
      </w:r>
      <w:r w:rsidRPr="004458E8">
        <w:rPr>
          <w:rFonts w:ascii="Times New Roman" w:hAnsi="Times New Roman"/>
        </w:rPr>
        <w:t>。</w:t>
      </w:r>
    </w:p>
    <w:p w14:paraId="2769D149" w14:textId="77777777" w:rsidR="00296D36" w:rsidRPr="004458E8" w:rsidRDefault="00296D36" w:rsidP="00A95F90">
      <w:pPr>
        <w:pStyle w:val="af8"/>
        <w:adjustRightInd w:val="0"/>
        <w:snapToGrid w:val="0"/>
        <w:spacing w:line="300" w:lineRule="auto"/>
        <w:ind w:firstLineChars="200" w:firstLine="480"/>
        <w:jc w:val="both"/>
        <w:rPr>
          <w:rFonts w:ascii="Times New Roman" w:hAnsi="Times New Roman"/>
        </w:rPr>
      </w:pPr>
      <w:r w:rsidRPr="004458E8">
        <w:rPr>
          <w:rFonts w:ascii="Times New Roman" w:hAnsi="Times New Roman" w:hint="eastAsia"/>
        </w:rPr>
        <w:t>（</w:t>
      </w:r>
      <w:r w:rsidRPr="004458E8">
        <w:rPr>
          <w:rFonts w:ascii="Times New Roman" w:hAnsi="Times New Roman" w:hint="eastAsia"/>
        </w:rPr>
        <w:t>3</w:t>
      </w:r>
      <w:r w:rsidRPr="004458E8">
        <w:rPr>
          <w:rFonts w:ascii="Times New Roman" w:hAnsi="Times New Roman" w:hint="eastAsia"/>
        </w:rPr>
        <w:t>）脱氯相关菌</w:t>
      </w:r>
      <w:r w:rsidRPr="004458E8">
        <w:rPr>
          <w:rFonts w:ascii="Times New Roman" w:hAnsi="Times New Roman"/>
          <w:i/>
        </w:rPr>
        <w:t>Chloroflexi</w:t>
      </w:r>
      <w:r w:rsidRPr="004458E8">
        <w:rPr>
          <w:rFonts w:ascii="Times New Roman" w:hAnsi="Times New Roman" w:hint="eastAsia"/>
        </w:rPr>
        <w:t>、</w:t>
      </w:r>
      <w:r w:rsidRPr="004458E8">
        <w:rPr>
          <w:rFonts w:ascii="Times New Roman" w:hAnsi="Times New Roman" w:hint="eastAsia"/>
          <w:i/>
        </w:rPr>
        <w:t>Dehalococcoides</w:t>
      </w:r>
      <w:r w:rsidRPr="004458E8">
        <w:rPr>
          <w:rFonts w:ascii="Times New Roman" w:hAnsi="Times New Roman" w:hint="eastAsia"/>
        </w:rPr>
        <w:t>的</w:t>
      </w:r>
      <w:r w:rsidRPr="004458E8">
        <w:rPr>
          <w:rFonts w:ascii="Times New Roman" w:hAnsi="Times New Roman" w:hint="eastAsia"/>
        </w:rPr>
        <w:t>16S rRNA</w:t>
      </w:r>
      <w:r w:rsidRPr="004458E8">
        <w:rPr>
          <w:rFonts w:ascii="Times New Roman" w:hAnsi="Times New Roman" w:hint="eastAsia"/>
        </w:rPr>
        <w:t>基因以及</w:t>
      </w:r>
      <w:r w:rsidRPr="004458E8">
        <w:rPr>
          <w:rFonts w:ascii="Times New Roman" w:hAnsi="Times New Roman" w:hint="eastAsia"/>
        </w:rPr>
        <w:t xml:space="preserve"> </w:t>
      </w:r>
      <w:r w:rsidRPr="004458E8">
        <w:rPr>
          <w:rFonts w:ascii="Times New Roman" w:hAnsi="Times New Roman" w:hint="eastAsia"/>
          <w:i/>
        </w:rPr>
        <w:t>ardA</w:t>
      </w:r>
      <w:r w:rsidRPr="004458E8">
        <w:rPr>
          <w:rFonts w:ascii="Times New Roman" w:hAnsi="Times New Roman" w:hint="eastAsia"/>
        </w:rPr>
        <w:t>、</w:t>
      </w:r>
      <w:r w:rsidRPr="004458E8">
        <w:rPr>
          <w:rFonts w:ascii="Times New Roman" w:hAnsi="Times New Roman" w:hint="eastAsia"/>
          <w:i/>
        </w:rPr>
        <w:t>rdh</w:t>
      </w:r>
      <w:r w:rsidRPr="004458E8">
        <w:rPr>
          <w:rFonts w:ascii="Times New Roman" w:hAnsi="Times New Roman" w:hint="eastAsia"/>
        </w:rPr>
        <w:t>12</w:t>
      </w:r>
      <w:r w:rsidRPr="004458E8">
        <w:rPr>
          <w:rFonts w:ascii="Times New Roman" w:hAnsi="Times New Roman" w:hint="eastAsia"/>
        </w:rPr>
        <w:t>基因均随脱氯进行呈增长趋势，各实验组相同时间点基因的数量大体上为</w:t>
      </w:r>
      <w:r w:rsidRPr="004458E8">
        <w:rPr>
          <w:rFonts w:ascii="Times New Roman" w:hAnsi="Times New Roman" w:hint="eastAsia"/>
        </w:rPr>
        <w:t>T-1</w:t>
      </w:r>
      <w:r w:rsidRPr="004458E8">
        <w:rPr>
          <w:rFonts w:ascii="Times New Roman" w:hAnsi="Times New Roman" w:hint="eastAsia"/>
        </w:rPr>
        <w:t>组＞</w:t>
      </w:r>
      <w:r w:rsidRPr="004458E8">
        <w:rPr>
          <w:rFonts w:ascii="Times New Roman" w:hAnsi="Times New Roman" w:hint="eastAsia"/>
        </w:rPr>
        <w:t>T-Fe</w:t>
      </w:r>
      <w:r w:rsidRPr="004458E8">
        <w:rPr>
          <w:rFonts w:ascii="Times New Roman" w:hAnsi="Times New Roman" w:hint="eastAsia"/>
        </w:rPr>
        <w:t>组＞</w:t>
      </w:r>
      <w:r w:rsidRPr="004458E8">
        <w:rPr>
          <w:rFonts w:ascii="Times New Roman" w:hAnsi="Times New Roman" w:hint="eastAsia"/>
        </w:rPr>
        <w:t>T-S</w:t>
      </w:r>
      <w:r w:rsidRPr="004458E8">
        <w:rPr>
          <w:rFonts w:ascii="Times New Roman" w:hAnsi="Times New Roman" w:hint="eastAsia"/>
        </w:rPr>
        <w:t>组，与</w:t>
      </w:r>
      <w:r w:rsidRPr="004458E8">
        <w:rPr>
          <w:rFonts w:ascii="Times New Roman" w:hAnsi="Times New Roman" w:hint="eastAsia"/>
        </w:rPr>
        <w:t>PCBs</w:t>
      </w:r>
      <w:r w:rsidRPr="004458E8">
        <w:rPr>
          <w:rFonts w:ascii="Times New Roman" w:hAnsi="Times New Roman" w:hint="eastAsia"/>
        </w:rPr>
        <w:t>降解程度相对应。</w:t>
      </w:r>
    </w:p>
    <w:p w14:paraId="218EA707" w14:textId="77777777" w:rsidR="00296D36" w:rsidRPr="004458E8" w:rsidRDefault="00296D36" w:rsidP="00A95F90">
      <w:pPr>
        <w:adjustRightInd w:val="0"/>
        <w:snapToGrid w:val="0"/>
        <w:spacing w:line="300" w:lineRule="auto"/>
        <w:ind w:firstLineChars="200" w:firstLine="480"/>
        <w:rPr>
          <w:rFonts w:eastAsiaTheme="minorEastAsia"/>
        </w:rPr>
      </w:pPr>
      <w:r w:rsidRPr="004458E8">
        <w:rPr>
          <w:rFonts w:eastAsiaTheme="minorEastAsia" w:hint="eastAsia"/>
        </w:rPr>
        <w:t>（</w:t>
      </w:r>
      <w:r w:rsidRPr="004458E8">
        <w:rPr>
          <w:rFonts w:eastAsiaTheme="minorEastAsia" w:hint="eastAsia"/>
        </w:rPr>
        <w:t>4</w:t>
      </w:r>
      <w:r w:rsidRPr="004458E8">
        <w:rPr>
          <w:rFonts w:eastAsiaTheme="minorEastAsia" w:hint="eastAsia"/>
        </w:rPr>
        <w:t>）脱氯相关菌</w:t>
      </w:r>
      <w:r w:rsidRPr="004458E8">
        <w:rPr>
          <w:rFonts w:eastAsiaTheme="minorEastAsia" w:hint="eastAsia"/>
          <w:i/>
        </w:rPr>
        <w:t>Dehalococcoides</w:t>
      </w:r>
      <w:r w:rsidRPr="004458E8">
        <w:rPr>
          <w:rFonts w:eastAsiaTheme="minorEastAsia" w:hint="eastAsia"/>
        </w:rPr>
        <w:t>在多氯联苯降解反应进行过程中无法成为微环境中的优势菌，在</w:t>
      </w:r>
      <w:r w:rsidRPr="004458E8">
        <w:rPr>
          <w:rFonts w:eastAsiaTheme="minorEastAsia" w:hint="eastAsia"/>
        </w:rPr>
        <w:t>66</w:t>
      </w:r>
      <w:r w:rsidRPr="004458E8">
        <w:rPr>
          <w:rFonts w:eastAsiaTheme="minorEastAsia" w:hint="eastAsia"/>
        </w:rPr>
        <w:t>周实验周期中、三种不同反应条件下的最高含量为总菌的</w:t>
      </w:r>
      <w:r w:rsidRPr="004458E8">
        <w:rPr>
          <w:rFonts w:eastAsiaTheme="minorEastAsia" w:hint="eastAsia"/>
        </w:rPr>
        <w:t>3.76</w:t>
      </w:r>
      <w:r w:rsidRPr="004458E8">
        <w:rPr>
          <w:rFonts w:eastAsiaTheme="minorEastAsia" w:hint="eastAsia"/>
        </w:rPr>
        <w:t>％。而实验体系</w:t>
      </w:r>
      <w:r w:rsidRPr="004458E8">
        <w:rPr>
          <w:rFonts w:eastAsiaTheme="minorEastAsia" w:hint="eastAsia"/>
        </w:rPr>
        <w:t>PCBs</w:t>
      </w:r>
      <w:r w:rsidRPr="004458E8">
        <w:rPr>
          <w:rFonts w:eastAsiaTheme="minorEastAsia" w:hint="eastAsia"/>
        </w:rPr>
        <w:t>降解效果显著，说明</w:t>
      </w:r>
      <w:r w:rsidRPr="004458E8">
        <w:rPr>
          <w:rFonts w:eastAsiaTheme="minorEastAsia"/>
          <w:i/>
        </w:rPr>
        <w:t>Dehalococcoides</w:t>
      </w:r>
      <w:r w:rsidRPr="004458E8">
        <w:rPr>
          <w:rFonts w:eastAsiaTheme="minorEastAsia"/>
        </w:rPr>
        <w:t>只要达到了一定浓度可以在</w:t>
      </w:r>
      <w:r w:rsidRPr="004458E8">
        <w:rPr>
          <w:rFonts w:eastAsiaTheme="minorEastAsia" w:hint="eastAsia"/>
        </w:rPr>
        <w:t>非</w:t>
      </w:r>
      <w:r w:rsidRPr="004458E8">
        <w:rPr>
          <w:rFonts w:eastAsiaTheme="minorEastAsia"/>
        </w:rPr>
        <w:t>优势条件下进行</w:t>
      </w:r>
      <w:r w:rsidRPr="004458E8">
        <w:rPr>
          <w:rFonts w:eastAsiaTheme="minorEastAsia" w:hint="eastAsia"/>
        </w:rPr>
        <w:t>多氯联苯</w:t>
      </w:r>
      <w:r w:rsidRPr="004458E8">
        <w:rPr>
          <w:rFonts w:eastAsiaTheme="minorEastAsia"/>
        </w:rPr>
        <w:t>降解</w:t>
      </w:r>
      <w:r w:rsidRPr="004458E8">
        <w:rPr>
          <w:rFonts w:eastAsiaTheme="minorEastAsia" w:hint="eastAsia"/>
        </w:rPr>
        <w:t>。</w:t>
      </w:r>
    </w:p>
    <w:p w14:paraId="78AA7249" w14:textId="77777777" w:rsidR="00296D36" w:rsidRPr="004458E8" w:rsidRDefault="00296D36" w:rsidP="00A95F90">
      <w:pPr>
        <w:pStyle w:val="af8"/>
        <w:adjustRightInd w:val="0"/>
        <w:snapToGrid w:val="0"/>
        <w:spacing w:line="300" w:lineRule="auto"/>
        <w:ind w:firstLineChars="200" w:firstLine="480"/>
        <w:jc w:val="both"/>
        <w:rPr>
          <w:rFonts w:ascii="Times New Roman" w:hAnsi="Times New Roman"/>
        </w:rPr>
      </w:pPr>
      <w:r w:rsidRPr="004458E8">
        <w:rPr>
          <w:rFonts w:ascii="Times New Roman" w:hAnsi="Times New Roman" w:hint="eastAsia"/>
        </w:rPr>
        <w:t>（</w:t>
      </w:r>
      <w:r w:rsidRPr="004458E8">
        <w:rPr>
          <w:rFonts w:ascii="Times New Roman" w:hAnsi="Times New Roman" w:hint="eastAsia"/>
        </w:rPr>
        <w:t>5</w:t>
      </w:r>
      <w:r w:rsidRPr="004458E8">
        <w:rPr>
          <w:rFonts w:ascii="Times New Roman" w:hAnsi="Times New Roman" w:hint="eastAsia"/>
        </w:rPr>
        <w:t>）结合各组脱氯反应的</w:t>
      </w:r>
      <w:r w:rsidRPr="004458E8">
        <w:rPr>
          <w:rFonts w:ascii="Times New Roman" w:hAnsi="Times New Roman"/>
        </w:rPr>
        <w:t>滞后</w:t>
      </w:r>
      <w:r w:rsidRPr="004458E8">
        <w:rPr>
          <w:rFonts w:ascii="Times New Roman" w:hAnsi="Times New Roman" w:hint="eastAsia"/>
        </w:rPr>
        <w:t>期和快速反应期，脱氯相关菌</w:t>
      </w:r>
      <w:r w:rsidRPr="004458E8">
        <w:rPr>
          <w:rFonts w:ascii="Times New Roman" w:hAnsi="Times New Roman"/>
          <w:i/>
        </w:rPr>
        <w:t>Chloroflexi</w:t>
      </w:r>
      <w:r w:rsidRPr="004458E8">
        <w:rPr>
          <w:rFonts w:ascii="Times New Roman" w:hAnsi="Times New Roman" w:hint="eastAsia"/>
        </w:rPr>
        <w:t>、</w:t>
      </w:r>
      <w:r w:rsidRPr="004458E8">
        <w:rPr>
          <w:rFonts w:ascii="Times New Roman" w:hAnsi="Times New Roman" w:hint="eastAsia"/>
          <w:i/>
        </w:rPr>
        <w:t>Dehalococcoides</w:t>
      </w:r>
      <w:r w:rsidRPr="004458E8">
        <w:rPr>
          <w:rFonts w:ascii="Times New Roman" w:hAnsi="Times New Roman" w:hint="eastAsia"/>
        </w:rPr>
        <w:t xml:space="preserve"> 16S rRNA</w:t>
      </w:r>
      <w:r w:rsidRPr="004458E8">
        <w:rPr>
          <w:rFonts w:ascii="Times New Roman" w:hAnsi="Times New Roman" w:hint="eastAsia"/>
        </w:rPr>
        <w:t>基因能指示产甲烷条件下太湖</w:t>
      </w:r>
      <w:r w:rsidRPr="004458E8">
        <w:rPr>
          <w:rFonts w:ascii="Times New Roman" w:hAnsi="Times New Roman"/>
        </w:rPr>
        <w:t>底泥微环境</w:t>
      </w:r>
      <w:r w:rsidRPr="004458E8">
        <w:rPr>
          <w:rFonts w:ascii="Times New Roman" w:hAnsi="Times New Roman" w:hint="eastAsia"/>
        </w:rPr>
        <w:t>（</w:t>
      </w:r>
      <w:r w:rsidRPr="004458E8">
        <w:rPr>
          <w:rFonts w:ascii="Times New Roman" w:hAnsi="Times New Roman" w:hint="eastAsia"/>
        </w:rPr>
        <w:t>T-1</w:t>
      </w:r>
      <w:r w:rsidRPr="004458E8">
        <w:rPr>
          <w:rFonts w:ascii="Times New Roman" w:hAnsi="Times New Roman" w:hint="eastAsia"/>
        </w:rPr>
        <w:t>实验组）和</w:t>
      </w:r>
      <w:r w:rsidRPr="004458E8">
        <w:rPr>
          <w:rFonts w:ascii="Times New Roman" w:hAnsi="Times New Roman"/>
        </w:rPr>
        <w:t>三价铁还原</w:t>
      </w:r>
      <w:r w:rsidRPr="004458E8">
        <w:rPr>
          <w:rFonts w:ascii="Times New Roman" w:hAnsi="Times New Roman" w:hint="eastAsia"/>
        </w:rPr>
        <w:t>条件下太湖</w:t>
      </w:r>
      <w:r w:rsidRPr="004458E8">
        <w:rPr>
          <w:rFonts w:ascii="Times New Roman" w:hAnsi="Times New Roman"/>
        </w:rPr>
        <w:t>底泥微环境</w:t>
      </w:r>
      <w:r w:rsidRPr="004458E8">
        <w:rPr>
          <w:rFonts w:ascii="Times New Roman" w:hAnsi="Times New Roman" w:hint="eastAsia"/>
        </w:rPr>
        <w:t>（</w:t>
      </w:r>
      <w:r w:rsidRPr="004458E8">
        <w:rPr>
          <w:rFonts w:ascii="Times New Roman" w:hAnsi="Times New Roman" w:hint="eastAsia"/>
        </w:rPr>
        <w:t>T-Fe</w:t>
      </w:r>
      <w:r w:rsidRPr="004458E8">
        <w:rPr>
          <w:rFonts w:ascii="Times New Roman" w:hAnsi="Times New Roman" w:hint="eastAsia"/>
        </w:rPr>
        <w:t>实验组）脱氯反应的发生。在硫酸盐还原条件下（</w:t>
      </w:r>
      <w:r w:rsidRPr="004458E8">
        <w:rPr>
          <w:rFonts w:ascii="Times New Roman" w:hAnsi="Times New Roman" w:hint="eastAsia"/>
        </w:rPr>
        <w:t>T-S</w:t>
      </w:r>
      <w:r w:rsidRPr="004458E8">
        <w:rPr>
          <w:rFonts w:ascii="Times New Roman" w:hAnsi="Times New Roman" w:hint="eastAsia"/>
        </w:rPr>
        <w:t>实验组）脱氯相关菌</w:t>
      </w:r>
      <w:r w:rsidRPr="004458E8">
        <w:rPr>
          <w:rFonts w:ascii="Times New Roman" w:hAnsi="Times New Roman"/>
          <w:i/>
        </w:rPr>
        <w:t>Chloroflexi</w:t>
      </w:r>
      <w:r w:rsidRPr="004458E8">
        <w:rPr>
          <w:rFonts w:ascii="Times New Roman" w:hAnsi="Times New Roman" w:hint="eastAsia"/>
        </w:rPr>
        <w:t>可以指示脱氯反应的加快，而</w:t>
      </w:r>
      <w:r w:rsidRPr="004458E8">
        <w:rPr>
          <w:rFonts w:ascii="Times New Roman" w:hAnsi="Times New Roman"/>
          <w:i/>
        </w:rPr>
        <w:t>Dehalococcoides</w:t>
      </w:r>
      <w:r w:rsidRPr="004458E8">
        <w:rPr>
          <w:rFonts w:ascii="Times New Roman" w:hAnsi="Times New Roman"/>
        </w:rPr>
        <w:t>无法指示太湖底泥的脱氯</w:t>
      </w:r>
      <w:r w:rsidRPr="004458E8">
        <w:rPr>
          <w:rFonts w:ascii="Times New Roman" w:hAnsi="Times New Roman" w:hint="eastAsia"/>
        </w:rPr>
        <w:t>情况。</w:t>
      </w:r>
      <w:r w:rsidRPr="004458E8">
        <w:rPr>
          <w:rFonts w:ascii="Times New Roman" w:hAnsi="Times New Roman"/>
        </w:rPr>
        <w:t>意味着在硫酸盐还原条件下起脱氯作用的菌可能并非属于</w:t>
      </w:r>
      <w:r w:rsidRPr="004458E8">
        <w:rPr>
          <w:rFonts w:ascii="Times New Roman" w:hAnsi="Times New Roman"/>
          <w:i/>
        </w:rPr>
        <w:t>Dehalococcoides</w:t>
      </w:r>
      <w:r w:rsidRPr="004458E8">
        <w:rPr>
          <w:rFonts w:ascii="Times New Roman" w:hAnsi="Times New Roman" w:hint="eastAsia"/>
        </w:rPr>
        <w:t>属。</w:t>
      </w:r>
      <w:r w:rsidRPr="004458E8">
        <w:rPr>
          <w:rFonts w:ascii="Times New Roman" w:hAnsi="Times New Roman" w:hint="eastAsia"/>
          <w:i/>
        </w:rPr>
        <w:t>Dehalococcoides</w:t>
      </w:r>
      <w:r w:rsidRPr="004458E8">
        <w:rPr>
          <w:rFonts w:ascii="Times New Roman" w:hAnsi="Times New Roman" w:hint="eastAsia"/>
        </w:rPr>
        <w:t>在</w:t>
      </w:r>
      <w:r w:rsidRPr="004458E8">
        <w:rPr>
          <w:rFonts w:ascii="Times New Roman" w:hAnsi="Times New Roman" w:hint="eastAsia"/>
        </w:rPr>
        <w:t>PCBs</w:t>
      </w:r>
      <w:r w:rsidRPr="004458E8">
        <w:rPr>
          <w:rFonts w:ascii="Times New Roman" w:hAnsi="Times New Roman" w:hint="eastAsia"/>
        </w:rPr>
        <w:t>快速降解期占</w:t>
      </w:r>
      <w:r w:rsidRPr="004458E8">
        <w:rPr>
          <w:rFonts w:ascii="Times New Roman" w:hAnsi="Times New Roman"/>
          <w:i/>
        </w:rPr>
        <w:t>Bacteria</w:t>
      </w:r>
      <w:r w:rsidRPr="004458E8">
        <w:rPr>
          <w:rFonts w:ascii="Times New Roman" w:hAnsi="Times New Roman" w:hint="eastAsia"/>
        </w:rPr>
        <w:t>百分比增大，能一定程度上指示脱氯反应的加快，</w:t>
      </w:r>
      <w:r w:rsidRPr="004458E8">
        <w:rPr>
          <w:rFonts w:ascii="Times New Roman" w:hAnsi="Times New Roman"/>
        </w:rPr>
        <w:t>可以考虑采用</w:t>
      </w:r>
      <w:r w:rsidRPr="004458E8">
        <w:rPr>
          <w:rFonts w:ascii="Times New Roman" w:hAnsi="Times New Roman"/>
          <w:i/>
        </w:rPr>
        <w:t>Dehalococcoides</w:t>
      </w:r>
      <w:r w:rsidRPr="004458E8">
        <w:rPr>
          <w:rFonts w:ascii="Times New Roman" w:hAnsi="Times New Roman" w:hint="eastAsia"/>
          <w:i/>
        </w:rPr>
        <w:t>/</w:t>
      </w:r>
      <w:r w:rsidRPr="004458E8">
        <w:rPr>
          <w:rFonts w:ascii="Times New Roman" w:hAnsi="Times New Roman"/>
          <w:i/>
        </w:rPr>
        <w:t>Bacteria</w:t>
      </w:r>
      <w:r w:rsidRPr="004458E8">
        <w:rPr>
          <w:rFonts w:ascii="Times New Roman" w:hAnsi="Times New Roman" w:hint="eastAsia"/>
        </w:rPr>
        <w:t>来追踪指示脱氯进程。与已有研究结果</w:t>
      </w:r>
      <w:r w:rsidRPr="004458E8">
        <w:rPr>
          <w:rFonts w:ascii="Times New Roman" w:hAnsi="Times New Roman"/>
          <w:noProof/>
          <w:vertAlign w:val="superscript"/>
        </w:rPr>
        <w:t>[48, 74]</w:t>
      </w:r>
      <w:r w:rsidRPr="004458E8">
        <w:rPr>
          <w:rFonts w:ascii="Times New Roman" w:hAnsi="Times New Roman" w:hint="eastAsia"/>
        </w:rPr>
        <w:t>不同，在本实验中，推定脱氯菌</w:t>
      </w:r>
      <w:r w:rsidRPr="004458E8">
        <w:rPr>
          <w:rFonts w:ascii="Times New Roman" w:hAnsi="Times New Roman"/>
          <w:i/>
        </w:rPr>
        <w:t>Chloroflexi</w:t>
      </w:r>
      <w:r w:rsidRPr="004458E8">
        <w:rPr>
          <w:rFonts w:ascii="Times New Roman" w:hAnsi="Times New Roman" w:hint="eastAsia"/>
        </w:rPr>
        <w:t>相比</w:t>
      </w:r>
      <w:r w:rsidRPr="004458E8">
        <w:rPr>
          <w:rFonts w:ascii="Times New Roman" w:hAnsi="Times New Roman" w:hint="eastAsia"/>
          <w:i/>
        </w:rPr>
        <w:t>Dehalococcoides</w:t>
      </w:r>
      <w:r w:rsidRPr="004458E8">
        <w:rPr>
          <w:rFonts w:ascii="Times New Roman" w:hAnsi="Times New Roman"/>
        </w:rPr>
        <w:t>可以更好地指示硫酸盐还原和三价铁还原条件下脱氯的启动和脱氯速率的变化</w:t>
      </w:r>
      <w:r w:rsidRPr="004458E8">
        <w:rPr>
          <w:rFonts w:ascii="Times New Roman" w:hAnsi="Times New Roman" w:hint="eastAsia"/>
        </w:rPr>
        <w:t>。这说明脱氯反应的沉积物特异性非常强，指示微生物</w:t>
      </w:r>
      <w:r w:rsidRPr="004458E8">
        <w:rPr>
          <w:rFonts w:ascii="Times New Roman" w:hAnsi="Times New Roman" w:hint="eastAsia"/>
        </w:rPr>
        <w:t>/</w:t>
      </w:r>
      <w:r w:rsidRPr="004458E8">
        <w:rPr>
          <w:rFonts w:ascii="Times New Roman" w:hAnsi="Times New Roman" w:hint="eastAsia"/>
        </w:rPr>
        <w:t>基因需要相应调整。</w:t>
      </w:r>
    </w:p>
    <w:p w14:paraId="3DEF43F2" w14:textId="77777777" w:rsidR="00296D36" w:rsidRPr="004458E8" w:rsidRDefault="00296D36" w:rsidP="00A95F90">
      <w:pPr>
        <w:widowControl/>
        <w:autoSpaceDE w:val="0"/>
        <w:autoSpaceDN w:val="0"/>
        <w:adjustRightInd w:val="0"/>
        <w:snapToGrid w:val="0"/>
        <w:spacing w:line="300" w:lineRule="auto"/>
        <w:ind w:firstLineChars="200" w:firstLine="480"/>
        <w:rPr>
          <w:rFonts w:eastAsiaTheme="minorEastAsia"/>
        </w:rPr>
      </w:pPr>
      <w:r w:rsidRPr="004458E8">
        <w:rPr>
          <w:rFonts w:eastAsiaTheme="minorEastAsia" w:hint="eastAsia"/>
        </w:rPr>
        <w:t>（</w:t>
      </w:r>
      <w:r w:rsidRPr="004458E8">
        <w:rPr>
          <w:rFonts w:eastAsiaTheme="minorEastAsia" w:hint="eastAsia"/>
        </w:rPr>
        <w:t>6</w:t>
      </w:r>
      <w:r w:rsidRPr="004458E8">
        <w:rPr>
          <w:rFonts w:eastAsiaTheme="minorEastAsia" w:hint="eastAsia"/>
        </w:rPr>
        <w:t>）结合各组脱氯反应的</w:t>
      </w:r>
      <w:r w:rsidRPr="004458E8">
        <w:rPr>
          <w:rFonts w:eastAsiaTheme="minorEastAsia"/>
        </w:rPr>
        <w:t>滞后</w:t>
      </w:r>
      <w:r w:rsidRPr="004458E8">
        <w:rPr>
          <w:rFonts w:eastAsiaTheme="minorEastAsia" w:hint="eastAsia"/>
        </w:rPr>
        <w:t>期和快速反应期，还原脱卤酶基因</w:t>
      </w:r>
      <w:r w:rsidRPr="004458E8">
        <w:rPr>
          <w:rFonts w:eastAsiaTheme="minorEastAsia" w:hint="eastAsia"/>
          <w:i/>
        </w:rPr>
        <w:t>ardA</w:t>
      </w:r>
      <w:r w:rsidRPr="004458E8">
        <w:rPr>
          <w:rFonts w:eastAsiaTheme="minorEastAsia" w:hint="eastAsia"/>
        </w:rPr>
        <w:t>、</w:t>
      </w:r>
      <w:r w:rsidRPr="004458E8">
        <w:rPr>
          <w:rFonts w:eastAsiaTheme="minorEastAsia" w:hint="eastAsia"/>
          <w:i/>
        </w:rPr>
        <w:t>rdh</w:t>
      </w:r>
      <w:r w:rsidRPr="004458E8">
        <w:rPr>
          <w:rFonts w:eastAsiaTheme="minorEastAsia" w:hint="eastAsia"/>
        </w:rPr>
        <w:t xml:space="preserve">12 </w:t>
      </w:r>
      <w:r w:rsidRPr="004458E8">
        <w:rPr>
          <w:rFonts w:eastAsiaTheme="minorEastAsia" w:hint="eastAsia"/>
        </w:rPr>
        <w:t>均能指示产甲烷条件下太湖</w:t>
      </w:r>
      <w:r w:rsidRPr="004458E8">
        <w:rPr>
          <w:rFonts w:eastAsiaTheme="minorEastAsia"/>
        </w:rPr>
        <w:t>底泥微环境</w:t>
      </w:r>
      <w:r w:rsidRPr="004458E8">
        <w:rPr>
          <w:rFonts w:eastAsiaTheme="minorEastAsia" w:hint="eastAsia"/>
        </w:rPr>
        <w:t>（</w:t>
      </w:r>
      <w:r w:rsidRPr="004458E8">
        <w:rPr>
          <w:rFonts w:eastAsiaTheme="minorEastAsia" w:hint="eastAsia"/>
        </w:rPr>
        <w:t>T-1</w:t>
      </w:r>
      <w:r w:rsidRPr="004458E8">
        <w:rPr>
          <w:rFonts w:eastAsiaTheme="minorEastAsia" w:hint="eastAsia"/>
        </w:rPr>
        <w:t>实验组）、</w:t>
      </w:r>
      <w:r w:rsidRPr="004458E8">
        <w:rPr>
          <w:rFonts w:eastAsiaTheme="minorEastAsia"/>
        </w:rPr>
        <w:t>三价铁还原</w:t>
      </w:r>
      <w:r w:rsidRPr="004458E8">
        <w:rPr>
          <w:rFonts w:eastAsiaTheme="minorEastAsia" w:hint="eastAsia"/>
        </w:rPr>
        <w:t>条件下太湖</w:t>
      </w:r>
      <w:r w:rsidRPr="004458E8">
        <w:rPr>
          <w:rFonts w:eastAsiaTheme="minorEastAsia"/>
        </w:rPr>
        <w:t>底泥微环境</w:t>
      </w:r>
      <w:r w:rsidRPr="004458E8">
        <w:rPr>
          <w:rFonts w:eastAsiaTheme="minorEastAsia" w:hint="eastAsia"/>
        </w:rPr>
        <w:t>（</w:t>
      </w:r>
      <w:r w:rsidRPr="004458E8">
        <w:rPr>
          <w:rFonts w:eastAsiaTheme="minorEastAsia" w:hint="eastAsia"/>
        </w:rPr>
        <w:t>T-Fe</w:t>
      </w:r>
      <w:r w:rsidRPr="004458E8">
        <w:rPr>
          <w:rFonts w:eastAsiaTheme="minorEastAsia" w:hint="eastAsia"/>
        </w:rPr>
        <w:t>实验组）脱氯反应的启动。在硫酸盐还原条件下（</w:t>
      </w:r>
      <w:r w:rsidRPr="004458E8">
        <w:rPr>
          <w:rFonts w:eastAsiaTheme="minorEastAsia" w:hint="eastAsia"/>
        </w:rPr>
        <w:t>T-S</w:t>
      </w:r>
      <w:r w:rsidRPr="004458E8">
        <w:rPr>
          <w:rFonts w:eastAsiaTheme="minorEastAsia" w:hint="eastAsia"/>
        </w:rPr>
        <w:t>实验组）只能反映脱氯反应的加快，无法指示反应的启动。相对于</w:t>
      </w:r>
      <w:r w:rsidRPr="004458E8">
        <w:rPr>
          <w:rFonts w:eastAsiaTheme="minorEastAsia" w:hint="eastAsia"/>
        </w:rPr>
        <w:t>PCBs</w:t>
      </w:r>
      <w:r w:rsidRPr="004458E8">
        <w:rPr>
          <w:rFonts w:eastAsiaTheme="minorEastAsia" w:hint="eastAsia"/>
        </w:rPr>
        <w:t>脱氯指示微生物，还原脱卤酶基因对</w:t>
      </w:r>
      <w:r w:rsidRPr="004458E8">
        <w:rPr>
          <w:rFonts w:eastAsiaTheme="minorEastAsia" w:hint="eastAsia"/>
        </w:rPr>
        <w:t>PCBs</w:t>
      </w:r>
      <w:r w:rsidRPr="004458E8">
        <w:rPr>
          <w:rFonts w:eastAsiaTheme="minorEastAsia" w:hint="eastAsia"/>
        </w:rPr>
        <w:t>脱氯反应起始的响应更加明显，</w:t>
      </w:r>
      <w:r w:rsidRPr="004458E8">
        <w:rPr>
          <w:rFonts w:eastAsiaTheme="minorEastAsia" w:hint="eastAsia"/>
          <w:i/>
        </w:rPr>
        <w:t>ardA</w:t>
      </w:r>
      <w:r w:rsidRPr="004458E8">
        <w:rPr>
          <w:rFonts w:eastAsiaTheme="minorEastAsia" w:hint="eastAsia"/>
        </w:rPr>
        <w:t>、</w:t>
      </w:r>
      <w:r w:rsidRPr="004458E8">
        <w:rPr>
          <w:rFonts w:eastAsiaTheme="minorEastAsia" w:hint="eastAsia"/>
          <w:i/>
        </w:rPr>
        <w:t>rdh</w:t>
      </w:r>
      <w:r w:rsidRPr="004458E8">
        <w:rPr>
          <w:rFonts w:eastAsiaTheme="minorEastAsia" w:hint="eastAsia"/>
        </w:rPr>
        <w:t>12</w:t>
      </w:r>
      <w:r w:rsidRPr="004458E8">
        <w:rPr>
          <w:rFonts w:eastAsiaTheme="minorEastAsia" w:hint="eastAsia"/>
        </w:rPr>
        <w:t>在产甲烷条件下（</w:t>
      </w:r>
      <w:r w:rsidRPr="004458E8">
        <w:rPr>
          <w:rFonts w:eastAsiaTheme="minorEastAsia" w:hint="eastAsia"/>
        </w:rPr>
        <w:t>T-1</w:t>
      </w:r>
      <w:r w:rsidRPr="004458E8">
        <w:rPr>
          <w:rFonts w:eastAsiaTheme="minorEastAsia" w:hint="eastAsia"/>
        </w:rPr>
        <w:t>实验组）</w:t>
      </w:r>
      <w:r w:rsidRPr="004458E8">
        <w:rPr>
          <w:rFonts w:eastAsiaTheme="minorEastAsia" w:hint="eastAsia"/>
        </w:rPr>
        <w:t>PCBs</w:t>
      </w:r>
      <w:r w:rsidRPr="004458E8">
        <w:rPr>
          <w:rFonts w:eastAsiaTheme="minorEastAsia" w:hint="eastAsia"/>
        </w:rPr>
        <w:t>降解的第</w:t>
      </w:r>
      <w:r w:rsidRPr="004458E8">
        <w:rPr>
          <w:rFonts w:eastAsiaTheme="minorEastAsia" w:hint="eastAsia"/>
        </w:rPr>
        <w:t>3</w:t>
      </w:r>
      <w:r w:rsidRPr="004458E8">
        <w:rPr>
          <w:rFonts w:eastAsiaTheme="minorEastAsia"/>
        </w:rPr>
        <w:t>–</w:t>
      </w:r>
      <w:r w:rsidRPr="004458E8">
        <w:rPr>
          <w:rFonts w:eastAsiaTheme="minorEastAsia" w:hint="eastAsia"/>
        </w:rPr>
        <w:t>6</w:t>
      </w:r>
      <w:r w:rsidRPr="004458E8">
        <w:rPr>
          <w:rFonts w:eastAsiaTheme="minorEastAsia" w:hint="eastAsia"/>
        </w:rPr>
        <w:t>周均表现出数量级的增长，远高于同期两种指示微生物</w:t>
      </w:r>
      <w:r w:rsidRPr="004458E8">
        <w:rPr>
          <w:rFonts w:eastAsiaTheme="minorEastAsia"/>
          <w:i/>
        </w:rPr>
        <w:t>Chloroflexi</w:t>
      </w:r>
      <w:r w:rsidRPr="004458E8">
        <w:rPr>
          <w:rFonts w:eastAsiaTheme="minorEastAsia" w:hint="eastAsia"/>
        </w:rPr>
        <w:t>、</w:t>
      </w:r>
      <w:r w:rsidRPr="004458E8">
        <w:rPr>
          <w:rFonts w:eastAsiaTheme="minorEastAsia" w:hint="eastAsia"/>
          <w:i/>
        </w:rPr>
        <w:t>Dehalococcoides</w:t>
      </w:r>
      <w:r w:rsidRPr="004458E8">
        <w:rPr>
          <w:rFonts w:eastAsiaTheme="minorEastAsia" w:hint="eastAsia"/>
        </w:rPr>
        <w:t>的变化。在</w:t>
      </w:r>
      <w:r w:rsidRPr="004458E8">
        <w:rPr>
          <w:rFonts w:eastAsiaTheme="minorEastAsia"/>
        </w:rPr>
        <w:t>三价铁还原</w:t>
      </w:r>
      <w:r w:rsidRPr="004458E8">
        <w:rPr>
          <w:rFonts w:eastAsiaTheme="minorEastAsia" w:hint="eastAsia"/>
        </w:rPr>
        <w:t>条件下太湖</w:t>
      </w:r>
      <w:r w:rsidRPr="004458E8">
        <w:rPr>
          <w:rFonts w:eastAsiaTheme="minorEastAsia"/>
        </w:rPr>
        <w:t>底泥微环境</w:t>
      </w:r>
      <w:r w:rsidRPr="004458E8">
        <w:rPr>
          <w:rFonts w:eastAsiaTheme="minorEastAsia" w:hint="eastAsia"/>
        </w:rPr>
        <w:t>（</w:t>
      </w:r>
      <w:r w:rsidRPr="004458E8">
        <w:rPr>
          <w:rFonts w:eastAsiaTheme="minorEastAsia" w:hint="eastAsia"/>
        </w:rPr>
        <w:t>T-Fe</w:t>
      </w:r>
      <w:r w:rsidRPr="004458E8">
        <w:rPr>
          <w:rFonts w:eastAsiaTheme="minorEastAsia" w:hint="eastAsia"/>
        </w:rPr>
        <w:t>实验组）的变化情况与产甲烷条件下（</w:t>
      </w:r>
      <w:r w:rsidRPr="004458E8">
        <w:rPr>
          <w:rFonts w:eastAsiaTheme="minorEastAsia" w:hint="eastAsia"/>
        </w:rPr>
        <w:t>T-1</w:t>
      </w:r>
      <w:r w:rsidRPr="004458E8">
        <w:rPr>
          <w:rFonts w:eastAsiaTheme="minorEastAsia" w:hint="eastAsia"/>
        </w:rPr>
        <w:t>实验组）类似。而在硫酸盐还原条件下（</w:t>
      </w:r>
      <w:r w:rsidRPr="004458E8">
        <w:rPr>
          <w:rFonts w:eastAsiaTheme="minorEastAsia" w:hint="eastAsia"/>
        </w:rPr>
        <w:t>T-S</w:t>
      </w:r>
      <w:r w:rsidRPr="004458E8">
        <w:rPr>
          <w:rFonts w:eastAsiaTheme="minorEastAsia" w:hint="eastAsia"/>
        </w:rPr>
        <w:t>实验组）指示微生物</w:t>
      </w:r>
      <w:r w:rsidRPr="004458E8">
        <w:rPr>
          <w:rFonts w:eastAsiaTheme="minorEastAsia" w:hint="eastAsia"/>
        </w:rPr>
        <w:t>/</w:t>
      </w:r>
      <w:r w:rsidRPr="004458E8">
        <w:rPr>
          <w:rFonts w:eastAsiaTheme="minorEastAsia" w:hint="eastAsia"/>
        </w:rPr>
        <w:t>基因的响应都较差。推测在硫酸盐</w:t>
      </w:r>
      <w:r w:rsidRPr="004458E8">
        <w:rPr>
          <w:rFonts w:eastAsiaTheme="minorEastAsia" w:hint="eastAsia"/>
        </w:rPr>
        <w:lastRenderedPageBreak/>
        <w:t>浓度较高（约</w:t>
      </w:r>
      <w:r w:rsidRPr="004458E8">
        <w:rPr>
          <w:rFonts w:eastAsiaTheme="minorEastAsia" w:hint="eastAsia"/>
        </w:rPr>
        <w:t>18mmol/kg</w:t>
      </w:r>
      <w:r w:rsidRPr="004458E8">
        <w:rPr>
          <w:rFonts w:eastAsiaTheme="minorEastAsia" w:hint="eastAsia"/>
        </w:rPr>
        <w:t>泥浆）的环境下太湖底泥微生物降解</w:t>
      </w:r>
      <w:r w:rsidRPr="004458E8">
        <w:rPr>
          <w:rFonts w:eastAsiaTheme="minorEastAsia" w:hint="eastAsia"/>
        </w:rPr>
        <w:t>PCBs</w:t>
      </w:r>
      <w:r w:rsidRPr="004458E8">
        <w:rPr>
          <w:rFonts w:eastAsiaTheme="minorEastAsia" w:hint="eastAsia"/>
        </w:rPr>
        <w:t>的方式不同，在该环境下的脱氯指示基因</w:t>
      </w:r>
      <w:r w:rsidRPr="004458E8">
        <w:rPr>
          <w:rFonts w:eastAsiaTheme="minorEastAsia" w:hint="eastAsia"/>
        </w:rPr>
        <w:t>/</w:t>
      </w:r>
      <w:r w:rsidRPr="004458E8">
        <w:rPr>
          <w:rFonts w:eastAsiaTheme="minorEastAsia" w:hint="eastAsia"/>
        </w:rPr>
        <w:t>微生物还有待探索。</w:t>
      </w:r>
      <w:r w:rsidRPr="004458E8">
        <w:rPr>
          <w:rFonts w:eastAsiaTheme="minorEastAsia"/>
        </w:rPr>
        <w:t xml:space="preserve"> </w:t>
      </w:r>
    </w:p>
    <w:p w14:paraId="1F0E6445" w14:textId="77777777" w:rsidR="00296D36" w:rsidRPr="004458E8" w:rsidRDefault="00296D36" w:rsidP="00A95F90">
      <w:pPr>
        <w:pStyle w:val="af8"/>
        <w:adjustRightInd w:val="0"/>
        <w:snapToGrid w:val="0"/>
        <w:spacing w:line="300" w:lineRule="auto"/>
        <w:ind w:firstLineChars="200" w:firstLine="480"/>
        <w:jc w:val="both"/>
        <w:rPr>
          <w:rFonts w:ascii="Times New Roman" w:hAnsi="Times New Roman"/>
        </w:rPr>
      </w:pPr>
      <w:r w:rsidRPr="004458E8">
        <w:rPr>
          <w:rFonts w:ascii="Times New Roman" w:hAnsi="Times New Roman" w:hint="eastAsia"/>
        </w:rPr>
        <w:t>（</w:t>
      </w:r>
      <w:r w:rsidRPr="004458E8">
        <w:rPr>
          <w:rFonts w:ascii="Times New Roman" w:hAnsi="Times New Roman" w:hint="eastAsia"/>
        </w:rPr>
        <w:t>7</w:t>
      </w:r>
      <w:r w:rsidRPr="004458E8">
        <w:rPr>
          <w:rFonts w:ascii="Times New Roman" w:hAnsi="Times New Roman" w:hint="eastAsia"/>
        </w:rPr>
        <w:t>）到第</w:t>
      </w:r>
      <w:r w:rsidRPr="004458E8">
        <w:rPr>
          <w:rFonts w:ascii="Times New Roman" w:hAnsi="Times New Roman" w:hint="eastAsia"/>
        </w:rPr>
        <w:t>66</w:t>
      </w:r>
      <w:r w:rsidRPr="004458E8">
        <w:rPr>
          <w:rFonts w:ascii="Times New Roman" w:hAnsi="Times New Roman" w:hint="eastAsia"/>
        </w:rPr>
        <w:t>周，脱氯相关菌</w:t>
      </w:r>
      <w:r w:rsidRPr="004458E8">
        <w:rPr>
          <w:rFonts w:ascii="Times New Roman" w:hAnsi="Times New Roman" w:hint="eastAsia"/>
        </w:rPr>
        <w:t>/</w:t>
      </w:r>
      <w:r w:rsidRPr="004458E8">
        <w:rPr>
          <w:rFonts w:ascii="Times New Roman" w:hAnsi="Times New Roman" w:hint="eastAsia"/>
        </w:rPr>
        <w:t>基因仍保持在较高水平，说明脱氯反应仍可继续进行，实验微环境具有脱氯潜能。</w:t>
      </w:r>
    </w:p>
    <w:p w14:paraId="06297E3E" w14:textId="77777777" w:rsidR="00296D36" w:rsidRDefault="00296D36" w:rsidP="00A95F90">
      <w:pPr>
        <w:widowControl/>
        <w:snapToGrid w:val="0"/>
        <w:jc w:val="left"/>
        <w:sectPr w:rsidR="00296D36" w:rsidSect="00B66E73">
          <w:headerReference w:type="default" r:id="rId108"/>
          <w:pgSz w:w="11900" w:h="16840"/>
          <w:pgMar w:top="1440" w:right="1800" w:bottom="1440" w:left="1800" w:header="851" w:footer="992" w:gutter="0"/>
          <w:cols w:space="425"/>
          <w:docGrid w:type="lines" w:linePitch="312"/>
        </w:sectPr>
      </w:pPr>
    </w:p>
    <w:p w14:paraId="00DCB578" w14:textId="77777777" w:rsidR="00296D36" w:rsidRDefault="00296D36" w:rsidP="00A95F90">
      <w:pPr>
        <w:pStyle w:val="2"/>
        <w:numPr>
          <w:ilvl w:val="0"/>
          <w:numId w:val="0"/>
        </w:numPr>
        <w:spacing w:beforeLines="0" w:afterLines="0" w:line="288" w:lineRule="auto"/>
      </w:pPr>
      <w:bookmarkStart w:id="179" w:name="_Toc346463119"/>
      <w:r w:rsidRPr="001B53DE">
        <w:rPr>
          <w:rFonts w:hint="eastAsia"/>
        </w:rPr>
        <w:lastRenderedPageBreak/>
        <w:t>第</w:t>
      </w:r>
      <w:r>
        <w:rPr>
          <w:rFonts w:hint="eastAsia"/>
        </w:rPr>
        <w:t>六</w:t>
      </w:r>
      <w:r w:rsidRPr="001B53DE">
        <w:rPr>
          <w:rFonts w:hint="eastAsia"/>
        </w:rPr>
        <w:t>章</w:t>
      </w:r>
      <w:r>
        <w:rPr>
          <w:rFonts w:hint="eastAsia"/>
        </w:rPr>
        <w:t xml:space="preserve"> 结论与展望</w:t>
      </w:r>
      <w:bookmarkEnd w:id="179"/>
    </w:p>
    <w:p w14:paraId="2E2A5EC3" w14:textId="77777777" w:rsidR="00296D36" w:rsidRDefault="00296D36" w:rsidP="003A4A6B">
      <w:pPr>
        <w:pStyle w:val="11"/>
        <w:snapToGrid w:val="0"/>
        <w:spacing w:beforeLines="100" w:before="312" w:line="300" w:lineRule="auto"/>
      </w:pPr>
      <w:bookmarkStart w:id="180" w:name="_Toc346463120"/>
      <w:r>
        <w:rPr>
          <w:rFonts w:hint="eastAsia"/>
        </w:rPr>
        <w:t xml:space="preserve">6.1 </w:t>
      </w:r>
      <w:r>
        <w:rPr>
          <w:rFonts w:hint="eastAsia"/>
        </w:rPr>
        <w:t>结论</w:t>
      </w:r>
      <w:bookmarkEnd w:id="180"/>
    </w:p>
    <w:p w14:paraId="2A823217" w14:textId="77777777" w:rsidR="00296D36" w:rsidRPr="00E40C7E" w:rsidRDefault="00F125AC" w:rsidP="00A95F90">
      <w:pPr>
        <w:adjustRightInd w:val="0"/>
        <w:snapToGrid w:val="0"/>
        <w:spacing w:line="300" w:lineRule="auto"/>
        <w:ind w:firstLineChars="200" w:firstLine="480"/>
      </w:pPr>
      <w:r>
        <w:rPr>
          <w:rFonts w:hint="eastAsia"/>
        </w:rPr>
        <w:t>本研究对构建的太湖底泥微环境</w:t>
      </w:r>
      <w:r w:rsidR="00296D36" w:rsidRPr="00E40C7E">
        <w:rPr>
          <w:rFonts w:hint="eastAsia"/>
        </w:rPr>
        <w:t>T-1</w:t>
      </w:r>
      <w:r w:rsidR="00296D36" w:rsidRPr="00E40C7E">
        <w:rPr>
          <w:rFonts w:hint="eastAsia"/>
        </w:rPr>
        <w:t>实验组（外加</w:t>
      </w:r>
      <w:r w:rsidR="00296D36" w:rsidRPr="00E40C7E">
        <w:rPr>
          <w:rFonts w:hint="eastAsia"/>
        </w:rPr>
        <w:t>PCBs</w:t>
      </w:r>
      <w:r w:rsidR="00296D36" w:rsidRPr="00E40C7E">
        <w:rPr>
          <w:rFonts w:hint="eastAsia"/>
        </w:rPr>
        <w:t>母体）、</w:t>
      </w:r>
      <w:r w:rsidR="00296D36" w:rsidRPr="00E40C7E">
        <w:rPr>
          <w:rFonts w:hint="eastAsia"/>
        </w:rPr>
        <w:t>T-S</w:t>
      </w:r>
      <w:r w:rsidR="00296D36" w:rsidRPr="00E40C7E">
        <w:rPr>
          <w:rFonts w:hint="eastAsia"/>
        </w:rPr>
        <w:t>实验组（外加</w:t>
      </w:r>
      <w:r w:rsidR="00296D36" w:rsidRPr="00E40C7E">
        <w:rPr>
          <w:rFonts w:hint="eastAsia"/>
        </w:rPr>
        <w:t>PCBs</w:t>
      </w:r>
      <w:r w:rsidR="00296D36" w:rsidRPr="00E40C7E">
        <w:rPr>
          <w:rFonts w:hint="eastAsia"/>
        </w:rPr>
        <w:t>母体及</w:t>
      </w:r>
      <w:r w:rsidR="00296D36" w:rsidRPr="00E40C7E">
        <w:rPr>
          <w:rFonts w:hint="eastAsia"/>
        </w:rPr>
        <w:t>Na</w:t>
      </w:r>
      <w:r w:rsidR="00296D36" w:rsidRPr="00E40C7E">
        <w:rPr>
          <w:rFonts w:hint="eastAsia"/>
          <w:vertAlign w:val="subscript"/>
        </w:rPr>
        <w:t>2</w:t>
      </w:r>
      <w:r w:rsidR="00296D36" w:rsidRPr="00E40C7E">
        <w:rPr>
          <w:rFonts w:hint="eastAsia"/>
        </w:rPr>
        <w:t>SO</w:t>
      </w:r>
      <w:r w:rsidR="00296D36" w:rsidRPr="00E40C7E">
        <w:rPr>
          <w:rFonts w:hint="eastAsia"/>
          <w:vertAlign w:val="subscript"/>
        </w:rPr>
        <w:t>4</w:t>
      </w:r>
      <w:r w:rsidR="00296D36" w:rsidRPr="00E40C7E">
        <w:rPr>
          <w:rFonts w:hint="eastAsia"/>
        </w:rPr>
        <w:t>）、</w:t>
      </w:r>
      <w:r w:rsidR="00296D36" w:rsidRPr="00E40C7E">
        <w:rPr>
          <w:rFonts w:hint="eastAsia"/>
        </w:rPr>
        <w:t>T-Fe</w:t>
      </w:r>
      <w:r w:rsidR="00296D36" w:rsidRPr="00E40C7E">
        <w:rPr>
          <w:rFonts w:hint="eastAsia"/>
        </w:rPr>
        <w:t>实验组（外加</w:t>
      </w:r>
      <w:r w:rsidR="00296D36" w:rsidRPr="00E40C7E">
        <w:rPr>
          <w:rFonts w:hint="eastAsia"/>
        </w:rPr>
        <w:t>PCBs</w:t>
      </w:r>
      <w:r w:rsidR="00296D36" w:rsidRPr="00E40C7E">
        <w:rPr>
          <w:rFonts w:hint="eastAsia"/>
        </w:rPr>
        <w:t>母体及</w:t>
      </w:r>
      <w:r w:rsidR="00296D36" w:rsidRPr="00E40C7E">
        <w:rPr>
          <w:rFonts w:hint="eastAsia"/>
        </w:rPr>
        <w:t>FeOOH</w:t>
      </w:r>
      <w:r w:rsidR="00296D36" w:rsidRPr="00E40C7E">
        <w:rPr>
          <w:rFonts w:hint="eastAsia"/>
        </w:rPr>
        <w:t>）模拟自然条件下多氯联苯的降解，进行了为期</w:t>
      </w:r>
      <w:r w:rsidR="00296D36" w:rsidRPr="00E40C7E">
        <w:rPr>
          <w:rFonts w:hint="eastAsia"/>
        </w:rPr>
        <w:t>66</w:t>
      </w:r>
      <w:r w:rsidR="00296D36" w:rsidRPr="00E40C7E">
        <w:rPr>
          <w:rFonts w:hint="eastAsia"/>
        </w:rPr>
        <w:t>周的实验监测。探究太湖底泥微环境中</w:t>
      </w:r>
      <w:r w:rsidR="00296D36" w:rsidRPr="00E40C7E">
        <w:rPr>
          <w:rFonts w:hint="eastAsia"/>
        </w:rPr>
        <w:t>PCBs</w:t>
      </w:r>
      <w:r w:rsidR="00296D36" w:rsidRPr="00E40C7E">
        <w:rPr>
          <w:rFonts w:hint="eastAsia"/>
        </w:rPr>
        <w:t>的降解规律以及外加的两种竞争性电子受体（三价铁、硫酸根）对</w:t>
      </w:r>
      <w:r w:rsidR="00296D36" w:rsidRPr="00E40C7E">
        <w:rPr>
          <w:rFonts w:hint="eastAsia"/>
        </w:rPr>
        <w:t>PCBs</w:t>
      </w:r>
      <w:r w:rsidR="00296D36" w:rsidRPr="00E40C7E">
        <w:rPr>
          <w:rFonts w:hint="eastAsia"/>
        </w:rPr>
        <w:t>降解的影响，</w:t>
      </w:r>
      <w:r w:rsidR="00296D36">
        <w:rPr>
          <w:rFonts w:hint="eastAsia"/>
        </w:rPr>
        <w:t>通过</w:t>
      </w:r>
      <w:r w:rsidR="00296D36" w:rsidRPr="00E40C7E">
        <w:rPr>
          <w:rFonts w:hint="eastAsia"/>
        </w:rPr>
        <w:t>化学分析与分子生物学方法相结合，筛选出了太湖底泥</w:t>
      </w:r>
      <w:r w:rsidR="00296D36" w:rsidRPr="00E40C7E">
        <w:rPr>
          <w:rFonts w:hint="eastAsia"/>
        </w:rPr>
        <w:t>PCBs</w:t>
      </w:r>
      <w:r w:rsidR="00296D36" w:rsidRPr="00E40C7E">
        <w:rPr>
          <w:rFonts w:hint="eastAsia"/>
        </w:rPr>
        <w:t>降解的指示微生物</w:t>
      </w:r>
      <w:r w:rsidR="00296D36" w:rsidRPr="00E40C7E">
        <w:rPr>
          <w:rFonts w:hint="eastAsia"/>
        </w:rPr>
        <w:t>/</w:t>
      </w:r>
      <w:r w:rsidR="00296D36" w:rsidRPr="00E40C7E">
        <w:rPr>
          <w:rFonts w:hint="eastAsia"/>
        </w:rPr>
        <w:t>还原脱卤酶基因。所得主要结论如下：</w:t>
      </w:r>
    </w:p>
    <w:p w14:paraId="5FC853C3" w14:textId="77777777" w:rsidR="00296D36" w:rsidRPr="00E40C7E" w:rsidRDefault="00296D36" w:rsidP="00A95F90">
      <w:pPr>
        <w:adjustRightInd w:val="0"/>
        <w:snapToGrid w:val="0"/>
        <w:spacing w:line="300" w:lineRule="auto"/>
        <w:ind w:firstLineChars="200" w:firstLine="488"/>
      </w:pPr>
      <w:r w:rsidRPr="00743407">
        <w:rPr>
          <w:rFonts w:hint="eastAsia"/>
          <w:snapToGrid w:val="0"/>
          <w:spacing w:val="2"/>
          <w:kern w:val="0"/>
        </w:rPr>
        <w:t>（</w:t>
      </w:r>
      <w:r w:rsidRPr="00743407">
        <w:rPr>
          <w:rFonts w:hint="eastAsia"/>
          <w:snapToGrid w:val="0"/>
          <w:spacing w:val="2"/>
          <w:kern w:val="0"/>
        </w:rPr>
        <w:t>1</w:t>
      </w:r>
      <w:r w:rsidRPr="00743407">
        <w:rPr>
          <w:rFonts w:hint="eastAsia"/>
          <w:snapToGrid w:val="0"/>
          <w:spacing w:val="2"/>
          <w:kern w:val="0"/>
        </w:rPr>
        <w:t>）太湖底泥本土微生物能降解</w:t>
      </w:r>
      <w:r w:rsidRPr="00743407">
        <w:rPr>
          <w:rFonts w:hint="eastAsia"/>
          <w:snapToGrid w:val="0"/>
          <w:spacing w:val="2"/>
          <w:kern w:val="0"/>
        </w:rPr>
        <w:t>PCBs</w:t>
      </w:r>
      <w:r w:rsidRPr="00743407">
        <w:rPr>
          <w:rFonts w:hint="eastAsia"/>
          <w:snapToGrid w:val="0"/>
          <w:spacing w:val="2"/>
          <w:kern w:val="0"/>
        </w:rPr>
        <w:t>，验证了脱氯微生物在环境中普遍</w:t>
      </w:r>
      <w:r w:rsidRPr="001D4E4A">
        <w:rPr>
          <w:rFonts w:hint="eastAsia"/>
          <w:snapToGrid w:val="0"/>
          <w:spacing w:val="-2"/>
          <w:kern w:val="0"/>
        </w:rPr>
        <w:t>存</w:t>
      </w:r>
      <w:r w:rsidRPr="00E40C7E">
        <w:rPr>
          <w:rFonts w:hint="eastAsia"/>
        </w:rPr>
        <w:t>在。</w:t>
      </w:r>
    </w:p>
    <w:p w14:paraId="23425943"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2</w:t>
      </w:r>
      <w:r w:rsidRPr="00E40C7E">
        <w:rPr>
          <w:rFonts w:hint="eastAsia"/>
        </w:rPr>
        <w:t>）各个实验环境下多氯联苯降解都存在一定的滞后期：</w:t>
      </w:r>
      <w:r w:rsidRPr="00E40C7E">
        <w:rPr>
          <w:rFonts w:hint="eastAsia"/>
        </w:rPr>
        <w:t>T-1</w:t>
      </w:r>
      <w:r w:rsidRPr="00E40C7E">
        <w:rPr>
          <w:rFonts w:hint="eastAsia"/>
        </w:rPr>
        <w:t>实验组在第</w:t>
      </w:r>
      <w:r w:rsidRPr="00E40C7E">
        <w:rPr>
          <w:rFonts w:hint="eastAsia"/>
        </w:rPr>
        <w:t>6</w:t>
      </w:r>
      <w:r w:rsidRPr="00E40C7E">
        <w:rPr>
          <w:rFonts w:hint="eastAsia"/>
        </w:rPr>
        <w:t>周首次测得</w:t>
      </w:r>
      <w:r w:rsidRPr="00E40C7E">
        <w:rPr>
          <w:rFonts w:hint="eastAsia"/>
        </w:rPr>
        <w:t>PCBs</w:t>
      </w:r>
      <w:r w:rsidRPr="00E40C7E">
        <w:rPr>
          <w:rFonts w:hint="eastAsia"/>
        </w:rPr>
        <w:t>脱氯产物；</w:t>
      </w:r>
      <w:r w:rsidRPr="00E40C7E">
        <w:rPr>
          <w:rFonts w:hint="eastAsia"/>
        </w:rPr>
        <w:t>T-S</w:t>
      </w:r>
      <w:r w:rsidRPr="00E40C7E">
        <w:rPr>
          <w:rFonts w:hint="eastAsia"/>
        </w:rPr>
        <w:t>组、</w:t>
      </w:r>
      <w:r w:rsidRPr="00E40C7E">
        <w:rPr>
          <w:rFonts w:hint="eastAsia"/>
        </w:rPr>
        <w:t>T-Fe</w:t>
      </w:r>
      <w:r w:rsidRPr="00E40C7E">
        <w:rPr>
          <w:rFonts w:hint="eastAsia"/>
        </w:rPr>
        <w:t>实验组均在第</w:t>
      </w:r>
      <w:r w:rsidRPr="00E40C7E">
        <w:rPr>
          <w:rFonts w:hint="eastAsia"/>
        </w:rPr>
        <w:t>9</w:t>
      </w:r>
      <w:r w:rsidRPr="00E40C7E">
        <w:rPr>
          <w:rFonts w:hint="eastAsia"/>
        </w:rPr>
        <w:t>周首次测得脱氯产物（由于</w:t>
      </w:r>
      <w:r w:rsidRPr="00E40C7E">
        <w:rPr>
          <w:rFonts w:hint="eastAsia"/>
        </w:rPr>
        <w:t>T-1</w:t>
      </w:r>
      <w:r w:rsidRPr="00E40C7E">
        <w:rPr>
          <w:rFonts w:hint="eastAsia"/>
        </w:rPr>
        <w:t>组第</w:t>
      </w:r>
      <w:r w:rsidRPr="00E40C7E">
        <w:rPr>
          <w:rFonts w:hint="eastAsia"/>
        </w:rPr>
        <w:t>6</w:t>
      </w:r>
      <w:r w:rsidRPr="00E40C7E">
        <w:rPr>
          <w:rFonts w:hint="eastAsia"/>
        </w:rPr>
        <w:t>周</w:t>
      </w:r>
      <w:r w:rsidRPr="00E40C7E">
        <w:rPr>
          <w:rFonts w:hint="eastAsia"/>
        </w:rPr>
        <w:t>PCBs</w:t>
      </w:r>
      <w:r w:rsidRPr="00E40C7E">
        <w:rPr>
          <w:rFonts w:hint="eastAsia"/>
        </w:rPr>
        <w:t>降解较多，认为脱氯从第</w:t>
      </w:r>
      <w:r w:rsidRPr="00E40C7E">
        <w:rPr>
          <w:rFonts w:hint="eastAsia"/>
        </w:rPr>
        <w:t>3</w:t>
      </w:r>
      <w:r w:rsidRPr="00E40C7E">
        <w:rPr>
          <w:rFonts w:hint="eastAsia"/>
        </w:rPr>
        <w:t>周开始，而</w:t>
      </w:r>
      <w:r w:rsidRPr="00E40C7E">
        <w:rPr>
          <w:rFonts w:hint="eastAsia"/>
        </w:rPr>
        <w:t>T-S</w:t>
      </w:r>
      <w:r w:rsidRPr="00E40C7E">
        <w:rPr>
          <w:rFonts w:hint="eastAsia"/>
        </w:rPr>
        <w:t>、</w:t>
      </w:r>
      <w:r w:rsidRPr="00E40C7E">
        <w:rPr>
          <w:rFonts w:hint="eastAsia"/>
        </w:rPr>
        <w:t>T-Fe</w:t>
      </w:r>
      <w:r w:rsidRPr="00E40C7E">
        <w:rPr>
          <w:rFonts w:hint="eastAsia"/>
        </w:rPr>
        <w:t>组则认定从第</w:t>
      </w:r>
      <w:r w:rsidRPr="00E40C7E">
        <w:rPr>
          <w:rFonts w:hint="eastAsia"/>
        </w:rPr>
        <w:t>9</w:t>
      </w:r>
      <w:r w:rsidRPr="00E40C7E">
        <w:rPr>
          <w:rFonts w:hint="eastAsia"/>
        </w:rPr>
        <w:t>周开始反应）。然而脱氯反应的开始并不意味着</w:t>
      </w:r>
      <w:r w:rsidRPr="00E40C7E">
        <w:rPr>
          <w:rFonts w:hint="eastAsia"/>
        </w:rPr>
        <w:t>PCBs</w:t>
      </w:r>
      <w:r w:rsidRPr="00E40C7E">
        <w:rPr>
          <w:rFonts w:hint="eastAsia"/>
        </w:rPr>
        <w:t>降解可以快速进行，尤其是</w:t>
      </w:r>
      <w:r w:rsidRPr="00E40C7E">
        <w:rPr>
          <w:rFonts w:hint="eastAsia"/>
        </w:rPr>
        <w:t>T-S</w:t>
      </w:r>
      <w:r w:rsidRPr="00E40C7E">
        <w:rPr>
          <w:rFonts w:hint="eastAsia"/>
        </w:rPr>
        <w:t>实验组</w:t>
      </w:r>
      <w:r w:rsidRPr="00E40C7E">
        <w:rPr>
          <w:rFonts w:hint="eastAsia"/>
        </w:rPr>
        <w:t>9</w:t>
      </w:r>
      <w:r>
        <w:t>–</w:t>
      </w:r>
      <w:r w:rsidRPr="00E40C7E">
        <w:rPr>
          <w:rFonts w:hint="eastAsia"/>
        </w:rPr>
        <w:t>36</w:t>
      </w:r>
      <w:r w:rsidRPr="00E40C7E">
        <w:rPr>
          <w:rFonts w:hint="eastAsia"/>
        </w:rPr>
        <w:t>周的总</w:t>
      </w:r>
      <w:r w:rsidRPr="00E40C7E">
        <w:rPr>
          <w:rFonts w:hint="eastAsia"/>
        </w:rPr>
        <w:t>PCBs</w:t>
      </w:r>
      <w:r w:rsidRPr="00E40C7E">
        <w:rPr>
          <w:rFonts w:hint="eastAsia"/>
        </w:rPr>
        <w:t>脱氯速率只有</w:t>
      </w:r>
      <w:r w:rsidRPr="00E40C7E">
        <w:t>0.04</w:t>
      </w:r>
      <w:r w:rsidRPr="00E40C7E">
        <w:rPr>
          <w:rFonts w:hint="eastAsia"/>
        </w:rPr>
        <w:t xml:space="preserve">1 </w:t>
      </w:r>
      <w:r w:rsidRPr="00E40C7E">
        <w:rPr>
          <w:bCs/>
          <w:szCs w:val="21"/>
        </w:rPr>
        <w:t>±</w:t>
      </w:r>
      <w:r w:rsidRPr="00E40C7E">
        <w:rPr>
          <w:rFonts w:hint="eastAsia"/>
        </w:rPr>
        <w:t xml:space="preserve"> </w:t>
      </w:r>
      <w:r w:rsidRPr="00E40C7E">
        <w:t>0.00</w:t>
      </w:r>
      <w:r w:rsidRPr="00E40C7E">
        <w:rPr>
          <w:rFonts w:hint="eastAsia"/>
        </w:rPr>
        <w:t>7</w:t>
      </w:r>
      <w:r w:rsidRPr="00E40C7E">
        <w:rPr>
          <w:rFonts w:hint="eastAsia"/>
          <w:bCs/>
          <w:szCs w:val="21"/>
        </w:rPr>
        <w:t xml:space="preserve"> mg/kg</w:t>
      </w:r>
      <w:r w:rsidRPr="00E40C7E">
        <w:rPr>
          <w:rFonts w:eastAsia="楷体"/>
        </w:rPr>
        <w:t>·</w:t>
      </w:r>
      <w:r w:rsidRPr="00E40C7E">
        <w:rPr>
          <w:rFonts w:hint="eastAsia"/>
        </w:rPr>
        <w:t>week</w:t>
      </w:r>
      <w:r w:rsidRPr="00E40C7E">
        <w:rPr>
          <w:rFonts w:hint="eastAsia"/>
          <w:vertAlign w:val="superscript"/>
        </w:rPr>
        <w:t>-1</w:t>
      </w:r>
      <w:r w:rsidRPr="00E40C7E">
        <w:rPr>
          <w:rFonts w:hint="eastAsia"/>
        </w:rPr>
        <w:t>；同期</w:t>
      </w:r>
      <w:r w:rsidRPr="00E40C7E">
        <w:rPr>
          <w:rFonts w:hint="eastAsia"/>
        </w:rPr>
        <w:t>T-Fe</w:t>
      </w:r>
      <w:r w:rsidRPr="00E40C7E">
        <w:rPr>
          <w:rFonts w:hint="eastAsia"/>
        </w:rPr>
        <w:t>实验组的脱氯速率为</w:t>
      </w:r>
      <w:r w:rsidRPr="00E40C7E">
        <w:t xml:space="preserve">0.098 </w:t>
      </w:r>
      <w:r w:rsidRPr="00E40C7E">
        <w:rPr>
          <w:bCs/>
          <w:szCs w:val="21"/>
        </w:rPr>
        <w:t>±</w:t>
      </w:r>
      <w:r w:rsidRPr="00E40C7E">
        <w:rPr>
          <w:rFonts w:hint="eastAsia"/>
        </w:rPr>
        <w:t xml:space="preserve"> </w:t>
      </w:r>
      <w:r w:rsidRPr="00E40C7E">
        <w:t>0.01</w:t>
      </w:r>
      <w:r w:rsidRPr="00E40C7E">
        <w:rPr>
          <w:rFonts w:hint="eastAsia"/>
        </w:rPr>
        <w:t xml:space="preserve">7 </w:t>
      </w:r>
      <w:r w:rsidRPr="00E40C7E">
        <w:rPr>
          <w:rFonts w:hint="eastAsia"/>
          <w:bCs/>
          <w:szCs w:val="21"/>
        </w:rPr>
        <w:t>mg/kg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r w:rsidRPr="00E40C7E">
        <w:rPr>
          <w:rFonts w:hint="eastAsia"/>
        </w:rPr>
        <w:t>T-1</w:t>
      </w:r>
      <w:r w:rsidRPr="00E40C7E">
        <w:rPr>
          <w:rFonts w:hint="eastAsia"/>
        </w:rPr>
        <w:t>实验组在前</w:t>
      </w:r>
      <w:r w:rsidRPr="00E40C7E">
        <w:rPr>
          <w:rFonts w:hint="eastAsia"/>
        </w:rPr>
        <w:t>36</w:t>
      </w:r>
      <w:r w:rsidRPr="00E40C7E">
        <w:rPr>
          <w:rFonts w:hint="eastAsia"/>
        </w:rPr>
        <w:t>周的脱氯速率可大致分为两个阶段，</w:t>
      </w:r>
      <w:r w:rsidRPr="00E40C7E">
        <w:rPr>
          <w:rFonts w:hint="eastAsia"/>
        </w:rPr>
        <w:t>3</w:t>
      </w:r>
      <w:r>
        <w:t>–</w:t>
      </w:r>
      <w:r w:rsidRPr="00E40C7E">
        <w:rPr>
          <w:rFonts w:hint="eastAsia"/>
        </w:rPr>
        <w:t>18</w:t>
      </w:r>
      <w:r w:rsidRPr="00E40C7E">
        <w:rPr>
          <w:rFonts w:hint="eastAsia"/>
        </w:rPr>
        <w:t>周速率为</w:t>
      </w:r>
      <w:r w:rsidRPr="00E40C7E">
        <w:t>0.3728</w:t>
      </w:r>
      <w:r w:rsidRPr="00E40C7E">
        <w:rPr>
          <w:rFonts w:hint="eastAsia"/>
        </w:rPr>
        <w:t xml:space="preserve"> </w:t>
      </w:r>
      <w:r w:rsidRPr="00E40C7E">
        <w:rPr>
          <w:bCs/>
          <w:szCs w:val="21"/>
        </w:rPr>
        <w:t>±</w:t>
      </w:r>
      <w:r w:rsidRPr="00E40C7E">
        <w:rPr>
          <w:rFonts w:hint="eastAsia"/>
          <w:bCs/>
          <w:szCs w:val="21"/>
        </w:rPr>
        <w:t xml:space="preserve"> </w:t>
      </w:r>
      <w:r w:rsidRPr="00E40C7E">
        <w:t>0.014</w:t>
      </w:r>
      <w:r w:rsidRPr="00E40C7E">
        <w:rPr>
          <w:rFonts w:hint="eastAsia"/>
        </w:rPr>
        <w:t xml:space="preserve">6 </w:t>
      </w:r>
      <w:r w:rsidRPr="00E40C7E">
        <w:rPr>
          <w:rFonts w:hint="eastAsia"/>
          <w:bCs/>
          <w:szCs w:val="21"/>
        </w:rPr>
        <w:t>mg/kg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r w:rsidRPr="00E40C7E">
        <w:rPr>
          <w:rFonts w:hint="eastAsia"/>
        </w:rPr>
        <w:t>18</w:t>
      </w:r>
      <w:r>
        <w:t>–</w:t>
      </w:r>
      <w:r w:rsidRPr="00E40C7E">
        <w:rPr>
          <w:rFonts w:hint="eastAsia"/>
        </w:rPr>
        <w:t>36</w:t>
      </w:r>
      <w:r w:rsidRPr="00E40C7E">
        <w:rPr>
          <w:rFonts w:hint="eastAsia"/>
        </w:rPr>
        <w:t>周速率为</w:t>
      </w:r>
      <w:r w:rsidRPr="00E40C7E">
        <w:t>0.09</w:t>
      </w:r>
      <w:r w:rsidRPr="00E40C7E">
        <w:rPr>
          <w:rFonts w:hint="eastAsia"/>
        </w:rPr>
        <w:t>9</w:t>
      </w:r>
      <w:r w:rsidRPr="00E40C7E">
        <w:t xml:space="preserve"> </w:t>
      </w:r>
      <w:r w:rsidRPr="00E40C7E">
        <w:rPr>
          <w:bCs/>
          <w:szCs w:val="21"/>
        </w:rPr>
        <w:t>±</w:t>
      </w:r>
      <w:r w:rsidRPr="00E40C7E">
        <w:rPr>
          <w:rFonts w:hint="eastAsia"/>
          <w:bCs/>
          <w:szCs w:val="21"/>
        </w:rPr>
        <w:t xml:space="preserve"> </w:t>
      </w:r>
      <w:r w:rsidRPr="00E40C7E">
        <w:t>0.00</w:t>
      </w:r>
      <w:r w:rsidRPr="00E40C7E">
        <w:rPr>
          <w:rFonts w:hint="eastAsia"/>
        </w:rPr>
        <w:t>9</w:t>
      </w:r>
      <w:r w:rsidRPr="00E40C7E">
        <w:rPr>
          <w:rFonts w:hint="eastAsia"/>
          <w:bCs/>
          <w:szCs w:val="21"/>
        </w:rPr>
        <w:t>mg/kg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r w:rsidRPr="00E40C7E">
        <w:rPr>
          <w:rFonts w:hint="eastAsia"/>
        </w:rPr>
        <w:t>36</w:t>
      </w:r>
      <w:r w:rsidRPr="00E40C7E">
        <w:rPr>
          <w:rFonts w:hint="eastAsia"/>
        </w:rPr>
        <w:t>周之后，三个实验组的脱氯速率趋于一致：</w:t>
      </w:r>
      <w:r w:rsidRPr="00E40C7E">
        <w:rPr>
          <w:rFonts w:hint="eastAsia"/>
        </w:rPr>
        <w:t>T-1</w:t>
      </w:r>
      <w:r w:rsidRPr="00E40C7E">
        <w:rPr>
          <w:rFonts w:hint="eastAsia"/>
        </w:rPr>
        <w:t>实验组总</w:t>
      </w:r>
      <w:r w:rsidRPr="00E40C7E">
        <w:rPr>
          <w:rFonts w:hint="eastAsia"/>
        </w:rPr>
        <w:t>PCBs</w:t>
      </w:r>
      <w:r w:rsidRPr="00E40C7E">
        <w:rPr>
          <w:rFonts w:hint="eastAsia"/>
        </w:rPr>
        <w:t>降低速率为</w:t>
      </w:r>
      <w:r w:rsidRPr="00E40C7E">
        <w:t>0.15</w:t>
      </w:r>
      <w:r w:rsidRPr="00E40C7E">
        <w:rPr>
          <w:rFonts w:hint="eastAsia"/>
        </w:rPr>
        <w:t>8</w:t>
      </w:r>
      <w:r w:rsidRPr="00E40C7E">
        <w:t xml:space="preserve"> </w:t>
      </w:r>
      <w:r w:rsidRPr="00E40C7E">
        <w:rPr>
          <w:bCs/>
          <w:szCs w:val="21"/>
        </w:rPr>
        <w:t>±</w:t>
      </w:r>
      <w:r w:rsidRPr="00E40C7E">
        <w:rPr>
          <w:rFonts w:hint="eastAsia"/>
          <w:bCs/>
          <w:szCs w:val="21"/>
        </w:rPr>
        <w:t xml:space="preserve"> </w:t>
      </w:r>
      <w:r w:rsidRPr="00E40C7E">
        <w:t>0.00</w:t>
      </w:r>
      <w:r w:rsidRPr="00E40C7E">
        <w:rPr>
          <w:rFonts w:hint="eastAsia"/>
        </w:rPr>
        <w:t xml:space="preserve">5 </w:t>
      </w:r>
      <w:r w:rsidRPr="00E40C7E">
        <w:rPr>
          <w:rFonts w:hint="eastAsia"/>
          <w:bCs/>
          <w:szCs w:val="21"/>
        </w:rPr>
        <w:t>mg/kg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r w:rsidRPr="00E40C7E">
        <w:rPr>
          <w:rFonts w:hint="eastAsia"/>
        </w:rPr>
        <w:t>T-Fe</w:t>
      </w:r>
      <w:r w:rsidRPr="00E40C7E">
        <w:rPr>
          <w:rFonts w:hint="eastAsia"/>
        </w:rPr>
        <w:t>实验组为</w:t>
      </w:r>
      <w:r w:rsidRPr="00E40C7E">
        <w:rPr>
          <w:bCs/>
          <w:szCs w:val="21"/>
        </w:rPr>
        <w:t>0.233</w:t>
      </w:r>
      <w:r w:rsidRPr="00E40C7E">
        <w:rPr>
          <w:rFonts w:hint="eastAsia"/>
          <w:bCs/>
          <w:szCs w:val="21"/>
        </w:rPr>
        <w:t xml:space="preserve"> </w:t>
      </w:r>
      <w:r w:rsidRPr="00E40C7E">
        <w:rPr>
          <w:bCs/>
          <w:szCs w:val="21"/>
        </w:rPr>
        <w:t>±</w:t>
      </w:r>
      <w:r w:rsidRPr="00E40C7E">
        <w:rPr>
          <w:rFonts w:hint="eastAsia"/>
          <w:bCs/>
          <w:szCs w:val="21"/>
        </w:rPr>
        <w:t xml:space="preserve"> </w:t>
      </w:r>
      <w:r w:rsidRPr="00E40C7E">
        <w:rPr>
          <w:bCs/>
          <w:szCs w:val="21"/>
        </w:rPr>
        <w:t>0.015</w:t>
      </w:r>
      <w:r w:rsidRPr="00E40C7E">
        <w:rPr>
          <w:rFonts w:hint="eastAsia"/>
          <w:bCs/>
          <w:szCs w:val="21"/>
        </w:rPr>
        <w:t xml:space="preserve"> mg/kg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r w:rsidRPr="00E40C7E">
        <w:rPr>
          <w:rFonts w:hint="eastAsia"/>
        </w:rPr>
        <w:t>T-S</w:t>
      </w:r>
      <w:r w:rsidRPr="00E40C7E">
        <w:rPr>
          <w:rFonts w:hint="eastAsia"/>
        </w:rPr>
        <w:t>实验组在</w:t>
      </w:r>
      <w:r w:rsidRPr="00E40C7E">
        <w:rPr>
          <w:rFonts w:hint="eastAsia"/>
          <w:bCs/>
          <w:szCs w:val="21"/>
        </w:rPr>
        <w:t>36</w:t>
      </w:r>
      <w:r>
        <w:rPr>
          <w:bCs/>
          <w:szCs w:val="21"/>
        </w:rPr>
        <w:t>–</w:t>
      </w:r>
      <w:r w:rsidRPr="00E40C7E">
        <w:rPr>
          <w:rFonts w:hint="eastAsia"/>
          <w:bCs/>
          <w:szCs w:val="21"/>
        </w:rPr>
        <w:t>51</w:t>
      </w:r>
      <w:r w:rsidRPr="00E40C7E">
        <w:rPr>
          <w:rFonts w:hint="eastAsia"/>
          <w:bCs/>
          <w:szCs w:val="21"/>
        </w:rPr>
        <w:t>周、</w:t>
      </w:r>
      <w:r w:rsidRPr="00E40C7E">
        <w:rPr>
          <w:rFonts w:hint="eastAsia"/>
          <w:bCs/>
          <w:szCs w:val="21"/>
        </w:rPr>
        <w:t>51</w:t>
      </w:r>
      <w:r>
        <w:rPr>
          <w:bCs/>
          <w:szCs w:val="21"/>
        </w:rPr>
        <w:t>–</w:t>
      </w:r>
      <w:r w:rsidRPr="00E40C7E">
        <w:rPr>
          <w:rFonts w:hint="eastAsia"/>
          <w:bCs/>
          <w:szCs w:val="21"/>
        </w:rPr>
        <w:t>66</w:t>
      </w:r>
      <w:r w:rsidRPr="00E40C7E">
        <w:rPr>
          <w:rFonts w:hint="eastAsia"/>
          <w:bCs/>
          <w:szCs w:val="21"/>
        </w:rPr>
        <w:t>周的平均脱氯速率分别为</w:t>
      </w:r>
      <w:r w:rsidRPr="00E40C7E">
        <w:rPr>
          <w:rFonts w:hint="eastAsia"/>
          <w:bCs/>
          <w:szCs w:val="21"/>
        </w:rPr>
        <w:t>0.122</w:t>
      </w:r>
      <w:r w:rsidRPr="00E40C7E">
        <w:rPr>
          <w:rFonts w:hint="eastAsia"/>
          <w:bCs/>
          <w:szCs w:val="21"/>
        </w:rPr>
        <w:t>、</w:t>
      </w:r>
      <w:r w:rsidRPr="00E40C7E">
        <w:rPr>
          <w:rFonts w:hint="eastAsia"/>
          <w:bCs/>
          <w:szCs w:val="21"/>
        </w:rPr>
        <w:t>0.180 mg/kg</w:t>
      </w:r>
      <w:r w:rsidRPr="00E40C7E">
        <w:rPr>
          <w:rFonts w:eastAsia="楷体"/>
        </w:rPr>
        <w:t>·</w:t>
      </w:r>
      <w:r w:rsidRPr="00E40C7E">
        <w:rPr>
          <w:rFonts w:hint="eastAsia"/>
        </w:rPr>
        <w:t>week</w:t>
      </w:r>
      <w:r w:rsidRPr="00E40C7E">
        <w:rPr>
          <w:rFonts w:hint="eastAsia"/>
          <w:vertAlign w:val="superscript"/>
        </w:rPr>
        <w:t>-1</w:t>
      </w:r>
      <w:r w:rsidRPr="00E40C7E">
        <w:rPr>
          <w:rFonts w:hint="eastAsia"/>
        </w:rPr>
        <w:t>。</w:t>
      </w:r>
    </w:p>
    <w:p w14:paraId="43673369"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3</w:t>
      </w:r>
      <w:r w:rsidRPr="00E40C7E">
        <w:rPr>
          <w:rFonts w:hint="eastAsia"/>
        </w:rPr>
        <w:t>）添</w:t>
      </w:r>
      <w:r w:rsidRPr="00A54952">
        <w:rPr>
          <w:rFonts w:hint="eastAsia"/>
          <w:snapToGrid w:val="0"/>
          <w:spacing w:val="-2"/>
          <w:kern w:val="0"/>
        </w:rPr>
        <w:t>加的各</w:t>
      </w:r>
      <w:r w:rsidRPr="00A54952">
        <w:rPr>
          <w:rFonts w:hint="eastAsia"/>
          <w:snapToGrid w:val="0"/>
          <w:spacing w:val="-2"/>
          <w:kern w:val="0"/>
        </w:rPr>
        <w:t>PCBs</w:t>
      </w:r>
      <w:r w:rsidRPr="00A54952">
        <w:rPr>
          <w:rFonts w:hint="eastAsia"/>
          <w:snapToGrid w:val="0"/>
          <w:spacing w:val="-2"/>
          <w:kern w:val="0"/>
        </w:rPr>
        <w:t>母体降解速率由快到慢排序为</w:t>
      </w:r>
      <w:r w:rsidRPr="00A54952">
        <w:rPr>
          <w:rFonts w:hint="eastAsia"/>
          <w:snapToGrid w:val="0"/>
          <w:spacing w:val="-2"/>
          <w:kern w:val="0"/>
        </w:rPr>
        <w:t>T-1</w:t>
      </w:r>
      <w:r w:rsidRPr="00A54952">
        <w:rPr>
          <w:rFonts w:hint="eastAsia"/>
          <w:snapToGrid w:val="0"/>
          <w:spacing w:val="-2"/>
          <w:kern w:val="0"/>
        </w:rPr>
        <w:t>实验组＞</w:t>
      </w:r>
      <w:r w:rsidRPr="00A54952">
        <w:rPr>
          <w:rFonts w:hint="eastAsia"/>
          <w:snapToGrid w:val="0"/>
          <w:spacing w:val="-2"/>
          <w:kern w:val="0"/>
        </w:rPr>
        <w:t>T-Fe</w:t>
      </w:r>
      <w:r w:rsidRPr="00A54952">
        <w:rPr>
          <w:rFonts w:hint="eastAsia"/>
          <w:snapToGrid w:val="0"/>
          <w:spacing w:val="-2"/>
          <w:kern w:val="0"/>
        </w:rPr>
        <w:t>实验组＞</w:t>
      </w:r>
      <w:r w:rsidRPr="00A54952">
        <w:rPr>
          <w:rFonts w:hint="eastAsia"/>
          <w:snapToGrid w:val="0"/>
          <w:spacing w:val="-2"/>
          <w:kern w:val="0"/>
        </w:rPr>
        <w:t>T-S</w:t>
      </w:r>
      <w:r w:rsidRPr="00A54952">
        <w:rPr>
          <w:rFonts w:hint="eastAsia"/>
          <w:snapToGrid w:val="0"/>
          <w:spacing w:val="-2"/>
          <w:kern w:val="0"/>
        </w:rPr>
        <w:t>实验组。竞争性电子受体</w:t>
      </w:r>
      <w:r w:rsidRPr="00A54952">
        <w:rPr>
          <w:snapToGrid w:val="0"/>
          <w:spacing w:val="-2"/>
          <w:kern w:val="0"/>
        </w:rPr>
        <w:t>的添加</w:t>
      </w:r>
      <w:r w:rsidRPr="00A54952">
        <w:rPr>
          <w:rFonts w:hint="eastAsia"/>
          <w:snapToGrid w:val="0"/>
          <w:spacing w:val="-2"/>
          <w:kern w:val="0"/>
        </w:rPr>
        <w:t>会</w:t>
      </w:r>
      <w:r w:rsidRPr="00A54952">
        <w:rPr>
          <w:snapToGrid w:val="0"/>
          <w:spacing w:val="-2"/>
          <w:kern w:val="0"/>
        </w:rPr>
        <w:t>抑制母体多氯联苯的脱氯，且</w:t>
      </w:r>
      <w:r w:rsidRPr="00A54952">
        <w:rPr>
          <w:rFonts w:hint="eastAsia"/>
          <w:snapToGrid w:val="0"/>
          <w:spacing w:val="-2"/>
          <w:kern w:val="0"/>
        </w:rPr>
        <w:t>硫酸根的</w:t>
      </w:r>
      <w:r w:rsidRPr="00A54952">
        <w:rPr>
          <w:snapToGrid w:val="0"/>
          <w:spacing w:val="-2"/>
          <w:kern w:val="0"/>
        </w:rPr>
        <w:t>抑制作用</w:t>
      </w:r>
      <w:r w:rsidRPr="00A54952">
        <w:rPr>
          <w:rFonts w:hint="eastAsia"/>
          <w:snapToGrid w:val="0"/>
          <w:spacing w:val="-2"/>
          <w:kern w:val="0"/>
        </w:rPr>
        <w:t>比三价铁强。</w:t>
      </w:r>
      <w:r w:rsidRPr="00A54952">
        <w:rPr>
          <w:snapToGrid w:val="0"/>
          <w:spacing w:val="-2"/>
          <w:kern w:val="0"/>
        </w:rPr>
        <w:t>脱氯微生物对脱氯底物具有选择性</w:t>
      </w:r>
      <w:r w:rsidRPr="00A54952">
        <w:rPr>
          <w:rFonts w:hint="eastAsia"/>
          <w:snapToGrid w:val="0"/>
          <w:spacing w:val="-2"/>
          <w:kern w:val="0"/>
        </w:rPr>
        <w:t>，其中</w:t>
      </w:r>
      <w:r w:rsidRPr="00A54952">
        <w:rPr>
          <w:rFonts w:hint="eastAsia"/>
          <w:snapToGrid w:val="0"/>
          <w:spacing w:val="-2"/>
          <w:kern w:val="0"/>
        </w:rPr>
        <w:t>PCB 5</w:t>
      </w:r>
      <w:r w:rsidRPr="00A54952">
        <w:rPr>
          <w:rFonts w:hint="eastAsia"/>
          <w:snapToGrid w:val="0"/>
          <w:spacing w:val="-2"/>
          <w:kern w:val="0"/>
        </w:rPr>
        <w:t>、</w:t>
      </w:r>
      <w:r w:rsidRPr="00A54952">
        <w:rPr>
          <w:rFonts w:hint="eastAsia"/>
          <w:snapToGrid w:val="0"/>
          <w:spacing w:val="-2"/>
          <w:kern w:val="0"/>
        </w:rPr>
        <w:t>PCB</w:t>
      </w:r>
      <w:r w:rsidRPr="00E40C7E">
        <w:rPr>
          <w:rFonts w:hint="eastAsia"/>
        </w:rPr>
        <w:t xml:space="preserve"> 12</w:t>
      </w:r>
      <w:r w:rsidRPr="00E40C7E">
        <w:rPr>
          <w:rFonts w:hint="eastAsia"/>
        </w:rPr>
        <w:t>、</w:t>
      </w:r>
      <w:r w:rsidRPr="00E40C7E">
        <w:rPr>
          <w:rFonts w:hint="eastAsia"/>
        </w:rPr>
        <w:t>PCB 105</w:t>
      </w:r>
      <w:r w:rsidRPr="00E40C7E">
        <w:rPr>
          <w:rFonts w:hint="eastAsia"/>
        </w:rPr>
        <w:t>、</w:t>
      </w:r>
      <w:r w:rsidRPr="00E40C7E">
        <w:rPr>
          <w:rFonts w:hint="eastAsia"/>
        </w:rPr>
        <w:t>PCB 114</w:t>
      </w:r>
      <w:r w:rsidRPr="00E40C7E">
        <w:rPr>
          <w:rFonts w:hint="eastAsia"/>
        </w:rPr>
        <w:t>在各实验组中降解速率快且降解充分，是体系中优先降解的</w:t>
      </w:r>
      <w:r w:rsidRPr="00E40C7E">
        <w:rPr>
          <w:rFonts w:hint="eastAsia"/>
        </w:rPr>
        <w:t>PCB</w:t>
      </w:r>
      <w:r w:rsidRPr="00E40C7E">
        <w:rPr>
          <w:rFonts w:hint="eastAsia"/>
        </w:rPr>
        <w:t>单体。其中，</w:t>
      </w:r>
      <w:r w:rsidRPr="00E40C7E">
        <w:rPr>
          <w:rFonts w:hint="eastAsia"/>
        </w:rPr>
        <w:t>PCB 5</w:t>
      </w:r>
      <w:r w:rsidRPr="00E40C7E">
        <w:rPr>
          <w:rFonts w:hint="eastAsia"/>
        </w:rPr>
        <w:t>、</w:t>
      </w:r>
      <w:r w:rsidRPr="00E40C7E">
        <w:rPr>
          <w:rFonts w:hint="eastAsia"/>
        </w:rPr>
        <w:t>PCB</w:t>
      </w:r>
      <w:r>
        <w:rPr>
          <w:rFonts w:hint="eastAsia"/>
        </w:rPr>
        <w:t xml:space="preserve"> </w:t>
      </w:r>
      <w:r w:rsidRPr="00E40C7E">
        <w:rPr>
          <w:rFonts w:hint="eastAsia"/>
        </w:rPr>
        <w:t>12</w:t>
      </w:r>
      <w:r w:rsidRPr="00E40C7E">
        <w:rPr>
          <w:rFonts w:hint="eastAsia"/>
        </w:rPr>
        <w:t>、</w:t>
      </w:r>
      <w:r w:rsidRPr="00E40C7E">
        <w:rPr>
          <w:rFonts w:hint="eastAsia"/>
        </w:rPr>
        <w:t>PCB</w:t>
      </w:r>
      <w:r>
        <w:rPr>
          <w:rFonts w:hint="eastAsia"/>
        </w:rPr>
        <w:t xml:space="preserve"> </w:t>
      </w:r>
      <w:r w:rsidRPr="00E40C7E">
        <w:rPr>
          <w:rFonts w:hint="eastAsia"/>
        </w:rPr>
        <w:t>105</w:t>
      </w:r>
      <w:r w:rsidRPr="00E40C7E">
        <w:rPr>
          <w:rFonts w:hint="eastAsia"/>
        </w:rPr>
        <w:t>、</w:t>
      </w:r>
      <w:r w:rsidRPr="00E40C7E">
        <w:rPr>
          <w:rFonts w:hint="eastAsia"/>
        </w:rPr>
        <w:t>PCB</w:t>
      </w:r>
      <w:r>
        <w:rPr>
          <w:rFonts w:hint="eastAsia"/>
        </w:rPr>
        <w:t xml:space="preserve"> </w:t>
      </w:r>
      <w:r w:rsidRPr="00E40C7E">
        <w:rPr>
          <w:rFonts w:hint="eastAsia"/>
        </w:rPr>
        <w:t>114</w:t>
      </w:r>
      <w:r w:rsidRPr="00E40C7E">
        <w:rPr>
          <w:rFonts w:hint="eastAsia"/>
        </w:rPr>
        <w:t>在各实验组中反应速率快、降解充分，是体系中优先脱氯的</w:t>
      </w:r>
      <w:r w:rsidRPr="00E40C7E">
        <w:rPr>
          <w:rFonts w:hint="eastAsia"/>
        </w:rPr>
        <w:t>PCB</w:t>
      </w:r>
      <w:r w:rsidRPr="00E40C7E">
        <w:rPr>
          <w:rFonts w:hint="eastAsia"/>
        </w:rPr>
        <w:t>单体。</w:t>
      </w:r>
      <w:r w:rsidRPr="00E40C7E">
        <w:rPr>
          <w:rFonts w:hint="eastAsia"/>
        </w:rPr>
        <w:t>PCB</w:t>
      </w:r>
      <w:r>
        <w:rPr>
          <w:rFonts w:hint="eastAsia"/>
        </w:rPr>
        <w:t xml:space="preserve"> </w:t>
      </w:r>
      <w:r w:rsidRPr="00E40C7E">
        <w:rPr>
          <w:rFonts w:hint="eastAsia"/>
        </w:rPr>
        <w:t>153</w:t>
      </w:r>
      <w:r w:rsidRPr="00E40C7E">
        <w:rPr>
          <w:rFonts w:hint="eastAsia"/>
        </w:rPr>
        <w:t>、</w:t>
      </w:r>
      <w:r w:rsidRPr="00E40C7E">
        <w:rPr>
          <w:rFonts w:hint="eastAsia"/>
        </w:rPr>
        <w:t>PCB</w:t>
      </w:r>
      <w:r>
        <w:rPr>
          <w:rFonts w:hint="eastAsia"/>
        </w:rPr>
        <w:t xml:space="preserve"> </w:t>
      </w:r>
      <w:r w:rsidRPr="00E40C7E">
        <w:rPr>
          <w:rFonts w:hint="eastAsia"/>
        </w:rPr>
        <w:t>170</w:t>
      </w:r>
      <w:r w:rsidRPr="00E40C7E">
        <w:rPr>
          <w:rFonts w:hint="eastAsia"/>
        </w:rPr>
        <w:t>的脱氯表现相似，反应滞后期较上述</w:t>
      </w:r>
      <w:r w:rsidRPr="00E40C7E">
        <w:rPr>
          <w:rFonts w:hint="eastAsia"/>
        </w:rPr>
        <w:t>4</w:t>
      </w:r>
      <w:r w:rsidRPr="00E40C7E">
        <w:rPr>
          <w:rFonts w:hint="eastAsia"/>
        </w:rPr>
        <w:t>种</w:t>
      </w:r>
      <w:r w:rsidRPr="00E40C7E">
        <w:rPr>
          <w:rFonts w:hint="eastAsia"/>
        </w:rPr>
        <w:t>PCB</w:t>
      </w:r>
      <w:r w:rsidRPr="00E40C7E">
        <w:rPr>
          <w:rFonts w:hint="eastAsia"/>
        </w:rPr>
        <w:t>单体长，第</w:t>
      </w:r>
      <w:r w:rsidRPr="00E40C7E">
        <w:rPr>
          <w:rFonts w:hint="eastAsia"/>
        </w:rPr>
        <w:t xml:space="preserve"> 66</w:t>
      </w:r>
      <w:r w:rsidRPr="00E40C7E">
        <w:rPr>
          <w:rFonts w:hint="eastAsia"/>
        </w:rPr>
        <w:t>周时，在</w:t>
      </w:r>
      <w:r w:rsidRPr="00E40C7E">
        <w:rPr>
          <w:rFonts w:hint="eastAsia"/>
        </w:rPr>
        <w:t>T-1</w:t>
      </w:r>
      <w:r w:rsidRPr="00E40C7E">
        <w:rPr>
          <w:rFonts w:hint="eastAsia"/>
        </w:rPr>
        <w:t>组和</w:t>
      </w:r>
      <w:r w:rsidRPr="00E40C7E">
        <w:rPr>
          <w:rFonts w:hint="eastAsia"/>
        </w:rPr>
        <w:t>T-Fe</w:t>
      </w:r>
      <w:r w:rsidRPr="00E40C7E">
        <w:rPr>
          <w:rFonts w:hint="eastAsia"/>
        </w:rPr>
        <w:t>组中接近完全脱氯。</w:t>
      </w:r>
      <w:r w:rsidRPr="00E40C7E">
        <w:rPr>
          <w:rFonts w:hint="eastAsia"/>
        </w:rPr>
        <w:t>PCB 64</w:t>
      </w:r>
      <w:r w:rsidRPr="00E40C7E">
        <w:rPr>
          <w:rFonts w:hint="eastAsia"/>
        </w:rPr>
        <w:t>、</w:t>
      </w:r>
      <w:r w:rsidRPr="00E40C7E">
        <w:rPr>
          <w:rFonts w:hint="eastAsia"/>
        </w:rPr>
        <w:t>PCB 149</w:t>
      </w:r>
      <w:r w:rsidRPr="00E40C7E">
        <w:rPr>
          <w:rFonts w:hint="eastAsia"/>
        </w:rPr>
        <w:t>在</w:t>
      </w:r>
      <w:r w:rsidRPr="00E40C7E">
        <w:rPr>
          <w:rFonts w:hint="eastAsia"/>
        </w:rPr>
        <w:t>T-S</w:t>
      </w:r>
      <w:r w:rsidRPr="00E40C7E">
        <w:rPr>
          <w:rFonts w:hint="eastAsia"/>
        </w:rPr>
        <w:t>实验条件下几乎不反应；在</w:t>
      </w:r>
      <w:r w:rsidRPr="00E40C7E">
        <w:rPr>
          <w:rFonts w:hint="eastAsia"/>
        </w:rPr>
        <w:t>T-Fe</w:t>
      </w:r>
      <w:r w:rsidRPr="00E40C7E">
        <w:rPr>
          <w:rFonts w:hint="eastAsia"/>
        </w:rPr>
        <w:t>中到</w:t>
      </w:r>
      <w:r w:rsidRPr="00E40C7E">
        <w:rPr>
          <w:rFonts w:hint="eastAsia"/>
        </w:rPr>
        <w:t>36</w:t>
      </w:r>
      <w:r w:rsidRPr="00E40C7E">
        <w:rPr>
          <w:rFonts w:hint="eastAsia"/>
        </w:rPr>
        <w:t>周脱氯反应才开始明显进行；在</w:t>
      </w:r>
      <w:r w:rsidRPr="00E40C7E">
        <w:rPr>
          <w:rFonts w:hint="eastAsia"/>
        </w:rPr>
        <w:t>T-1</w:t>
      </w:r>
      <w:r w:rsidRPr="00E40C7E">
        <w:rPr>
          <w:rFonts w:hint="eastAsia"/>
        </w:rPr>
        <w:t>实验组降解的</w:t>
      </w:r>
      <w:r w:rsidRPr="00E40C7E">
        <w:rPr>
          <w:rFonts w:hint="eastAsia"/>
        </w:rPr>
        <w:t>24</w:t>
      </w:r>
      <w:r>
        <w:t>–</w:t>
      </w:r>
      <w:r w:rsidRPr="00E40C7E">
        <w:rPr>
          <w:rFonts w:hint="eastAsia"/>
        </w:rPr>
        <w:t>30</w:t>
      </w:r>
      <w:r w:rsidRPr="00E40C7E">
        <w:rPr>
          <w:rFonts w:hint="eastAsia"/>
        </w:rPr>
        <w:t>周都经历了类平台期。</w:t>
      </w:r>
      <w:r w:rsidRPr="00E40C7E">
        <w:rPr>
          <w:rFonts w:hint="eastAsia"/>
        </w:rPr>
        <w:t>PCB 77</w:t>
      </w:r>
      <w:r w:rsidRPr="00E40C7E">
        <w:rPr>
          <w:rFonts w:hint="eastAsia"/>
        </w:rPr>
        <w:t>降解速率非常慢，到</w:t>
      </w:r>
      <w:r w:rsidRPr="00E40C7E">
        <w:rPr>
          <w:rFonts w:hint="eastAsia"/>
        </w:rPr>
        <w:t>66</w:t>
      </w:r>
      <w:r w:rsidRPr="00E40C7E">
        <w:rPr>
          <w:rFonts w:hint="eastAsia"/>
        </w:rPr>
        <w:t>周时，在</w:t>
      </w:r>
      <w:r w:rsidRPr="00E40C7E">
        <w:rPr>
          <w:rFonts w:hint="eastAsia"/>
        </w:rPr>
        <w:t>T-1</w:t>
      </w:r>
      <w:r w:rsidRPr="00E40C7E">
        <w:rPr>
          <w:rFonts w:hint="eastAsia"/>
        </w:rPr>
        <w:t>组中降解了约</w:t>
      </w:r>
      <w:r w:rsidRPr="00E40C7E">
        <w:rPr>
          <w:rFonts w:hint="eastAsia"/>
        </w:rPr>
        <w:t>20%</w:t>
      </w:r>
      <w:r w:rsidRPr="00E40C7E">
        <w:rPr>
          <w:rFonts w:hint="eastAsia"/>
        </w:rPr>
        <w:t>；在</w:t>
      </w:r>
      <w:r w:rsidRPr="00E40C7E">
        <w:t>三价铁还原</w:t>
      </w:r>
      <w:r w:rsidRPr="00E40C7E">
        <w:rPr>
          <w:rFonts w:hint="eastAsia"/>
        </w:rPr>
        <w:t>环境下只降解了不足</w:t>
      </w:r>
      <w:r w:rsidRPr="00E40C7E">
        <w:rPr>
          <w:rFonts w:hint="eastAsia"/>
        </w:rPr>
        <w:t>7%</w:t>
      </w:r>
      <w:r w:rsidRPr="00E40C7E">
        <w:rPr>
          <w:rFonts w:hint="eastAsia"/>
        </w:rPr>
        <w:t>，且大部分发生在第</w:t>
      </w:r>
      <w:r w:rsidRPr="00E40C7E">
        <w:rPr>
          <w:rFonts w:hint="eastAsia"/>
        </w:rPr>
        <w:t>51</w:t>
      </w:r>
      <w:r>
        <w:t>–</w:t>
      </w:r>
      <w:r w:rsidRPr="00E40C7E">
        <w:rPr>
          <w:rFonts w:hint="eastAsia"/>
        </w:rPr>
        <w:t>66</w:t>
      </w:r>
      <w:r w:rsidRPr="00E40C7E">
        <w:rPr>
          <w:rFonts w:hint="eastAsia"/>
        </w:rPr>
        <w:t>周；在</w:t>
      </w:r>
      <w:r w:rsidRPr="00E40C7E">
        <w:rPr>
          <w:rFonts w:hint="eastAsia"/>
        </w:rPr>
        <w:t>T-S</w:t>
      </w:r>
      <w:r w:rsidRPr="00E40C7E">
        <w:rPr>
          <w:rFonts w:hint="eastAsia"/>
        </w:rPr>
        <w:t>中未发生反应。</w:t>
      </w:r>
      <w:r w:rsidRPr="00E40C7E">
        <w:rPr>
          <w:rFonts w:eastAsia="楷体"/>
          <w:szCs w:val="22"/>
        </w:rPr>
        <w:t xml:space="preserve">PCB </w:t>
      </w:r>
      <w:r w:rsidRPr="00E40C7E">
        <w:t>64</w:t>
      </w:r>
      <w:r w:rsidRPr="00E40C7E">
        <w:t>、</w:t>
      </w:r>
      <w:r w:rsidRPr="00E40C7E">
        <w:t>PCB 71</w:t>
      </w:r>
      <w:r w:rsidRPr="00E40C7E">
        <w:t>和</w:t>
      </w:r>
      <w:r w:rsidRPr="00E40C7E">
        <w:t>PCB 149</w:t>
      </w:r>
      <w:r w:rsidRPr="00E40C7E">
        <w:t>均为在一个苯环上同时出现两个邻位取代氯的结构（</w:t>
      </w:r>
      <w:r w:rsidRPr="00E40C7E">
        <w:t>26-</w:t>
      </w:r>
      <w:r w:rsidRPr="00E40C7E">
        <w:t>）</w:t>
      </w:r>
      <w:r w:rsidRPr="00E40C7E">
        <w:rPr>
          <w:rFonts w:hint="eastAsia"/>
        </w:rPr>
        <w:t>，推测</w:t>
      </w:r>
      <w:r w:rsidRPr="00E40C7E">
        <w:t>太湖本土微生物中很可能缺乏针对该结构多氯联苯的脱氯菌株</w:t>
      </w:r>
      <w:r w:rsidRPr="00E40C7E">
        <w:lastRenderedPageBreak/>
        <w:t>/</w:t>
      </w:r>
      <w:r w:rsidRPr="00E40C7E">
        <w:t>脱氯酶</w:t>
      </w:r>
      <w:r w:rsidRPr="00E40C7E">
        <w:rPr>
          <w:rFonts w:hint="eastAsia"/>
        </w:rPr>
        <w:t>导致其脱氯速率慢。</w:t>
      </w:r>
    </w:p>
    <w:p w14:paraId="692C1557"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4</w:t>
      </w:r>
      <w:r w:rsidRPr="00E40C7E">
        <w:rPr>
          <w:rFonts w:hint="eastAsia"/>
        </w:rPr>
        <w:t>）到第</w:t>
      </w:r>
      <w:r w:rsidRPr="00E40C7E">
        <w:rPr>
          <w:rFonts w:hint="eastAsia"/>
        </w:rPr>
        <w:t>66</w:t>
      </w:r>
      <w:r w:rsidRPr="00E40C7E">
        <w:rPr>
          <w:rFonts w:hint="eastAsia"/>
        </w:rPr>
        <w:t>周，</w:t>
      </w:r>
      <w:r w:rsidRPr="00E40C7E">
        <w:rPr>
          <w:rFonts w:hint="eastAsia"/>
          <w:szCs w:val="22"/>
        </w:rPr>
        <w:t>各实验组</w:t>
      </w:r>
      <w:r w:rsidRPr="00E40C7E">
        <w:rPr>
          <w:rFonts w:hint="eastAsia"/>
          <w:szCs w:val="22"/>
        </w:rPr>
        <w:t>CPB</w:t>
      </w:r>
      <w:r w:rsidRPr="00E40C7E">
        <w:rPr>
          <w:rFonts w:hint="eastAsia"/>
          <w:szCs w:val="22"/>
        </w:rPr>
        <w:t>仍有良好的下降趋势，均未到达平台期，降解反应可以继续进行。此时，</w:t>
      </w:r>
      <w:r w:rsidRPr="00E40C7E">
        <w:rPr>
          <w:rFonts w:hint="eastAsia"/>
        </w:rPr>
        <w:t>脱氯反应程度较大的</w:t>
      </w:r>
      <w:r w:rsidRPr="00E40C7E">
        <w:rPr>
          <w:rFonts w:hint="eastAsia"/>
        </w:rPr>
        <w:t>T-1</w:t>
      </w:r>
      <w:r w:rsidRPr="00E40C7E">
        <w:rPr>
          <w:rFonts w:hint="eastAsia"/>
        </w:rPr>
        <w:t>、</w:t>
      </w:r>
      <w:r w:rsidRPr="00E40C7E">
        <w:rPr>
          <w:rFonts w:hint="eastAsia"/>
        </w:rPr>
        <w:t>T-Fe</w:t>
      </w:r>
      <w:r w:rsidRPr="00E40C7E">
        <w:rPr>
          <w:rFonts w:hint="eastAsia"/>
        </w:rPr>
        <w:t>实验组产物多为苯环上剩余的氯原子无侧位氯取代的</w:t>
      </w:r>
      <w:r w:rsidRPr="00E40C7E">
        <w:rPr>
          <w:rFonts w:hint="eastAsia"/>
        </w:rPr>
        <w:t>PCBs</w:t>
      </w:r>
      <w:r w:rsidRPr="00E40C7E">
        <w:rPr>
          <w:rFonts w:hint="eastAsia"/>
        </w:rPr>
        <w:t>，三价铁</w:t>
      </w:r>
      <w:r w:rsidRPr="00E40C7E">
        <w:t>的添加并没有改变脱氯路径的偏好</w:t>
      </w:r>
      <w:r w:rsidRPr="00E40C7E">
        <w:rPr>
          <w:rFonts w:hint="eastAsia"/>
        </w:rPr>
        <w:t>，主要是间位脱氯与对位脱氯，而在</w:t>
      </w:r>
      <w:r w:rsidRPr="00E40C7E">
        <w:rPr>
          <w:rFonts w:hint="eastAsia"/>
        </w:rPr>
        <w:t>T-S</w:t>
      </w:r>
      <w:r w:rsidRPr="00E40C7E">
        <w:rPr>
          <w:rFonts w:hint="eastAsia"/>
        </w:rPr>
        <w:t>组中以对位脱氯为主。在</w:t>
      </w:r>
      <w:r w:rsidRPr="00E40C7E">
        <w:rPr>
          <w:rFonts w:hint="eastAsia"/>
        </w:rPr>
        <w:t>T-1</w:t>
      </w:r>
      <w:r w:rsidRPr="00E40C7E">
        <w:rPr>
          <w:rFonts w:hint="eastAsia"/>
        </w:rPr>
        <w:t>实验组产物中找到邻位脱氯的明显证据。</w:t>
      </w:r>
    </w:p>
    <w:p w14:paraId="5B3B8E69" w14:textId="77777777" w:rsidR="00296D36" w:rsidRPr="00E40C7E" w:rsidRDefault="00296D36" w:rsidP="00A95F90">
      <w:pPr>
        <w:adjustRightInd w:val="0"/>
        <w:snapToGrid w:val="0"/>
        <w:spacing w:line="300" w:lineRule="auto"/>
        <w:ind w:firstLineChars="200" w:firstLine="480"/>
        <w:jc w:val="left"/>
        <w:rPr>
          <w:szCs w:val="22"/>
        </w:rPr>
      </w:pPr>
      <w:r w:rsidRPr="00E40C7E">
        <w:rPr>
          <w:rFonts w:hint="eastAsia"/>
        </w:rPr>
        <w:t>（</w:t>
      </w:r>
      <w:r w:rsidRPr="00E40C7E">
        <w:rPr>
          <w:rFonts w:hint="eastAsia"/>
        </w:rPr>
        <w:t>5</w:t>
      </w:r>
      <w:r w:rsidRPr="00E40C7E">
        <w:rPr>
          <w:rFonts w:hint="eastAsia"/>
        </w:rPr>
        <w:t>）</w:t>
      </w:r>
      <w:r w:rsidRPr="00E40C7E">
        <w:rPr>
          <w:rFonts w:hint="eastAsia"/>
          <w:szCs w:val="22"/>
        </w:rPr>
        <w:t>由于实验中母体</w:t>
      </w:r>
      <w:r w:rsidRPr="00E40C7E">
        <w:rPr>
          <w:rFonts w:hint="eastAsia"/>
          <w:szCs w:val="22"/>
        </w:rPr>
        <w:t>PCBs</w:t>
      </w:r>
      <w:r w:rsidRPr="00E40C7E">
        <w:rPr>
          <w:rFonts w:hint="eastAsia"/>
          <w:szCs w:val="22"/>
        </w:rPr>
        <w:t>脱氯并未产生新的类二噁英</w:t>
      </w:r>
      <w:r w:rsidRPr="00E40C7E">
        <w:rPr>
          <w:rFonts w:hint="eastAsia"/>
          <w:szCs w:val="22"/>
        </w:rPr>
        <w:t>PCBs</w:t>
      </w:r>
      <w:r w:rsidRPr="00E40C7E">
        <w:rPr>
          <w:rFonts w:hint="eastAsia"/>
          <w:szCs w:val="22"/>
        </w:rPr>
        <w:t>，体系中类二噁英毒性当量由外加的</w:t>
      </w:r>
      <w:r w:rsidRPr="00E40C7E">
        <w:rPr>
          <w:rFonts w:hint="eastAsia"/>
          <w:szCs w:val="22"/>
        </w:rPr>
        <w:t>PCB 105</w:t>
      </w:r>
      <w:r w:rsidRPr="00E40C7E">
        <w:rPr>
          <w:rFonts w:hint="eastAsia"/>
          <w:szCs w:val="22"/>
        </w:rPr>
        <w:t>及</w:t>
      </w:r>
      <w:r w:rsidRPr="00E40C7E">
        <w:rPr>
          <w:rFonts w:hint="eastAsia"/>
          <w:szCs w:val="22"/>
        </w:rPr>
        <w:t>PCB 114</w:t>
      </w:r>
      <w:r w:rsidRPr="00E40C7E">
        <w:rPr>
          <w:rFonts w:hint="eastAsia"/>
          <w:szCs w:val="22"/>
        </w:rPr>
        <w:t>的降解情况决定。太湖底泥微环境在三种实验条件下均表现出优先降解类二噁英</w:t>
      </w:r>
      <w:r w:rsidRPr="00E40C7E">
        <w:rPr>
          <w:rFonts w:hint="eastAsia"/>
          <w:szCs w:val="22"/>
        </w:rPr>
        <w:t>PCB 105</w:t>
      </w:r>
      <w:r w:rsidRPr="00E40C7E">
        <w:rPr>
          <w:rFonts w:hint="eastAsia"/>
          <w:szCs w:val="22"/>
        </w:rPr>
        <w:t>、</w:t>
      </w:r>
      <w:r w:rsidRPr="00E40C7E">
        <w:rPr>
          <w:rFonts w:hint="eastAsia"/>
          <w:szCs w:val="22"/>
        </w:rPr>
        <w:t>PCB 114</w:t>
      </w:r>
      <w:r w:rsidRPr="00E40C7E">
        <w:rPr>
          <w:rFonts w:hint="eastAsia"/>
          <w:szCs w:val="22"/>
        </w:rPr>
        <w:t>的特点，相比</w:t>
      </w:r>
      <w:r w:rsidRPr="00E40C7E">
        <w:rPr>
          <w:szCs w:val="22"/>
        </w:rPr>
        <w:t>美国哈德逊河、格拉斯河</w:t>
      </w:r>
      <w:r w:rsidRPr="00E40C7E">
        <w:rPr>
          <w:rFonts w:hint="eastAsia"/>
          <w:szCs w:val="22"/>
        </w:rPr>
        <w:t>，</w:t>
      </w:r>
      <w:r w:rsidRPr="00E40C7E">
        <w:rPr>
          <w:szCs w:val="22"/>
        </w:rPr>
        <w:t>太湖</w:t>
      </w:r>
      <w:r w:rsidRPr="00E40C7E">
        <w:rPr>
          <w:rFonts w:hint="eastAsia"/>
          <w:szCs w:val="22"/>
        </w:rPr>
        <w:t>底泥</w:t>
      </w:r>
      <w:r w:rsidRPr="00E40C7E">
        <w:rPr>
          <w:szCs w:val="22"/>
        </w:rPr>
        <w:t>具有更快去除类二噁英多氯联苯</w:t>
      </w:r>
      <w:r w:rsidRPr="00E40C7E">
        <w:rPr>
          <w:rFonts w:hint="eastAsia"/>
          <w:szCs w:val="22"/>
        </w:rPr>
        <w:t>、</w:t>
      </w:r>
      <w:r w:rsidRPr="00E40C7E">
        <w:rPr>
          <w:szCs w:val="22"/>
        </w:rPr>
        <w:t>减小生态毒性的能力。</w:t>
      </w:r>
    </w:p>
    <w:p w14:paraId="16D329E3" w14:textId="77777777" w:rsidR="00296D36" w:rsidRPr="00E40C7E" w:rsidRDefault="00296D36" w:rsidP="00A95F90">
      <w:pPr>
        <w:adjustRightInd w:val="0"/>
        <w:snapToGrid w:val="0"/>
        <w:spacing w:line="300" w:lineRule="auto"/>
        <w:ind w:firstLineChars="200" w:firstLine="480"/>
        <w:rPr>
          <w:szCs w:val="22"/>
        </w:rPr>
      </w:pPr>
      <w:r w:rsidRPr="00E40C7E">
        <w:rPr>
          <w:rFonts w:hint="eastAsia"/>
        </w:rPr>
        <w:t>（</w:t>
      </w:r>
      <w:r w:rsidRPr="00E40C7E">
        <w:rPr>
          <w:rFonts w:hint="eastAsia"/>
        </w:rPr>
        <w:t>6</w:t>
      </w:r>
      <w:r w:rsidRPr="00E40C7E">
        <w:rPr>
          <w:rFonts w:hint="eastAsia"/>
        </w:rPr>
        <w:t>）对第</w:t>
      </w:r>
      <w:r w:rsidRPr="00E40C7E">
        <w:rPr>
          <w:rFonts w:hint="eastAsia"/>
        </w:rPr>
        <w:t>0</w:t>
      </w:r>
      <w:r w:rsidRPr="00E40C7E">
        <w:rPr>
          <w:rFonts w:hint="eastAsia"/>
        </w:rPr>
        <w:t>周（</w:t>
      </w:r>
      <w:r w:rsidRPr="00E40C7E">
        <w:rPr>
          <w:rFonts w:hint="eastAsia"/>
        </w:rPr>
        <w:t>T-1</w:t>
      </w:r>
      <w:r w:rsidRPr="00E40C7E">
        <w:rPr>
          <w:rFonts w:hint="eastAsia"/>
        </w:rPr>
        <w:t>实验组）、</w:t>
      </w:r>
      <w:r w:rsidRPr="00E40C7E">
        <w:rPr>
          <w:rFonts w:hint="eastAsia"/>
        </w:rPr>
        <w:t>6</w:t>
      </w:r>
      <w:r w:rsidRPr="00E40C7E">
        <w:rPr>
          <w:rFonts w:hint="eastAsia"/>
        </w:rPr>
        <w:t>周、</w:t>
      </w:r>
      <w:r w:rsidRPr="00E40C7E">
        <w:rPr>
          <w:rFonts w:hint="eastAsia"/>
        </w:rPr>
        <w:t>24</w:t>
      </w:r>
      <w:r w:rsidRPr="00E40C7E">
        <w:rPr>
          <w:rFonts w:hint="eastAsia"/>
        </w:rPr>
        <w:t>周、</w:t>
      </w:r>
      <w:r w:rsidRPr="00E40C7E">
        <w:rPr>
          <w:rFonts w:hint="eastAsia"/>
        </w:rPr>
        <w:t>66</w:t>
      </w:r>
      <w:r w:rsidRPr="00E40C7E">
        <w:rPr>
          <w:rFonts w:hint="eastAsia"/>
        </w:rPr>
        <w:t>周的各实验组的高通量测序结果表明样品中多数菌株位于</w:t>
      </w:r>
      <w:r w:rsidRPr="00E40C7E">
        <w:rPr>
          <w:rFonts w:hint="eastAsia"/>
          <w:szCs w:val="22"/>
        </w:rPr>
        <w:t>变形菌门</w:t>
      </w:r>
      <w:r w:rsidRPr="00E40C7E">
        <w:rPr>
          <w:rFonts w:hint="eastAsia"/>
        </w:rPr>
        <w:t>（</w:t>
      </w:r>
      <w:r w:rsidRPr="00E40C7E">
        <w:rPr>
          <w:rFonts w:hint="eastAsia"/>
          <w:i/>
        </w:rPr>
        <w:t>Proteobacteria</w:t>
      </w:r>
      <w:r w:rsidRPr="00E40C7E">
        <w:rPr>
          <w:rFonts w:hint="eastAsia"/>
        </w:rPr>
        <w:t>）、拟杆菌门（</w:t>
      </w:r>
      <w:r w:rsidRPr="00E40C7E">
        <w:rPr>
          <w:rFonts w:hint="eastAsia"/>
          <w:i/>
        </w:rPr>
        <w:t>Bacteroidetes</w:t>
      </w:r>
      <w:r w:rsidRPr="00E40C7E">
        <w:rPr>
          <w:rFonts w:hint="eastAsia"/>
        </w:rPr>
        <w:t>）、绿弯菌门（</w:t>
      </w:r>
      <w:r w:rsidRPr="00E40C7E">
        <w:rPr>
          <w:rFonts w:hint="eastAsia"/>
          <w:i/>
          <w:szCs w:val="22"/>
        </w:rPr>
        <w:t>Chloroflexi</w:t>
      </w:r>
      <w:r w:rsidRPr="00E40C7E">
        <w:rPr>
          <w:rFonts w:hint="eastAsia"/>
          <w:szCs w:val="22"/>
        </w:rPr>
        <w:t>）、厚壁菌门（</w:t>
      </w:r>
      <w:r w:rsidRPr="00E40C7E">
        <w:rPr>
          <w:rFonts w:hint="eastAsia"/>
          <w:i/>
          <w:szCs w:val="22"/>
        </w:rPr>
        <w:t>Firmicutes</w:t>
      </w:r>
      <w:r w:rsidRPr="00E40C7E">
        <w:rPr>
          <w:rFonts w:hint="eastAsia"/>
          <w:szCs w:val="22"/>
        </w:rPr>
        <w:t>）、硝化螺旋菌门（</w:t>
      </w:r>
      <w:r w:rsidRPr="00E40C7E">
        <w:rPr>
          <w:rFonts w:hint="eastAsia"/>
          <w:i/>
          <w:szCs w:val="22"/>
        </w:rPr>
        <w:t>Nitrospirae</w:t>
      </w:r>
      <w:r w:rsidRPr="00E40C7E">
        <w:rPr>
          <w:rFonts w:hint="eastAsia"/>
          <w:szCs w:val="22"/>
        </w:rPr>
        <w:t>）、绿菌门（</w:t>
      </w:r>
      <w:r w:rsidRPr="00E40C7E">
        <w:rPr>
          <w:rFonts w:hint="eastAsia"/>
          <w:i/>
          <w:szCs w:val="22"/>
        </w:rPr>
        <w:t>Chlorobi</w:t>
      </w:r>
      <w:r w:rsidRPr="00E40C7E">
        <w:rPr>
          <w:rFonts w:hint="eastAsia"/>
          <w:szCs w:val="22"/>
        </w:rPr>
        <w:t>）、酸杆菌门（</w:t>
      </w:r>
      <w:r w:rsidRPr="00E40C7E">
        <w:rPr>
          <w:rFonts w:hint="eastAsia"/>
          <w:i/>
          <w:szCs w:val="22"/>
        </w:rPr>
        <w:t>Acidobacteria</w:t>
      </w:r>
      <w:r w:rsidRPr="00E40C7E">
        <w:rPr>
          <w:rFonts w:hint="eastAsia"/>
          <w:szCs w:val="22"/>
        </w:rPr>
        <w:t>）、放线菌门（</w:t>
      </w:r>
      <w:r w:rsidRPr="00E40C7E">
        <w:rPr>
          <w:i/>
          <w:szCs w:val="22"/>
        </w:rPr>
        <w:t>Actinobacteria</w:t>
      </w:r>
      <w:r w:rsidRPr="00E40C7E">
        <w:rPr>
          <w:rFonts w:hint="eastAsia"/>
          <w:szCs w:val="22"/>
        </w:rPr>
        <w:t>）、螺旋体门（</w:t>
      </w:r>
      <w:r w:rsidRPr="00E40C7E">
        <w:rPr>
          <w:i/>
          <w:szCs w:val="22"/>
        </w:rPr>
        <w:t>Spirochaetes</w:t>
      </w:r>
      <w:r w:rsidRPr="00E40C7E">
        <w:rPr>
          <w:rFonts w:hint="eastAsia"/>
          <w:szCs w:val="22"/>
        </w:rPr>
        <w:t>）等。</w:t>
      </w:r>
    </w:p>
    <w:p w14:paraId="3DFAB7D7" w14:textId="77777777" w:rsidR="00296D36" w:rsidRPr="00E40C7E" w:rsidRDefault="00296D36" w:rsidP="00A95F90">
      <w:pPr>
        <w:adjustRightInd w:val="0"/>
        <w:snapToGrid w:val="0"/>
        <w:spacing w:line="300" w:lineRule="auto"/>
        <w:ind w:firstLineChars="200" w:firstLine="472"/>
        <w:rPr>
          <w:rFonts w:cs="Lucida Grande"/>
        </w:rPr>
      </w:pPr>
      <w:r w:rsidRPr="00512146">
        <w:rPr>
          <w:rFonts w:hint="eastAsia"/>
          <w:snapToGrid w:val="0"/>
          <w:spacing w:val="-2"/>
          <w:kern w:val="0"/>
        </w:rPr>
        <w:t>（</w:t>
      </w:r>
      <w:r w:rsidRPr="00512146">
        <w:rPr>
          <w:rFonts w:hint="eastAsia"/>
          <w:snapToGrid w:val="0"/>
          <w:spacing w:val="-2"/>
          <w:kern w:val="0"/>
        </w:rPr>
        <w:t>7</w:t>
      </w:r>
      <w:r w:rsidRPr="00512146">
        <w:rPr>
          <w:rFonts w:hint="eastAsia"/>
          <w:snapToGrid w:val="0"/>
          <w:spacing w:val="-2"/>
          <w:kern w:val="0"/>
        </w:rPr>
        <w:t>）由高通量测序结果</w:t>
      </w:r>
      <w:r w:rsidR="00D93465">
        <w:rPr>
          <w:rFonts w:hint="eastAsia"/>
          <w:snapToGrid w:val="0"/>
          <w:spacing w:val="-2"/>
          <w:kern w:val="0"/>
        </w:rPr>
        <w:t>知</w:t>
      </w:r>
      <w:r w:rsidRPr="00512146">
        <w:rPr>
          <w:rFonts w:hint="eastAsia"/>
          <w:snapToGrid w:val="0"/>
          <w:spacing w:val="-2"/>
          <w:kern w:val="0"/>
        </w:rPr>
        <w:t>，包含了</w:t>
      </w:r>
      <w:r w:rsidR="004273A9" w:rsidRPr="00512146">
        <w:rPr>
          <w:rFonts w:hint="eastAsia"/>
          <w:snapToGrid w:val="0"/>
          <w:spacing w:val="-2"/>
          <w:kern w:val="0"/>
        </w:rPr>
        <w:t>所有</w:t>
      </w:r>
      <w:r w:rsidRPr="00512146">
        <w:rPr>
          <w:rFonts w:hint="eastAsia"/>
          <w:snapToGrid w:val="0"/>
          <w:spacing w:val="-2"/>
          <w:kern w:val="0"/>
        </w:rPr>
        <w:t>已知</w:t>
      </w:r>
      <w:r w:rsidRPr="00512146">
        <w:rPr>
          <w:rFonts w:hint="eastAsia"/>
          <w:snapToGrid w:val="0"/>
          <w:spacing w:val="-2"/>
          <w:kern w:val="0"/>
        </w:rPr>
        <w:t>PCBs</w:t>
      </w:r>
      <w:r w:rsidRPr="00512146">
        <w:rPr>
          <w:rFonts w:hint="eastAsia"/>
          <w:snapToGrid w:val="0"/>
          <w:spacing w:val="-2"/>
          <w:kern w:val="0"/>
        </w:rPr>
        <w:t>脱氯菌的</w:t>
      </w:r>
      <w:r w:rsidRPr="00512146">
        <w:rPr>
          <w:rFonts w:hint="eastAsia"/>
          <w:i/>
          <w:snapToGrid w:val="0"/>
          <w:spacing w:val="-2"/>
          <w:kern w:val="0"/>
        </w:rPr>
        <w:t>Chloroflexi</w:t>
      </w:r>
      <w:r w:rsidRPr="00512146">
        <w:rPr>
          <w:rFonts w:hint="eastAsia"/>
          <w:snapToGrid w:val="0"/>
          <w:spacing w:val="-2"/>
          <w:kern w:val="0"/>
        </w:rPr>
        <w:t>，在各个实验组随着脱氯进程百分比含量呈增长趋势，多数</w:t>
      </w:r>
      <w:r w:rsidRPr="00512146">
        <w:rPr>
          <w:rFonts w:hint="eastAsia"/>
          <w:snapToGrid w:val="0"/>
          <w:spacing w:val="-2"/>
          <w:kern w:val="0"/>
        </w:rPr>
        <w:t>PCBs</w:t>
      </w:r>
      <w:r w:rsidRPr="00512146">
        <w:rPr>
          <w:rFonts w:hint="eastAsia"/>
          <w:snapToGrid w:val="0"/>
          <w:spacing w:val="-2"/>
          <w:kern w:val="0"/>
        </w:rPr>
        <w:t>脱氯菌所在的</w:t>
      </w:r>
      <w:r w:rsidRPr="00512146">
        <w:rPr>
          <w:i/>
          <w:iCs/>
          <w:snapToGrid w:val="0"/>
          <w:spacing w:val="-2"/>
          <w:kern w:val="0"/>
        </w:rPr>
        <w:t>Dehalococcoidales</w:t>
      </w:r>
      <w:r w:rsidRPr="00512146">
        <w:rPr>
          <w:rFonts w:hint="eastAsia"/>
          <w:iCs/>
          <w:snapToGrid w:val="0"/>
          <w:spacing w:val="-2"/>
          <w:kern w:val="0"/>
        </w:rPr>
        <w:t>目相对</w:t>
      </w:r>
      <w:r w:rsidRPr="00512146">
        <w:rPr>
          <w:rFonts w:hint="eastAsia"/>
          <w:i/>
          <w:snapToGrid w:val="0"/>
          <w:spacing w:val="-2"/>
          <w:kern w:val="0"/>
        </w:rPr>
        <w:t>Chloroflexi</w:t>
      </w:r>
      <w:r w:rsidRPr="00512146">
        <w:rPr>
          <w:rFonts w:hint="eastAsia"/>
          <w:snapToGrid w:val="0"/>
          <w:spacing w:val="-2"/>
          <w:kern w:val="0"/>
        </w:rPr>
        <w:t>富集。其中，与多数</w:t>
      </w:r>
      <w:r w:rsidRPr="00512146">
        <w:rPr>
          <w:rFonts w:hint="eastAsia"/>
          <w:snapToGrid w:val="0"/>
          <w:spacing w:val="-2"/>
          <w:kern w:val="0"/>
        </w:rPr>
        <w:t>PCBs</w:t>
      </w:r>
      <w:r w:rsidRPr="00512146">
        <w:rPr>
          <w:rFonts w:hint="eastAsia"/>
          <w:snapToGrid w:val="0"/>
          <w:spacing w:val="-2"/>
          <w:kern w:val="0"/>
        </w:rPr>
        <w:t>脱氯菌密切相关的</w:t>
      </w:r>
      <w:r w:rsidRPr="00512146">
        <w:rPr>
          <w:rFonts w:cs="Lucida Grande"/>
          <w:i/>
          <w:snapToGrid w:val="0"/>
          <w:spacing w:val="-2"/>
          <w:kern w:val="0"/>
        </w:rPr>
        <w:t>Dehalococcoides</w:t>
      </w:r>
      <w:r w:rsidRPr="00512146">
        <w:rPr>
          <w:rFonts w:cs="Lucida Grande" w:hint="eastAsia"/>
          <w:snapToGrid w:val="0"/>
          <w:spacing w:val="-2"/>
          <w:kern w:val="0"/>
        </w:rPr>
        <w:t>不仅呈现百分比增长，而且在</w:t>
      </w:r>
      <w:r w:rsidRPr="00512146">
        <w:rPr>
          <w:rFonts w:cs="Lucida Grande" w:hint="eastAsia"/>
          <w:snapToGrid w:val="0"/>
          <w:spacing w:val="-2"/>
          <w:kern w:val="0"/>
        </w:rPr>
        <w:t>PCBs</w:t>
      </w:r>
      <w:r w:rsidRPr="00512146">
        <w:rPr>
          <w:rFonts w:cs="Lucida Grande" w:hint="eastAsia"/>
          <w:snapToGrid w:val="0"/>
          <w:spacing w:val="-2"/>
          <w:kern w:val="0"/>
        </w:rPr>
        <w:t>脱氯反应未启动（</w:t>
      </w:r>
      <w:r w:rsidRPr="00512146">
        <w:rPr>
          <w:rFonts w:cs="Lucida Grande" w:hint="eastAsia"/>
          <w:snapToGrid w:val="0"/>
          <w:spacing w:val="-2"/>
          <w:kern w:val="0"/>
        </w:rPr>
        <w:t>0</w:t>
      </w:r>
      <w:r w:rsidRPr="00512146">
        <w:rPr>
          <w:rFonts w:cs="Lucida Grande" w:hint="eastAsia"/>
          <w:snapToGrid w:val="0"/>
          <w:spacing w:val="-2"/>
          <w:kern w:val="0"/>
        </w:rPr>
        <w:t>周样品、</w:t>
      </w:r>
      <w:r w:rsidRPr="00512146">
        <w:rPr>
          <w:rFonts w:cs="Lucida Grande" w:hint="eastAsia"/>
          <w:snapToGrid w:val="0"/>
          <w:spacing w:val="-2"/>
          <w:kern w:val="0"/>
        </w:rPr>
        <w:t>6</w:t>
      </w:r>
      <w:r w:rsidRPr="00512146">
        <w:rPr>
          <w:rFonts w:cs="Lucida Grande" w:hint="eastAsia"/>
          <w:snapToGrid w:val="0"/>
          <w:spacing w:val="-2"/>
          <w:kern w:val="0"/>
        </w:rPr>
        <w:t>周的</w:t>
      </w:r>
      <w:r w:rsidRPr="00512146">
        <w:rPr>
          <w:rFonts w:cs="Lucida Grande" w:hint="eastAsia"/>
          <w:snapToGrid w:val="0"/>
          <w:spacing w:val="-2"/>
          <w:kern w:val="0"/>
        </w:rPr>
        <w:t>T-S</w:t>
      </w:r>
      <w:r w:rsidRPr="00512146">
        <w:rPr>
          <w:rFonts w:cs="Lucida Grande" w:hint="eastAsia"/>
          <w:snapToGrid w:val="0"/>
          <w:spacing w:val="-2"/>
          <w:kern w:val="0"/>
        </w:rPr>
        <w:t>、</w:t>
      </w:r>
      <w:r w:rsidRPr="00512146">
        <w:rPr>
          <w:rFonts w:cs="Lucida Grande" w:hint="eastAsia"/>
          <w:snapToGrid w:val="0"/>
          <w:spacing w:val="-2"/>
          <w:kern w:val="0"/>
        </w:rPr>
        <w:t>T-Fe</w:t>
      </w:r>
      <w:r w:rsidRPr="00512146">
        <w:rPr>
          <w:rFonts w:cs="Lucida Grande" w:hint="eastAsia"/>
          <w:snapToGrid w:val="0"/>
          <w:spacing w:val="-2"/>
          <w:kern w:val="0"/>
        </w:rPr>
        <w:t>实验组样品）或脱氯反应缓慢（</w:t>
      </w:r>
      <w:r w:rsidRPr="00512146">
        <w:rPr>
          <w:rFonts w:cs="Lucida Grande" w:hint="eastAsia"/>
          <w:snapToGrid w:val="0"/>
          <w:spacing w:val="-2"/>
          <w:kern w:val="0"/>
        </w:rPr>
        <w:t>24</w:t>
      </w:r>
      <w:r w:rsidRPr="00512146">
        <w:rPr>
          <w:rFonts w:cs="Lucida Grande" w:hint="eastAsia"/>
          <w:snapToGrid w:val="0"/>
          <w:spacing w:val="-2"/>
          <w:kern w:val="0"/>
        </w:rPr>
        <w:t>周的</w:t>
      </w:r>
      <w:r w:rsidRPr="00512146">
        <w:rPr>
          <w:rFonts w:cs="Lucida Grande" w:hint="eastAsia"/>
          <w:snapToGrid w:val="0"/>
          <w:spacing w:val="-2"/>
          <w:kern w:val="0"/>
        </w:rPr>
        <w:t>T-S</w:t>
      </w:r>
      <w:r w:rsidRPr="00512146">
        <w:rPr>
          <w:rFonts w:cs="Lucida Grande" w:hint="eastAsia"/>
          <w:snapToGrid w:val="0"/>
          <w:spacing w:val="-2"/>
          <w:kern w:val="0"/>
        </w:rPr>
        <w:t>样品）未检出，侧面验证了</w:t>
      </w:r>
      <w:r w:rsidRPr="00512146">
        <w:rPr>
          <w:rFonts w:cs="Lucida Grande"/>
          <w:i/>
          <w:snapToGrid w:val="0"/>
          <w:spacing w:val="-2"/>
          <w:kern w:val="0"/>
        </w:rPr>
        <w:t>Dehalococcoides</w:t>
      </w:r>
      <w:r w:rsidRPr="00512146">
        <w:rPr>
          <w:rFonts w:cs="Lucida Grande" w:hint="eastAsia"/>
          <w:snapToGrid w:val="0"/>
          <w:spacing w:val="-2"/>
          <w:kern w:val="0"/>
        </w:rPr>
        <w:t>在太湖底泥微环境</w:t>
      </w:r>
      <w:r w:rsidRPr="00512146">
        <w:rPr>
          <w:rFonts w:cs="Lucida Grande" w:hint="eastAsia"/>
          <w:snapToGrid w:val="0"/>
          <w:spacing w:val="-2"/>
          <w:kern w:val="0"/>
        </w:rPr>
        <w:t>PCBs</w:t>
      </w:r>
      <w:r w:rsidRPr="00512146">
        <w:rPr>
          <w:rFonts w:cs="Lucida Grande" w:hint="eastAsia"/>
          <w:snapToGrid w:val="0"/>
          <w:spacing w:val="-2"/>
          <w:kern w:val="0"/>
        </w:rPr>
        <w:t>脱氯反应中的重要作</w:t>
      </w:r>
      <w:r w:rsidRPr="00E40C7E">
        <w:rPr>
          <w:rFonts w:cs="Lucida Grande" w:hint="eastAsia"/>
        </w:rPr>
        <w:t>用。</w:t>
      </w:r>
    </w:p>
    <w:p w14:paraId="566B8CCB" w14:textId="77777777" w:rsidR="00296D36" w:rsidRPr="00E40C7E" w:rsidRDefault="00296D36" w:rsidP="00A95F90">
      <w:pPr>
        <w:adjustRightInd w:val="0"/>
        <w:snapToGrid w:val="0"/>
        <w:spacing w:line="300" w:lineRule="auto"/>
        <w:ind w:firstLineChars="200" w:firstLine="480"/>
        <w:rPr>
          <w:rFonts w:ascii="Helvetica" w:hAnsi="Helvetica" w:cs="Helvetica"/>
          <w:kern w:val="0"/>
        </w:rPr>
      </w:pPr>
      <w:r w:rsidRPr="00E40C7E">
        <w:rPr>
          <w:rFonts w:hint="eastAsia"/>
        </w:rPr>
        <w:t>（</w:t>
      </w:r>
      <w:r w:rsidRPr="00E40C7E">
        <w:rPr>
          <w:rFonts w:hint="eastAsia"/>
        </w:rPr>
        <w:t>8</w:t>
      </w:r>
      <w:r w:rsidRPr="00E40C7E">
        <w:rPr>
          <w:rFonts w:hint="eastAsia"/>
        </w:rPr>
        <w:t>）根据高通量测序结果，已知的</w:t>
      </w:r>
      <w:r w:rsidRPr="00E40C7E">
        <w:rPr>
          <w:rFonts w:hint="eastAsia"/>
        </w:rPr>
        <w:t>PCBs</w:t>
      </w:r>
      <w:r w:rsidRPr="00E40C7E">
        <w:rPr>
          <w:rFonts w:hint="eastAsia"/>
        </w:rPr>
        <w:t>脱氯菌只在体系中占很小的部分（各实验组中</w:t>
      </w:r>
      <w:r w:rsidRPr="00E40C7E">
        <w:rPr>
          <w:rFonts w:cs="Lucida Grande"/>
          <w:i/>
        </w:rPr>
        <w:t>Dehalococcoides</w:t>
      </w:r>
      <w:r w:rsidRPr="00E40C7E">
        <w:rPr>
          <w:rFonts w:cs="Lucida Grande" w:hint="eastAsia"/>
        </w:rPr>
        <w:t>菌最高占细菌总数的</w:t>
      </w:r>
      <w:r w:rsidRPr="00E40C7E">
        <w:rPr>
          <w:rFonts w:cs="Lucida Grande" w:hint="eastAsia"/>
        </w:rPr>
        <w:t>4.13%</w:t>
      </w:r>
      <w:r w:rsidRPr="00E40C7E">
        <w:rPr>
          <w:rFonts w:hint="eastAsia"/>
        </w:rPr>
        <w:t>），微环境中更多的是不具备</w:t>
      </w:r>
      <w:r w:rsidRPr="00E40C7E">
        <w:rPr>
          <w:rFonts w:hint="eastAsia"/>
        </w:rPr>
        <w:t>PCBs</w:t>
      </w:r>
      <w:r w:rsidRPr="00E40C7E">
        <w:rPr>
          <w:rFonts w:hint="eastAsia"/>
        </w:rPr>
        <w:t>脱氯功能的微生物。与已有研究结论一致，本实验微环境中富含厚壁菌门</w:t>
      </w:r>
      <w:r w:rsidRPr="00E40C7E">
        <w:rPr>
          <w:rFonts w:hint="eastAsia"/>
          <w:szCs w:val="22"/>
        </w:rPr>
        <w:t>梭菌目（</w:t>
      </w:r>
      <w:r w:rsidRPr="00E40C7E">
        <w:rPr>
          <w:rFonts w:cs="Lucida Grande"/>
          <w:i/>
        </w:rPr>
        <w:t>Clostridiales</w:t>
      </w:r>
      <w:r w:rsidRPr="00E40C7E">
        <w:rPr>
          <w:rFonts w:ascii="Lucida Grande" w:hAnsi="Lucida Grande" w:cs="Lucida Grande" w:hint="eastAsia"/>
        </w:rPr>
        <w:t>）、</w:t>
      </w:r>
      <w:r w:rsidRPr="00E40C7E">
        <w:rPr>
          <w:rFonts w:hAnsi="宋体" w:hint="eastAsia"/>
          <w:i/>
        </w:rPr>
        <w:t>δ</w:t>
      </w:r>
      <w:r w:rsidRPr="00E40C7E">
        <w:rPr>
          <w:rFonts w:hAnsi="宋体" w:hint="eastAsia"/>
        </w:rPr>
        <w:t>变形菌亚门微生物，它们</w:t>
      </w:r>
      <w:r w:rsidRPr="00E40C7E">
        <w:rPr>
          <w:rFonts w:hint="eastAsia"/>
        </w:rPr>
        <w:t>间接</w:t>
      </w:r>
      <w:r w:rsidRPr="00E40C7E">
        <w:rPr>
          <w:rFonts w:ascii="Helvetica" w:hAnsi="Helvetica" w:cs="Helvetica" w:hint="eastAsia"/>
          <w:kern w:val="0"/>
        </w:rPr>
        <w:t>提供</w:t>
      </w:r>
      <w:r w:rsidRPr="00E40C7E">
        <w:rPr>
          <w:rFonts w:hint="eastAsia"/>
          <w:i/>
          <w:szCs w:val="22"/>
        </w:rPr>
        <w:t>Dehalococcoides</w:t>
      </w:r>
      <w:r w:rsidRPr="00E40C7E">
        <w:rPr>
          <w:rFonts w:ascii="Helvetica" w:hAnsi="Helvetica" w:cs="Helvetica" w:hint="eastAsia"/>
          <w:kern w:val="0"/>
        </w:rPr>
        <w:t>生长所需的代谢物质，是</w:t>
      </w:r>
      <w:r w:rsidRPr="00E40C7E">
        <w:rPr>
          <w:rFonts w:hint="eastAsia"/>
        </w:rPr>
        <w:t>PCBs</w:t>
      </w:r>
      <w:r w:rsidRPr="00E40C7E">
        <w:rPr>
          <w:rFonts w:ascii="Helvetica" w:hAnsi="Helvetica" w:cs="Helvetica" w:hint="eastAsia"/>
          <w:kern w:val="0"/>
        </w:rPr>
        <w:t>脱氯微生物群落的重要组成部分。</w:t>
      </w:r>
    </w:p>
    <w:p w14:paraId="770531D7"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9</w:t>
      </w:r>
      <w:r w:rsidRPr="00E40C7E">
        <w:rPr>
          <w:rFonts w:hint="eastAsia"/>
        </w:rPr>
        <w:t>）</w:t>
      </w:r>
      <w:r w:rsidRPr="00E40C7E">
        <w:rPr>
          <w:rFonts w:hint="eastAsia"/>
          <w:i/>
        </w:rPr>
        <w:t>tceA</w:t>
      </w:r>
      <w:r w:rsidRPr="00E40C7E">
        <w:rPr>
          <w:rFonts w:hint="eastAsia"/>
        </w:rPr>
        <w:t>、</w:t>
      </w:r>
      <w:r w:rsidRPr="00E40C7E">
        <w:rPr>
          <w:rFonts w:hint="eastAsia"/>
          <w:i/>
        </w:rPr>
        <w:t>o</w:t>
      </w:r>
      <w:r>
        <w:rPr>
          <w:rFonts w:hint="eastAsia"/>
        </w:rPr>
        <w:t>-17/DF-1</w:t>
      </w:r>
      <w:r w:rsidRPr="00E40C7E">
        <w:rPr>
          <w:rFonts w:hint="eastAsia"/>
        </w:rPr>
        <w:t>这两种在其它</w:t>
      </w:r>
      <w:r w:rsidRPr="00E40C7E">
        <w:rPr>
          <w:rFonts w:hint="eastAsia"/>
        </w:rPr>
        <w:t>PCBs</w:t>
      </w:r>
      <w:r w:rsidRPr="00E40C7E">
        <w:rPr>
          <w:rFonts w:hint="eastAsia"/>
        </w:rPr>
        <w:t>降解体系中常见的基因</w:t>
      </w:r>
      <w:r w:rsidRPr="00E40C7E">
        <w:rPr>
          <w:rFonts w:hint="eastAsia"/>
        </w:rPr>
        <w:t>/</w:t>
      </w:r>
      <w:r w:rsidRPr="00E40C7E">
        <w:rPr>
          <w:rFonts w:hint="eastAsia"/>
        </w:rPr>
        <w:t>微生物未在太湖底泥微环境中浓度很低，说明不同的环境中</w:t>
      </w:r>
      <w:r w:rsidRPr="00E40C7E">
        <w:rPr>
          <w:rFonts w:hint="eastAsia"/>
        </w:rPr>
        <w:t>PCBs</w:t>
      </w:r>
      <w:r w:rsidRPr="00E40C7E">
        <w:rPr>
          <w:rFonts w:hint="eastAsia"/>
        </w:rPr>
        <w:t>降解菌有所不同，针对太湖底泥微环境的研究能为本土微生物原位修复</w:t>
      </w:r>
      <w:r w:rsidRPr="00E40C7E">
        <w:rPr>
          <w:rFonts w:hint="eastAsia"/>
        </w:rPr>
        <w:t>PCBs</w:t>
      </w:r>
      <w:r w:rsidRPr="00E40C7E">
        <w:rPr>
          <w:rFonts w:hint="eastAsia"/>
        </w:rPr>
        <w:t>乃至其它有机氯污染物提供依据。</w:t>
      </w:r>
    </w:p>
    <w:p w14:paraId="1D560D1A"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10</w:t>
      </w:r>
      <w:r w:rsidRPr="00E40C7E">
        <w:rPr>
          <w:rFonts w:hint="eastAsia"/>
        </w:rPr>
        <w:t>）脱氯相关菌</w:t>
      </w:r>
      <w:r w:rsidRPr="00E40C7E">
        <w:rPr>
          <w:i/>
          <w:szCs w:val="22"/>
        </w:rPr>
        <w:t>Chloroflexi</w:t>
      </w:r>
      <w:r w:rsidRPr="00E40C7E">
        <w:rPr>
          <w:rFonts w:hint="eastAsia"/>
          <w:szCs w:val="22"/>
        </w:rPr>
        <w:t>、</w:t>
      </w:r>
      <w:r w:rsidRPr="00E40C7E">
        <w:rPr>
          <w:rFonts w:hint="eastAsia"/>
          <w:i/>
        </w:rPr>
        <w:t>Dehalococcoides</w:t>
      </w:r>
      <w:r w:rsidRPr="00E40C7E">
        <w:rPr>
          <w:rFonts w:hint="eastAsia"/>
        </w:rPr>
        <w:t xml:space="preserve"> </w:t>
      </w:r>
      <w:r w:rsidRPr="00E40C7E">
        <w:rPr>
          <w:rFonts w:hint="eastAsia"/>
          <w:szCs w:val="22"/>
        </w:rPr>
        <w:t>16S rRNA</w:t>
      </w:r>
      <w:r w:rsidRPr="00E40C7E">
        <w:rPr>
          <w:rFonts w:hint="eastAsia"/>
          <w:szCs w:val="22"/>
        </w:rPr>
        <w:t>基因能指示产甲烷条件下</w:t>
      </w:r>
      <w:r w:rsidRPr="00E40C7E">
        <w:rPr>
          <w:rFonts w:hint="eastAsia"/>
        </w:rPr>
        <w:t>太湖</w:t>
      </w:r>
      <w:r w:rsidRPr="00E40C7E">
        <w:t>底泥微环境</w:t>
      </w:r>
      <w:r w:rsidRPr="00E40C7E">
        <w:rPr>
          <w:rFonts w:hint="eastAsia"/>
        </w:rPr>
        <w:t>（</w:t>
      </w:r>
      <w:r w:rsidRPr="00E40C7E">
        <w:rPr>
          <w:rFonts w:hint="eastAsia"/>
        </w:rPr>
        <w:t>T-1</w:t>
      </w:r>
      <w:r w:rsidRPr="00E40C7E">
        <w:rPr>
          <w:rFonts w:hint="eastAsia"/>
        </w:rPr>
        <w:t>实验组）和</w:t>
      </w:r>
      <w:r w:rsidRPr="00E40C7E">
        <w:t>三价铁还原</w:t>
      </w:r>
      <w:r w:rsidRPr="00E40C7E">
        <w:rPr>
          <w:rFonts w:hint="eastAsia"/>
        </w:rPr>
        <w:t>条件下太湖</w:t>
      </w:r>
      <w:r w:rsidRPr="00E40C7E">
        <w:t>底泥微环境</w:t>
      </w:r>
      <w:r w:rsidRPr="00E40C7E">
        <w:rPr>
          <w:rFonts w:hint="eastAsia"/>
        </w:rPr>
        <w:t>（</w:t>
      </w:r>
      <w:r w:rsidRPr="00E40C7E">
        <w:rPr>
          <w:rFonts w:hint="eastAsia"/>
        </w:rPr>
        <w:t>T-Fe</w:t>
      </w:r>
      <w:r w:rsidRPr="00E40C7E">
        <w:rPr>
          <w:rFonts w:hint="eastAsia"/>
        </w:rPr>
        <w:t>实验组）脱氯反应的发生。在硫酸盐还原条件下（</w:t>
      </w:r>
      <w:r w:rsidRPr="00E40C7E">
        <w:rPr>
          <w:rFonts w:hint="eastAsia"/>
        </w:rPr>
        <w:t>T-S</w:t>
      </w:r>
      <w:r w:rsidRPr="00E40C7E">
        <w:rPr>
          <w:rFonts w:hint="eastAsia"/>
        </w:rPr>
        <w:t>实验组）脱氯相关菌</w:t>
      </w:r>
      <w:r w:rsidRPr="00E40C7E">
        <w:rPr>
          <w:i/>
          <w:szCs w:val="22"/>
        </w:rPr>
        <w:t>Chloroflexi</w:t>
      </w:r>
      <w:r w:rsidRPr="00E40C7E">
        <w:rPr>
          <w:rFonts w:hint="eastAsia"/>
          <w:szCs w:val="22"/>
        </w:rPr>
        <w:t>可以指示脱氯反应的加快，而</w:t>
      </w:r>
      <w:r w:rsidRPr="00E40C7E">
        <w:rPr>
          <w:rFonts w:eastAsia="楷体"/>
          <w:i/>
        </w:rPr>
        <w:t>Dehalococcoides</w:t>
      </w:r>
      <w:r w:rsidRPr="00E40C7E">
        <w:rPr>
          <w:szCs w:val="22"/>
        </w:rPr>
        <w:t>无法指示太湖底泥的脱氯</w:t>
      </w:r>
      <w:r w:rsidRPr="00E40C7E">
        <w:rPr>
          <w:rFonts w:hint="eastAsia"/>
          <w:szCs w:val="22"/>
        </w:rPr>
        <w:t>情况。</w:t>
      </w:r>
      <w:r w:rsidRPr="00E40C7E">
        <w:rPr>
          <w:rFonts w:hint="eastAsia"/>
        </w:rPr>
        <w:t>在本实验条件下，推定脱氯菌</w:t>
      </w:r>
      <w:r w:rsidRPr="00E40C7E">
        <w:rPr>
          <w:rFonts w:eastAsia="楷体"/>
          <w:i/>
        </w:rPr>
        <w:t>Chloroflexi</w:t>
      </w:r>
      <w:r w:rsidRPr="00E40C7E">
        <w:rPr>
          <w:rFonts w:hint="eastAsia"/>
        </w:rPr>
        <w:t>相比</w:t>
      </w:r>
      <w:r w:rsidRPr="00E40C7E">
        <w:rPr>
          <w:rFonts w:hint="eastAsia"/>
          <w:i/>
        </w:rPr>
        <w:t>Dehalococcoides</w:t>
      </w:r>
      <w:r w:rsidRPr="00E40C7E">
        <w:t>可</w:t>
      </w:r>
      <w:r w:rsidRPr="00E40C7E">
        <w:lastRenderedPageBreak/>
        <w:t>以更好地指示硫酸盐还原和三价铁还原条件下脱氯的启动和脱氯速率的变化</w:t>
      </w:r>
      <w:r w:rsidRPr="00E40C7E">
        <w:rPr>
          <w:rFonts w:hint="eastAsia"/>
        </w:rPr>
        <w:t>。</w:t>
      </w:r>
    </w:p>
    <w:p w14:paraId="09416C00"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11</w:t>
      </w:r>
      <w:r w:rsidRPr="00E40C7E">
        <w:rPr>
          <w:rFonts w:hint="eastAsia"/>
        </w:rPr>
        <w:t>）还原脱卤酶基因</w:t>
      </w:r>
      <w:r w:rsidRPr="00E40C7E">
        <w:rPr>
          <w:rFonts w:hint="eastAsia"/>
          <w:i/>
        </w:rPr>
        <w:t>ardA</w:t>
      </w:r>
      <w:r w:rsidRPr="00E40C7E">
        <w:rPr>
          <w:rFonts w:hint="eastAsia"/>
        </w:rPr>
        <w:t>、</w:t>
      </w:r>
      <w:r w:rsidRPr="00E40C7E">
        <w:rPr>
          <w:rFonts w:hint="eastAsia"/>
          <w:i/>
        </w:rPr>
        <w:t>rdh</w:t>
      </w:r>
      <w:r>
        <w:rPr>
          <w:rFonts w:hint="eastAsia"/>
        </w:rPr>
        <w:t>12</w:t>
      </w:r>
      <w:r w:rsidRPr="00E40C7E">
        <w:rPr>
          <w:rFonts w:hint="eastAsia"/>
        </w:rPr>
        <w:t>均能指示产甲烷条件下太湖</w:t>
      </w:r>
      <w:r w:rsidRPr="00E40C7E">
        <w:t>底泥微环境</w:t>
      </w:r>
      <w:r w:rsidRPr="00E40C7E">
        <w:rPr>
          <w:rFonts w:hint="eastAsia"/>
        </w:rPr>
        <w:t>（</w:t>
      </w:r>
      <w:r w:rsidRPr="00E40C7E">
        <w:rPr>
          <w:rFonts w:hint="eastAsia"/>
        </w:rPr>
        <w:t>T-1</w:t>
      </w:r>
      <w:r w:rsidRPr="00E40C7E">
        <w:rPr>
          <w:rFonts w:hint="eastAsia"/>
        </w:rPr>
        <w:t>实验组）、</w:t>
      </w:r>
      <w:r w:rsidRPr="00E40C7E">
        <w:t>三价铁还原</w:t>
      </w:r>
      <w:r w:rsidRPr="00E40C7E">
        <w:rPr>
          <w:rFonts w:hint="eastAsia"/>
        </w:rPr>
        <w:t>条件下太湖</w:t>
      </w:r>
      <w:r w:rsidRPr="00E40C7E">
        <w:t>底泥微环境</w:t>
      </w:r>
      <w:r w:rsidRPr="00E40C7E">
        <w:rPr>
          <w:rFonts w:hint="eastAsia"/>
        </w:rPr>
        <w:t>（</w:t>
      </w:r>
      <w:r w:rsidRPr="00E40C7E">
        <w:rPr>
          <w:rFonts w:hint="eastAsia"/>
        </w:rPr>
        <w:t>T-Fe</w:t>
      </w:r>
      <w:r w:rsidRPr="00E40C7E">
        <w:rPr>
          <w:rFonts w:hint="eastAsia"/>
        </w:rPr>
        <w:t>实验组）脱氯反应的启动，在硫酸盐还原条件下（</w:t>
      </w:r>
      <w:r w:rsidRPr="00E40C7E">
        <w:rPr>
          <w:rFonts w:hint="eastAsia"/>
        </w:rPr>
        <w:t>T-S</w:t>
      </w:r>
      <w:r w:rsidRPr="00E40C7E">
        <w:rPr>
          <w:rFonts w:hint="eastAsia"/>
        </w:rPr>
        <w:t>实验组）反映脱氯反应的加快。在</w:t>
      </w:r>
      <w:r w:rsidRPr="00E40C7E">
        <w:t>三价铁还原</w:t>
      </w:r>
      <w:r w:rsidRPr="00E40C7E">
        <w:rPr>
          <w:rFonts w:hint="eastAsia"/>
        </w:rPr>
        <w:t>条件下太湖</w:t>
      </w:r>
      <w:r w:rsidRPr="00E40C7E">
        <w:t>底泥微环境</w:t>
      </w:r>
      <w:r w:rsidRPr="00E40C7E">
        <w:rPr>
          <w:rFonts w:hint="eastAsia"/>
        </w:rPr>
        <w:t>（</w:t>
      </w:r>
      <w:r w:rsidRPr="00E40C7E">
        <w:rPr>
          <w:rFonts w:hint="eastAsia"/>
        </w:rPr>
        <w:t>T-Fe</w:t>
      </w:r>
      <w:r w:rsidRPr="00E40C7E">
        <w:rPr>
          <w:rFonts w:hint="eastAsia"/>
        </w:rPr>
        <w:t>实验组）的变化情况与产甲烷条件下（</w:t>
      </w:r>
      <w:r w:rsidRPr="00E40C7E">
        <w:rPr>
          <w:rFonts w:hint="eastAsia"/>
        </w:rPr>
        <w:t>T-1</w:t>
      </w:r>
      <w:r w:rsidRPr="00E40C7E">
        <w:rPr>
          <w:rFonts w:hint="eastAsia"/>
        </w:rPr>
        <w:t>实验组），相对于</w:t>
      </w:r>
      <w:r w:rsidRPr="00E40C7E">
        <w:rPr>
          <w:rFonts w:hint="eastAsia"/>
        </w:rPr>
        <w:t>PCBs</w:t>
      </w:r>
      <w:r w:rsidRPr="00E40C7E">
        <w:rPr>
          <w:rFonts w:hint="eastAsia"/>
        </w:rPr>
        <w:t>脱氯指示微生物</w:t>
      </w:r>
      <w:r w:rsidRPr="00E40C7E">
        <w:rPr>
          <w:i/>
          <w:szCs w:val="22"/>
        </w:rPr>
        <w:t>Chloroflexi</w:t>
      </w:r>
      <w:r w:rsidRPr="00E40C7E">
        <w:rPr>
          <w:rFonts w:hint="eastAsia"/>
          <w:szCs w:val="22"/>
        </w:rPr>
        <w:t>、</w:t>
      </w:r>
      <w:r w:rsidRPr="00E40C7E">
        <w:rPr>
          <w:rFonts w:hint="eastAsia"/>
          <w:i/>
        </w:rPr>
        <w:t>Dehalococcoides</w:t>
      </w:r>
      <w:r w:rsidRPr="00E40C7E">
        <w:rPr>
          <w:rFonts w:hint="eastAsia"/>
        </w:rPr>
        <w:t>，</w:t>
      </w:r>
      <w:r w:rsidRPr="00E40C7E">
        <w:t>还原脱卤酶基因</w:t>
      </w:r>
      <w:r w:rsidRPr="00395B83">
        <w:rPr>
          <w:i/>
        </w:rPr>
        <w:t>ardA</w:t>
      </w:r>
      <w:r w:rsidRPr="00E40C7E">
        <w:t>和</w:t>
      </w:r>
      <w:r w:rsidRPr="00395B83">
        <w:rPr>
          <w:i/>
        </w:rPr>
        <w:t>rdh</w:t>
      </w:r>
      <w:r w:rsidRPr="00E40C7E">
        <w:t>12</w:t>
      </w:r>
      <w:r w:rsidRPr="00E40C7E">
        <w:rPr>
          <w:rFonts w:hint="eastAsia"/>
        </w:rPr>
        <w:t>更</w:t>
      </w:r>
      <w:r w:rsidRPr="00E40C7E">
        <w:t>为灵敏</w:t>
      </w:r>
      <w:r w:rsidRPr="00E40C7E">
        <w:rPr>
          <w:rFonts w:hint="eastAsia"/>
        </w:rPr>
        <w:t>，</w:t>
      </w:r>
      <w:r w:rsidRPr="00E40C7E">
        <w:t>可考虑用于多氯联苯脱氯</w:t>
      </w:r>
      <w:r w:rsidRPr="00E40C7E">
        <w:rPr>
          <w:rFonts w:hint="eastAsia"/>
        </w:rPr>
        <w:t>启动和</w:t>
      </w:r>
      <w:r w:rsidRPr="00E40C7E">
        <w:t>潜能的预测</w:t>
      </w:r>
      <w:r w:rsidRPr="00E40C7E">
        <w:rPr>
          <w:rFonts w:hint="eastAsia"/>
        </w:rPr>
        <w:t>。而在硫酸盐还原条件下（</w:t>
      </w:r>
      <w:r w:rsidRPr="00E40C7E">
        <w:rPr>
          <w:rFonts w:hint="eastAsia"/>
        </w:rPr>
        <w:t>T-S</w:t>
      </w:r>
      <w:r w:rsidRPr="00E40C7E">
        <w:rPr>
          <w:rFonts w:hint="eastAsia"/>
        </w:rPr>
        <w:t>实验组）指示微生物</w:t>
      </w:r>
      <w:r w:rsidRPr="00E40C7E">
        <w:rPr>
          <w:rFonts w:hint="eastAsia"/>
        </w:rPr>
        <w:t>/</w:t>
      </w:r>
      <w:r w:rsidRPr="00E40C7E">
        <w:rPr>
          <w:rFonts w:hint="eastAsia"/>
        </w:rPr>
        <w:t>基因的响应都较差。</w:t>
      </w:r>
    </w:p>
    <w:p w14:paraId="2DD8EF67" w14:textId="77777777" w:rsidR="00296D36" w:rsidRPr="00E40C7E" w:rsidRDefault="00296D36" w:rsidP="003A4A6B">
      <w:pPr>
        <w:pStyle w:val="11"/>
        <w:snapToGrid w:val="0"/>
        <w:spacing w:beforeLines="100" w:before="312" w:line="300" w:lineRule="auto"/>
      </w:pPr>
      <w:bookmarkStart w:id="181" w:name="_Toc346463121"/>
      <w:r w:rsidRPr="00E40C7E">
        <w:rPr>
          <w:rFonts w:hint="eastAsia"/>
        </w:rPr>
        <w:t xml:space="preserve">6.2 </w:t>
      </w:r>
      <w:r w:rsidRPr="00E40C7E">
        <w:rPr>
          <w:rFonts w:hint="eastAsia"/>
        </w:rPr>
        <w:t>展望</w:t>
      </w:r>
      <w:bookmarkEnd w:id="181"/>
    </w:p>
    <w:p w14:paraId="76650D1E" w14:textId="77777777" w:rsidR="00296D36" w:rsidRPr="00E40C7E" w:rsidRDefault="00296D36" w:rsidP="00A95F90">
      <w:pPr>
        <w:adjustRightInd w:val="0"/>
        <w:snapToGrid w:val="0"/>
        <w:spacing w:line="300" w:lineRule="auto"/>
        <w:ind w:firstLineChars="200" w:firstLine="480"/>
      </w:pPr>
      <w:r w:rsidRPr="00E40C7E">
        <w:rPr>
          <w:rFonts w:hint="eastAsia"/>
        </w:rPr>
        <w:t>（</w:t>
      </w:r>
      <w:r w:rsidRPr="00E40C7E">
        <w:rPr>
          <w:rFonts w:hint="eastAsia"/>
        </w:rPr>
        <w:t>1</w:t>
      </w:r>
      <w:r w:rsidRPr="00E40C7E">
        <w:rPr>
          <w:rFonts w:hint="eastAsia"/>
        </w:rPr>
        <w:t>）</w:t>
      </w:r>
      <w:r w:rsidRPr="00512146">
        <w:rPr>
          <w:rFonts w:hint="eastAsia"/>
          <w:snapToGrid w:val="0"/>
          <w:spacing w:val="-2"/>
          <w:kern w:val="0"/>
        </w:rPr>
        <w:t>虽然太湖底泥微环境中原有的的有机氯污染物相比外加的</w:t>
      </w:r>
      <w:r w:rsidRPr="00512146">
        <w:rPr>
          <w:rFonts w:hint="eastAsia"/>
          <w:snapToGrid w:val="0"/>
          <w:spacing w:val="-2"/>
          <w:kern w:val="0"/>
        </w:rPr>
        <w:t>PCBs</w:t>
      </w:r>
      <w:r w:rsidRPr="00512146">
        <w:rPr>
          <w:rFonts w:hint="eastAsia"/>
          <w:snapToGrid w:val="0"/>
          <w:spacing w:val="-2"/>
          <w:kern w:val="0"/>
        </w:rPr>
        <w:t>可忽略不计，认为体系中原有的脱氯微生物在未外加</w:t>
      </w:r>
      <w:r>
        <w:rPr>
          <w:rFonts w:hint="eastAsia"/>
          <w:snapToGrid w:val="0"/>
          <w:spacing w:val="-2"/>
          <w:kern w:val="0"/>
        </w:rPr>
        <w:t>PCBs</w:t>
      </w:r>
      <w:r w:rsidRPr="00512146">
        <w:rPr>
          <w:rFonts w:hint="eastAsia"/>
          <w:snapToGrid w:val="0"/>
          <w:spacing w:val="-2"/>
          <w:kern w:val="0"/>
        </w:rPr>
        <w:t>的情况下变化不大，但增加未外加</w:t>
      </w:r>
      <w:r w:rsidRPr="00512146">
        <w:rPr>
          <w:rFonts w:hint="eastAsia"/>
          <w:snapToGrid w:val="0"/>
          <w:spacing w:val="-2"/>
          <w:kern w:val="0"/>
        </w:rPr>
        <w:t>PCBs</w:t>
      </w:r>
      <w:r w:rsidRPr="00512146">
        <w:rPr>
          <w:rFonts w:hint="eastAsia"/>
          <w:snapToGrid w:val="0"/>
          <w:spacing w:val="-2"/>
          <w:kern w:val="0"/>
        </w:rPr>
        <w:t>的底泥微环境对照组的微生物群落变化将使得实验体系更加完</w:t>
      </w:r>
      <w:r w:rsidRPr="00E40C7E">
        <w:rPr>
          <w:rFonts w:hint="eastAsia"/>
        </w:rPr>
        <w:t>善。</w:t>
      </w:r>
    </w:p>
    <w:p w14:paraId="1DB53BC6" w14:textId="77777777" w:rsidR="00296D36" w:rsidRPr="00E40C7E" w:rsidRDefault="00296D36" w:rsidP="00A95F90">
      <w:pPr>
        <w:adjustRightInd w:val="0"/>
        <w:snapToGrid w:val="0"/>
        <w:spacing w:line="300" w:lineRule="auto"/>
        <w:ind w:firstLineChars="200" w:firstLine="480"/>
      </w:pPr>
      <w:r w:rsidRPr="00E40C7E">
        <w:rPr>
          <w:rFonts w:hint="eastAsia"/>
        </w:rPr>
        <w:t>（</w:t>
      </w:r>
      <w:r>
        <w:rPr>
          <w:rFonts w:hint="eastAsia"/>
        </w:rPr>
        <w:t>2</w:t>
      </w:r>
      <w:r w:rsidRPr="00E40C7E">
        <w:rPr>
          <w:rFonts w:hint="eastAsia"/>
        </w:rPr>
        <w:t>）截至</w:t>
      </w:r>
      <w:r w:rsidRPr="00E40C7E">
        <w:rPr>
          <w:rFonts w:hint="eastAsia"/>
        </w:rPr>
        <w:t>66</w:t>
      </w:r>
      <w:r w:rsidRPr="00E40C7E">
        <w:rPr>
          <w:rFonts w:hint="eastAsia"/>
        </w:rPr>
        <w:t>周，各个实验组的</w:t>
      </w:r>
      <w:r w:rsidRPr="00E40C7E">
        <w:rPr>
          <w:rFonts w:hint="eastAsia"/>
        </w:rPr>
        <w:t>PCBs</w:t>
      </w:r>
      <w:r w:rsidRPr="00E40C7E">
        <w:rPr>
          <w:rFonts w:hint="eastAsia"/>
        </w:rPr>
        <w:t>均未降解完全且具有脱氯潜力，可继续延长周期进行实验。尤其是在外加了竞争性电子受体的三价铁、硫酸盐的底泥微环境中，脱氯反应从开始到快速进行经历了较长时间，</w:t>
      </w:r>
      <w:r w:rsidRPr="00E40C7E">
        <w:rPr>
          <w:rFonts w:hint="eastAsia"/>
        </w:rPr>
        <w:t>PCBs</w:t>
      </w:r>
      <w:r w:rsidRPr="00E40C7E">
        <w:rPr>
          <w:rFonts w:hint="eastAsia"/>
        </w:rPr>
        <w:t>脱氯程度仍有待于长期研究。</w:t>
      </w:r>
    </w:p>
    <w:p w14:paraId="4CC2E8C8" w14:textId="77777777" w:rsidR="00296D36" w:rsidRPr="00E40C7E" w:rsidRDefault="00296D36" w:rsidP="00A95F90">
      <w:pPr>
        <w:adjustRightInd w:val="0"/>
        <w:snapToGrid w:val="0"/>
        <w:spacing w:line="300" w:lineRule="auto"/>
        <w:ind w:firstLineChars="200" w:firstLine="480"/>
      </w:pPr>
      <w:r w:rsidRPr="00E40C7E">
        <w:rPr>
          <w:rFonts w:hint="eastAsia"/>
        </w:rPr>
        <w:t>（</w:t>
      </w:r>
      <w:r>
        <w:rPr>
          <w:rFonts w:hint="eastAsia"/>
        </w:rPr>
        <w:t>3</w:t>
      </w:r>
      <w:r w:rsidRPr="00E40C7E">
        <w:rPr>
          <w:rFonts w:hint="eastAsia"/>
        </w:rPr>
        <w:t>）与美国格拉斯底泥已有的研究结果不同</w:t>
      </w:r>
      <w:r w:rsidRPr="00CE452C">
        <w:rPr>
          <w:noProof/>
          <w:vertAlign w:val="superscript"/>
        </w:rPr>
        <w:t>[59]</w:t>
      </w:r>
      <w:r w:rsidRPr="00E40C7E">
        <w:rPr>
          <w:rFonts w:hint="eastAsia"/>
        </w:rPr>
        <w:t>，</w:t>
      </w:r>
      <w:r w:rsidRPr="00E40C7E">
        <w:t>PCB 64</w:t>
      </w:r>
      <w:r w:rsidRPr="00E40C7E">
        <w:t>、</w:t>
      </w:r>
      <w:r w:rsidRPr="00E40C7E">
        <w:t>PCB 71</w:t>
      </w:r>
      <w:r w:rsidRPr="00E40C7E">
        <w:t>和</w:t>
      </w:r>
      <w:r w:rsidRPr="00E40C7E">
        <w:t>PCB 149</w:t>
      </w:r>
      <w:r w:rsidRPr="00E40C7E">
        <w:rPr>
          <w:rFonts w:hint="eastAsia"/>
        </w:rPr>
        <w:t>在各实验组降解速率都很慢，</w:t>
      </w:r>
      <w:r w:rsidR="00EB04CB" w:rsidRPr="002C31AE">
        <w:t>这三种多氯联苯单体均为</w:t>
      </w:r>
      <w:r w:rsidR="004C543C">
        <w:t>一个苯环上</w:t>
      </w:r>
      <w:r w:rsidR="004C543C">
        <w:rPr>
          <w:rFonts w:hint="eastAsia"/>
        </w:rPr>
        <w:t>有</w:t>
      </w:r>
      <w:r w:rsidR="00EB04CB" w:rsidRPr="002C31AE">
        <w:t>两个邻位取代氯的结构（</w:t>
      </w:r>
      <w:r w:rsidR="00EB04CB" w:rsidRPr="002C31AE">
        <w:t>26-</w:t>
      </w:r>
      <w:r w:rsidR="00EB04CB" w:rsidRPr="002C31AE">
        <w:t>），</w:t>
      </w:r>
      <w:r w:rsidR="00EB04CB">
        <w:rPr>
          <w:rFonts w:hint="eastAsia"/>
        </w:rPr>
        <w:t>推测</w:t>
      </w:r>
      <w:r w:rsidR="00EB04CB" w:rsidRPr="002C31AE">
        <w:t>太湖本土微生物中很可能缺乏针对该结构多氯联苯的脱氯菌株</w:t>
      </w:r>
      <w:r w:rsidR="00EB04CB" w:rsidRPr="002C31AE">
        <w:t>/</w:t>
      </w:r>
      <w:r w:rsidR="00EB04CB" w:rsidRPr="002C31AE">
        <w:t>脱氯酶</w:t>
      </w:r>
      <w:r w:rsidRPr="00763403">
        <w:rPr>
          <w:rFonts w:hint="eastAsia"/>
        </w:rPr>
        <w:t>作为电子受体的细菌</w:t>
      </w:r>
      <w:r w:rsidRPr="00E40C7E">
        <w:rPr>
          <w:rFonts w:hint="eastAsia"/>
        </w:rPr>
        <w:t>。</w:t>
      </w:r>
      <w:r w:rsidRPr="00E40C7E">
        <w:t>可以考虑外加来自格拉斯河等底泥的脱氯菌富集培养液</w:t>
      </w:r>
      <w:r w:rsidR="00763403">
        <w:rPr>
          <w:rFonts w:hint="eastAsia"/>
        </w:rPr>
        <w:t>，</w:t>
      </w:r>
      <w:r w:rsidRPr="00E40C7E">
        <w:rPr>
          <w:rFonts w:hint="eastAsia"/>
        </w:rPr>
        <w:t>加强</w:t>
      </w:r>
      <w:r w:rsidRPr="00E40C7E">
        <w:t>对这</w:t>
      </w:r>
      <w:r w:rsidRPr="00E40C7E">
        <w:rPr>
          <w:rFonts w:hint="eastAsia"/>
        </w:rPr>
        <w:t>3</w:t>
      </w:r>
      <w:r w:rsidRPr="00E40C7E">
        <w:rPr>
          <w:rFonts w:hint="eastAsia"/>
        </w:rPr>
        <w:t>种多氯联苯单体的降解。</w:t>
      </w:r>
    </w:p>
    <w:p w14:paraId="6C690FEE" w14:textId="77777777" w:rsidR="00296D36" w:rsidRPr="00E40C7E" w:rsidRDefault="00296D36" w:rsidP="00A95F90">
      <w:pPr>
        <w:adjustRightInd w:val="0"/>
        <w:snapToGrid w:val="0"/>
        <w:spacing w:line="300" w:lineRule="auto"/>
        <w:ind w:firstLineChars="200" w:firstLine="480"/>
      </w:pPr>
      <w:r w:rsidRPr="00E40C7E">
        <w:rPr>
          <w:rFonts w:hint="eastAsia"/>
        </w:rPr>
        <w:t>（</w:t>
      </w:r>
      <w:r>
        <w:rPr>
          <w:rFonts w:hint="eastAsia"/>
        </w:rPr>
        <w:t>4</w:t>
      </w:r>
      <w:r w:rsidRPr="00E40C7E">
        <w:rPr>
          <w:rFonts w:hint="eastAsia"/>
        </w:rPr>
        <w:t>）本实验中发现了</w:t>
      </w:r>
      <w:r w:rsidRPr="00E40C7E">
        <w:t>多氯联苯的邻位脱氯</w:t>
      </w:r>
      <w:r w:rsidRPr="00E40C7E">
        <w:rPr>
          <w:rFonts w:hint="eastAsia"/>
        </w:rPr>
        <w:t>现象</w:t>
      </w:r>
      <w:r w:rsidRPr="00E40C7E">
        <w:t>，但在各个实验条件下</w:t>
      </w:r>
      <w:r w:rsidRPr="00E40C7E">
        <w:rPr>
          <w:rFonts w:eastAsia="楷体"/>
          <w:i/>
        </w:rPr>
        <w:t>o</w:t>
      </w:r>
      <w:r w:rsidRPr="00E40C7E">
        <w:rPr>
          <w:rFonts w:eastAsia="楷体"/>
        </w:rPr>
        <w:t>-17/DF-1</w:t>
      </w:r>
      <w:r w:rsidRPr="00E40C7E">
        <w:rPr>
          <w:rFonts w:eastAsia="楷体" w:hint="eastAsia"/>
        </w:rPr>
        <w:t xml:space="preserve"> </w:t>
      </w:r>
      <w:r w:rsidRPr="00E40C7E">
        <w:rPr>
          <w:rFonts w:eastAsia="楷体"/>
          <w:bCs/>
        </w:rPr>
        <w:t>16S rRNA</w:t>
      </w:r>
      <w:r w:rsidRPr="00E40C7E">
        <w:t>基因</w:t>
      </w:r>
      <w:r w:rsidRPr="00E40C7E">
        <w:rPr>
          <w:rFonts w:hint="eastAsia"/>
        </w:rPr>
        <w:t>的浓度却</w:t>
      </w:r>
      <w:r w:rsidRPr="00E40C7E">
        <w:t>很低</w:t>
      </w:r>
      <w:r w:rsidRPr="00E40C7E">
        <w:rPr>
          <w:rFonts w:hint="eastAsia"/>
        </w:rPr>
        <w:t>。推测太湖</w:t>
      </w:r>
      <w:r w:rsidRPr="00E40C7E">
        <w:t>底泥中存在其他未知的具有邻位脱氯功能的菌株</w:t>
      </w:r>
      <w:r w:rsidR="00F13CDE">
        <w:rPr>
          <w:rFonts w:hint="eastAsia"/>
        </w:rPr>
        <w:t>或酶，有待进一步</w:t>
      </w:r>
      <w:r w:rsidRPr="00E40C7E">
        <w:rPr>
          <w:rFonts w:hint="eastAsia"/>
        </w:rPr>
        <w:t>研究</w:t>
      </w:r>
      <w:r w:rsidRPr="00E40C7E">
        <w:t>。</w:t>
      </w:r>
    </w:p>
    <w:p w14:paraId="1594FE0C" w14:textId="797B6612" w:rsidR="00296D36" w:rsidRDefault="00296D36" w:rsidP="00A95F90">
      <w:pPr>
        <w:widowControl/>
        <w:autoSpaceDE w:val="0"/>
        <w:autoSpaceDN w:val="0"/>
        <w:adjustRightInd w:val="0"/>
        <w:snapToGrid w:val="0"/>
        <w:spacing w:line="300" w:lineRule="auto"/>
        <w:ind w:firstLineChars="200" w:firstLine="480"/>
      </w:pPr>
      <w:r w:rsidRPr="00E40C7E">
        <w:rPr>
          <w:rFonts w:hint="eastAsia"/>
        </w:rPr>
        <w:t>（</w:t>
      </w:r>
      <w:r>
        <w:rPr>
          <w:rFonts w:hint="eastAsia"/>
        </w:rPr>
        <w:t>5</w:t>
      </w:r>
      <w:r w:rsidRPr="00E40C7E">
        <w:rPr>
          <w:rFonts w:hint="eastAsia"/>
        </w:rPr>
        <w:t>）在硫酸盐浓度较高（约</w:t>
      </w:r>
      <w:r>
        <w:t>18mmol</w:t>
      </w:r>
      <w:r w:rsidRPr="00E40C7E">
        <w:rPr>
          <w:rFonts w:hint="eastAsia"/>
        </w:rPr>
        <w:t>/kg</w:t>
      </w:r>
      <w:r>
        <w:rPr>
          <w:rFonts w:hint="eastAsia"/>
        </w:rPr>
        <w:t>泥浆</w:t>
      </w:r>
      <w:r w:rsidRPr="00E40C7E">
        <w:rPr>
          <w:rFonts w:hint="eastAsia"/>
        </w:rPr>
        <w:t>）的环境下（</w:t>
      </w:r>
      <w:r w:rsidRPr="00E40C7E">
        <w:rPr>
          <w:rFonts w:hint="eastAsia"/>
        </w:rPr>
        <w:t>T-S</w:t>
      </w:r>
      <w:r w:rsidRPr="00E40C7E">
        <w:rPr>
          <w:rFonts w:hint="eastAsia"/>
        </w:rPr>
        <w:t>实验组）</w:t>
      </w:r>
      <w:r w:rsidR="00A43DF1">
        <w:rPr>
          <w:rFonts w:hint="eastAsia"/>
        </w:rPr>
        <w:t>，</w:t>
      </w:r>
      <w:r w:rsidRPr="00E40C7E">
        <w:rPr>
          <w:rFonts w:hint="eastAsia"/>
        </w:rPr>
        <w:t>本实验选取的几种脱氯指示微生物</w:t>
      </w:r>
      <w:r w:rsidRPr="00E40C7E">
        <w:rPr>
          <w:rFonts w:hint="eastAsia"/>
        </w:rPr>
        <w:t>/</w:t>
      </w:r>
      <w:r w:rsidRPr="00E40C7E">
        <w:rPr>
          <w:rFonts w:hint="eastAsia"/>
        </w:rPr>
        <w:t>基因对</w:t>
      </w:r>
      <w:r w:rsidRPr="00E40C7E">
        <w:rPr>
          <w:rFonts w:hint="eastAsia"/>
        </w:rPr>
        <w:t>PCBs</w:t>
      </w:r>
      <w:r w:rsidRPr="00E40C7E">
        <w:rPr>
          <w:rFonts w:hint="eastAsia"/>
        </w:rPr>
        <w:t>降解的指示效果都相对较差，说明</w:t>
      </w:r>
      <w:r w:rsidRPr="00E40C7E">
        <w:rPr>
          <w:rFonts w:hint="eastAsia"/>
          <w:szCs w:val="22"/>
        </w:rPr>
        <w:t>脱氯反应的沉积物特异性非常强，指示微生物</w:t>
      </w:r>
      <w:r w:rsidRPr="00E40C7E">
        <w:rPr>
          <w:rFonts w:hint="eastAsia"/>
          <w:szCs w:val="22"/>
        </w:rPr>
        <w:t>/</w:t>
      </w:r>
      <w:r w:rsidRPr="00E40C7E">
        <w:rPr>
          <w:rFonts w:hint="eastAsia"/>
          <w:szCs w:val="22"/>
        </w:rPr>
        <w:t>基因需要相应调整。</w:t>
      </w:r>
      <w:r w:rsidRPr="00E40C7E">
        <w:rPr>
          <w:rFonts w:hint="eastAsia"/>
        </w:rPr>
        <w:t>推测在该条件下</w:t>
      </w:r>
      <w:r w:rsidRPr="00E40C7E">
        <w:rPr>
          <w:rFonts w:hint="eastAsia"/>
        </w:rPr>
        <w:t>PCBs</w:t>
      </w:r>
      <w:r w:rsidRPr="00E40C7E">
        <w:rPr>
          <w:rFonts w:hint="eastAsia"/>
        </w:rPr>
        <w:t>的降解机理不同，</w:t>
      </w:r>
      <w:r w:rsidRPr="00E40C7E">
        <w:rPr>
          <w:szCs w:val="22"/>
        </w:rPr>
        <w:t>在硫酸盐还原条件下起脱氯作用的菌可能</w:t>
      </w:r>
      <w:r w:rsidR="00D10C9E">
        <w:rPr>
          <w:rFonts w:hint="eastAsia"/>
          <w:szCs w:val="22"/>
        </w:rPr>
        <w:t>不</w:t>
      </w:r>
      <w:r w:rsidRPr="00E40C7E">
        <w:rPr>
          <w:szCs w:val="22"/>
        </w:rPr>
        <w:t>属于</w:t>
      </w:r>
      <w:r w:rsidRPr="00E40C7E">
        <w:rPr>
          <w:rFonts w:eastAsia="楷体"/>
          <w:i/>
        </w:rPr>
        <w:t>Dehalococcoides</w:t>
      </w:r>
      <w:r w:rsidRPr="00E40C7E">
        <w:rPr>
          <w:rFonts w:hint="eastAsia"/>
          <w:szCs w:val="22"/>
        </w:rPr>
        <w:t>属，</w:t>
      </w:r>
      <w:r w:rsidRPr="00E40C7E">
        <w:rPr>
          <w:rFonts w:hint="eastAsia"/>
        </w:rPr>
        <w:t>可在硫酸盐还原菌中及其他相关微生物中进一步寻找脱氯指示微生物以及脱氯指示基因。</w:t>
      </w:r>
    </w:p>
    <w:p w14:paraId="0FE2CB15" w14:textId="77777777" w:rsidR="00296D36" w:rsidRPr="00E40C7E" w:rsidRDefault="00296D36" w:rsidP="00A95F90">
      <w:pPr>
        <w:widowControl/>
        <w:autoSpaceDE w:val="0"/>
        <w:autoSpaceDN w:val="0"/>
        <w:adjustRightInd w:val="0"/>
        <w:snapToGrid w:val="0"/>
        <w:spacing w:line="300" w:lineRule="auto"/>
        <w:ind w:firstLineChars="200" w:firstLine="480"/>
        <w:rPr>
          <w:rFonts w:eastAsia="楷体"/>
          <w:kern w:val="0"/>
        </w:rPr>
      </w:pPr>
      <w:r w:rsidRPr="00E40C7E">
        <w:rPr>
          <w:rFonts w:hint="eastAsia"/>
        </w:rPr>
        <w:t>（</w:t>
      </w:r>
      <w:r>
        <w:rPr>
          <w:rFonts w:hint="eastAsia"/>
        </w:rPr>
        <w:t>6</w:t>
      </w:r>
      <w:r w:rsidRPr="00E40C7E">
        <w:rPr>
          <w:rFonts w:hint="eastAsia"/>
        </w:rPr>
        <w:t>）</w:t>
      </w:r>
      <w:r>
        <w:rPr>
          <w:rFonts w:hint="eastAsia"/>
        </w:rPr>
        <w:t>在接下来的研究中，对于新发现的还原脱卤酶基因</w:t>
      </w:r>
      <w:r w:rsidRPr="00B25AFA">
        <w:rPr>
          <w:rFonts w:hint="eastAsia"/>
          <w:i/>
        </w:rPr>
        <w:t>pcbA1</w:t>
      </w:r>
      <w:r>
        <w:rPr>
          <w:rFonts w:hint="eastAsia"/>
        </w:rPr>
        <w:t>、</w:t>
      </w:r>
      <w:r w:rsidRPr="00B25AFA">
        <w:rPr>
          <w:rFonts w:hint="eastAsia"/>
          <w:i/>
        </w:rPr>
        <w:t>pcbA2</w:t>
      </w:r>
      <w:r>
        <w:rPr>
          <w:rFonts w:hint="eastAsia"/>
        </w:rPr>
        <w:t>、</w:t>
      </w:r>
      <w:r w:rsidRPr="00B25AFA">
        <w:rPr>
          <w:rFonts w:hint="eastAsia"/>
          <w:i/>
        </w:rPr>
        <w:t>pcbA5</w:t>
      </w:r>
      <w:r>
        <w:rPr>
          <w:rFonts w:hint="eastAsia"/>
        </w:rPr>
        <w:t>应当给予关注。</w:t>
      </w:r>
    </w:p>
    <w:p w14:paraId="0A95AB5D" w14:textId="77777777" w:rsidR="00296D36" w:rsidRPr="00BB5016" w:rsidRDefault="00296D36" w:rsidP="00A95F90">
      <w:pPr>
        <w:adjustRightInd w:val="0"/>
        <w:snapToGrid w:val="0"/>
        <w:spacing w:line="300" w:lineRule="auto"/>
        <w:ind w:firstLineChars="200" w:firstLine="468"/>
        <w:jc w:val="left"/>
        <w:rPr>
          <w:szCs w:val="22"/>
        </w:rPr>
      </w:pPr>
      <w:r w:rsidRPr="00943ED9">
        <w:rPr>
          <w:rFonts w:hint="eastAsia"/>
          <w:snapToGrid w:val="0"/>
          <w:spacing w:val="-3"/>
          <w:kern w:val="0"/>
        </w:rPr>
        <w:t>（</w:t>
      </w:r>
      <w:r w:rsidRPr="00943ED9">
        <w:rPr>
          <w:rFonts w:hint="eastAsia"/>
          <w:snapToGrid w:val="0"/>
          <w:spacing w:val="-3"/>
          <w:kern w:val="0"/>
        </w:rPr>
        <w:t>7</w:t>
      </w:r>
      <w:r w:rsidRPr="00943ED9">
        <w:rPr>
          <w:rFonts w:hint="eastAsia"/>
          <w:snapToGrid w:val="0"/>
          <w:spacing w:val="-3"/>
          <w:kern w:val="0"/>
        </w:rPr>
        <w:t>）本实验中样品的高通量测序只针对细菌的</w:t>
      </w:r>
      <w:r w:rsidRPr="00943ED9">
        <w:rPr>
          <w:rFonts w:hint="eastAsia"/>
          <w:snapToGrid w:val="0"/>
          <w:spacing w:val="-3"/>
          <w:kern w:val="0"/>
        </w:rPr>
        <w:t>16 S rRNA</w:t>
      </w:r>
      <w:r w:rsidRPr="00943ED9">
        <w:rPr>
          <w:rFonts w:hint="eastAsia"/>
          <w:snapToGrid w:val="0"/>
          <w:spacing w:val="-3"/>
          <w:kern w:val="0"/>
        </w:rPr>
        <w:t>的</w:t>
      </w:r>
      <w:r w:rsidRPr="00943ED9">
        <w:rPr>
          <w:rFonts w:hint="eastAsia"/>
          <w:snapToGrid w:val="0"/>
          <w:spacing w:val="-3"/>
          <w:kern w:val="0"/>
        </w:rPr>
        <w:t>V3</w:t>
      </w:r>
      <w:r>
        <w:rPr>
          <w:szCs w:val="22"/>
        </w:rPr>
        <w:t>–</w:t>
      </w:r>
      <w:r w:rsidRPr="00943ED9">
        <w:rPr>
          <w:rFonts w:hint="eastAsia"/>
          <w:snapToGrid w:val="0"/>
          <w:spacing w:val="-3"/>
          <w:kern w:val="0"/>
        </w:rPr>
        <w:t>V4</w:t>
      </w:r>
      <w:r w:rsidRPr="00943ED9">
        <w:rPr>
          <w:rFonts w:hint="eastAsia"/>
          <w:snapToGrid w:val="0"/>
          <w:spacing w:val="-3"/>
          <w:kern w:val="0"/>
        </w:rPr>
        <w:t>可变区，较为粗略。为进一步明确太湖底泥实验体系中的</w:t>
      </w:r>
      <w:r w:rsidRPr="00943ED9">
        <w:rPr>
          <w:rFonts w:hint="eastAsia"/>
          <w:snapToGrid w:val="0"/>
          <w:spacing w:val="-3"/>
          <w:kern w:val="0"/>
        </w:rPr>
        <w:t>PCBs</w:t>
      </w:r>
      <w:r w:rsidRPr="00943ED9">
        <w:rPr>
          <w:rFonts w:hint="eastAsia"/>
          <w:snapToGrid w:val="0"/>
          <w:spacing w:val="-3"/>
          <w:kern w:val="0"/>
        </w:rPr>
        <w:t>脱氯菌，可针对</w:t>
      </w:r>
      <w:r w:rsidRPr="00943ED9">
        <w:rPr>
          <w:rFonts w:hint="eastAsia"/>
          <w:i/>
          <w:snapToGrid w:val="0"/>
          <w:spacing w:val="-3"/>
          <w:kern w:val="0"/>
        </w:rPr>
        <w:t>Chloroflexi</w:t>
      </w:r>
      <w:r w:rsidRPr="00943ED9">
        <w:rPr>
          <w:rFonts w:hint="eastAsia"/>
          <w:snapToGrid w:val="0"/>
          <w:spacing w:val="-3"/>
          <w:kern w:val="0"/>
        </w:rPr>
        <w:t>菌群测序分析，</w:t>
      </w:r>
      <w:r w:rsidR="00104005">
        <w:rPr>
          <w:rFonts w:hint="eastAsia"/>
          <w:snapToGrid w:val="0"/>
          <w:spacing w:val="-3"/>
          <w:kern w:val="0"/>
        </w:rPr>
        <w:t>并</w:t>
      </w:r>
      <w:r w:rsidRPr="00943ED9">
        <w:rPr>
          <w:rFonts w:hint="eastAsia"/>
          <w:snapToGrid w:val="0"/>
          <w:spacing w:val="-3"/>
          <w:kern w:val="0"/>
        </w:rPr>
        <w:t>探索太湖底泥</w:t>
      </w:r>
      <w:r w:rsidRPr="00943ED9">
        <w:rPr>
          <w:rFonts w:hint="eastAsia"/>
          <w:snapToGrid w:val="0"/>
          <w:spacing w:val="-3"/>
          <w:kern w:val="0"/>
        </w:rPr>
        <w:t>PCBs</w:t>
      </w:r>
      <w:r w:rsidRPr="00943ED9">
        <w:rPr>
          <w:rFonts w:hint="eastAsia"/>
          <w:snapToGrid w:val="0"/>
          <w:spacing w:val="-3"/>
          <w:kern w:val="0"/>
        </w:rPr>
        <w:t>脱氯菌株的分离纯化。</w:t>
      </w:r>
    </w:p>
    <w:p w14:paraId="2ADBD43F" w14:textId="77777777" w:rsidR="00296D36" w:rsidRPr="00E40C7E" w:rsidRDefault="00296D36" w:rsidP="00A95F90">
      <w:pPr>
        <w:adjustRightInd w:val="0"/>
        <w:snapToGrid w:val="0"/>
        <w:spacing w:line="300" w:lineRule="auto"/>
        <w:ind w:firstLineChars="200" w:firstLine="480"/>
        <w:jc w:val="left"/>
        <w:rPr>
          <w:szCs w:val="22"/>
        </w:rPr>
      </w:pPr>
      <w:r w:rsidRPr="00E40C7E">
        <w:rPr>
          <w:rFonts w:hint="eastAsia"/>
          <w:szCs w:val="22"/>
        </w:rPr>
        <w:lastRenderedPageBreak/>
        <w:t>（</w:t>
      </w:r>
      <w:r>
        <w:rPr>
          <w:rFonts w:hint="eastAsia"/>
          <w:szCs w:val="22"/>
        </w:rPr>
        <w:t>8</w:t>
      </w:r>
      <w:r w:rsidRPr="00E40C7E">
        <w:rPr>
          <w:rFonts w:hint="eastAsia"/>
          <w:szCs w:val="22"/>
        </w:rPr>
        <w:t>）本土</w:t>
      </w:r>
      <w:r w:rsidRPr="00E40C7E">
        <w:rPr>
          <w:rFonts w:hint="eastAsia"/>
          <w:szCs w:val="22"/>
        </w:rPr>
        <w:t>PCBs</w:t>
      </w:r>
      <w:r w:rsidRPr="00E40C7E">
        <w:rPr>
          <w:rFonts w:hint="eastAsia"/>
          <w:szCs w:val="22"/>
        </w:rPr>
        <w:t>脱氯微生物富集后可进行太湖底泥</w:t>
      </w:r>
      <w:r w:rsidRPr="00E40C7E">
        <w:rPr>
          <w:rFonts w:hint="eastAsia"/>
          <w:szCs w:val="22"/>
        </w:rPr>
        <w:t>PCBs</w:t>
      </w:r>
      <w:r w:rsidRPr="00E40C7E">
        <w:rPr>
          <w:rFonts w:hint="eastAsia"/>
          <w:szCs w:val="22"/>
        </w:rPr>
        <w:t>、有机氯污染物生物强化实验，向监测下的自然衰减推进。</w:t>
      </w:r>
    </w:p>
    <w:p w14:paraId="4E6A36F9" w14:textId="77777777" w:rsidR="00296D36" w:rsidRPr="004B61EB" w:rsidRDefault="00296D36" w:rsidP="00A95F90">
      <w:pPr>
        <w:autoSpaceDE w:val="0"/>
        <w:autoSpaceDN w:val="0"/>
        <w:adjustRightInd w:val="0"/>
        <w:snapToGrid w:val="0"/>
        <w:spacing w:line="300" w:lineRule="auto"/>
        <w:rPr>
          <w:kern w:val="0"/>
          <w:sz w:val="20"/>
          <w:szCs w:val="20"/>
        </w:rPr>
        <w:sectPr w:rsidR="00296D36" w:rsidRPr="004B61EB" w:rsidSect="00B66E73">
          <w:headerReference w:type="default" r:id="rId109"/>
          <w:pgSz w:w="11900" w:h="16840"/>
          <w:pgMar w:top="1440" w:right="1800" w:bottom="1440" w:left="1800" w:header="851" w:footer="992" w:gutter="0"/>
          <w:cols w:space="425"/>
          <w:docGrid w:type="lines" w:linePitch="312"/>
        </w:sectPr>
      </w:pPr>
    </w:p>
    <w:p w14:paraId="5BCBD03D" w14:textId="77777777" w:rsidR="00296D36" w:rsidRPr="00875205" w:rsidRDefault="00296D36" w:rsidP="003A4A6B">
      <w:pPr>
        <w:pStyle w:val="ad"/>
        <w:adjustRightInd w:val="0"/>
        <w:snapToGrid w:val="0"/>
        <w:spacing w:afterLines="50" w:after="156" w:line="300" w:lineRule="auto"/>
      </w:pPr>
      <w:bookmarkStart w:id="182" w:name="_Toc346463122"/>
      <w:r w:rsidRPr="007B4880">
        <w:rPr>
          <w:rFonts w:hint="eastAsia"/>
        </w:rPr>
        <w:lastRenderedPageBreak/>
        <w:t>参考文献</w:t>
      </w:r>
      <w:bookmarkEnd w:id="182"/>
    </w:p>
    <w:p w14:paraId="35008F93"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83" w:name="_ENREF_1"/>
      <w:bookmarkStart w:id="184" w:name="_ENREF_60"/>
      <w:r w:rsidRPr="002438B8">
        <w:rPr>
          <w:noProof/>
          <w:snapToGrid w:val="0"/>
          <w:sz w:val="21"/>
          <w:szCs w:val="21"/>
        </w:rPr>
        <w:t>[1]</w:t>
      </w:r>
      <w:r w:rsidRPr="002438B8">
        <w:rPr>
          <w:noProof/>
          <w:snapToGrid w:val="0"/>
          <w:sz w:val="21"/>
          <w:szCs w:val="21"/>
        </w:rPr>
        <w:tab/>
        <w:t>Borja J, Taleon D M, Auresenia J, et al. Polychlorinated biphenyls and their biodegradation [J]. Process Biochemistry, 2005, 40(6): 1999-2013.</w:t>
      </w:r>
      <w:bookmarkEnd w:id="183"/>
    </w:p>
    <w:p w14:paraId="7190C4F4"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85" w:name="_ENREF_2"/>
      <w:r w:rsidRPr="002438B8">
        <w:rPr>
          <w:noProof/>
          <w:snapToGrid w:val="0"/>
          <w:sz w:val="21"/>
          <w:szCs w:val="21"/>
        </w:rPr>
        <w:t>[2]</w:t>
      </w:r>
      <w:r w:rsidRPr="002438B8">
        <w:rPr>
          <w:noProof/>
          <w:snapToGrid w:val="0"/>
          <w:sz w:val="21"/>
          <w:szCs w:val="21"/>
        </w:rPr>
        <w:tab/>
        <w:t>Hutzinger O, Safe S, Zitko V. Chemistry of PCB's [M]. 1974.</w:t>
      </w:r>
      <w:bookmarkEnd w:id="185"/>
    </w:p>
    <w:p w14:paraId="59E0BA94"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86" w:name="_ENREF_3"/>
      <w:r w:rsidRPr="002438B8">
        <w:rPr>
          <w:rFonts w:hint="eastAsia"/>
          <w:noProof/>
          <w:snapToGrid w:val="0"/>
          <w:sz w:val="21"/>
          <w:szCs w:val="21"/>
        </w:rPr>
        <w:t>[3]</w:t>
      </w:r>
      <w:r w:rsidRPr="002438B8">
        <w:rPr>
          <w:rFonts w:hint="eastAsia"/>
          <w:noProof/>
          <w:snapToGrid w:val="0"/>
          <w:sz w:val="21"/>
          <w:szCs w:val="21"/>
        </w:rPr>
        <w:tab/>
      </w:r>
      <w:r w:rsidRPr="002438B8">
        <w:rPr>
          <w:rFonts w:hint="eastAsia"/>
          <w:noProof/>
          <w:snapToGrid w:val="0"/>
          <w:sz w:val="21"/>
          <w:szCs w:val="21"/>
        </w:rPr>
        <w:t>陈蕾</w:t>
      </w:r>
      <w:r w:rsidRPr="002438B8">
        <w:rPr>
          <w:rFonts w:hint="eastAsia"/>
          <w:noProof/>
          <w:snapToGrid w:val="0"/>
          <w:sz w:val="21"/>
          <w:szCs w:val="21"/>
        </w:rPr>
        <w:t xml:space="preserve">. </w:t>
      </w:r>
      <w:r w:rsidRPr="002438B8">
        <w:rPr>
          <w:rFonts w:hint="eastAsia"/>
          <w:noProof/>
          <w:snapToGrid w:val="0"/>
          <w:sz w:val="21"/>
          <w:szCs w:val="21"/>
        </w:rPr>
        <w:t>天然有机质介导的多氯联苯环境转化与降解机制</w:t>
      </w:r>
      <w:r w:rsidRPr="002438B8">
        <w:rPr>
          <w:rFonts w:hint="eastAsia"/>
          <w:noProof/>
          <w:snapToGrid w:val="0"/>
          <w:sz w:val="21"/>
          <w:szCs w:val="21"/>
        </w:rPr>
        <w:t xml:space="preserve"> [D]</w:t>
      </w:r>
      <w:r w:rsidRPr="002438B8">
        <w:rPr>
          <w:noProof/>
          <w:snapToGrid w:val="0"/>
          <w:sz w:val="21"/>
          <w:szCs w:val="21"/>
        </w:rPr>
        <w:t>.</w:t>
      </w:r>
      <w:r w:rsidRPr="002438B8">
        <w:rPr>
          <w:rFonts w:hint="eastAsia"/>
          <w:noProof/>
          <w:snapToGrid w:val="0"/>
          <w:sz w:val="21"/>
          <w:szCs w:val="21"/>
        </w:rPr>
        <w:t xml:space="preserve"> </w:t>
      </w:r>
      <w:r w:rsidRPr="002438B8">
        <w:rPr>
          <w:rFonts w:hint="eastAsia"/>
          <w:noProof/>
          <w:snapToGrid w:val="0"/>
          <w:sz w:val="21"/>
          <w:szCs w:val="21"/>
        </w:rPr>
        <w:t>浙江大学</w:t>
      </w:r>
      <w:r w:rsidRPr="002438B8">
        <w:rPr>
          <w:rFonts w:hint="eastAsia"/>
          <w:noProof/>
          <w:snapToGrid w:val="0"/>
          <w:sz w:val="21"/>
          <w:szCs w:val="21"/>
        </w:rPr>
        <w:t>, 201</w:t>
      </w:r>
      <w:r w:rsidRPr="002438B8">
        <w:rPr>
          <w:noProof/>
          <w:snapToGrid w:val="0"/>
          <w:sz w:val="21"/>
          <w:szCs w:val="21"/>
        </w:rPr>
        <w:t>2.</w:t>
      </w:r>
      <w:bookmarkEnd w:id="186"/>
    </w:p>
    <w:p w14:paraId="1D629603"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87" w:name="_ENREF_4"/>
      <w:r w:rsidRPr="002438B8">
        <w:rPr>
          <w:rFonts w:hint="eastAsia"/>
          <w:noProof/>
          <w:snapToGrid w:val="0"/>
          <w:sz w:val="21"/>
          <w:szCs w:val="21"/>
        </w:rPr>
        <w:t>[4]</w:t>
      </w:r>
      <w:r w:rsidRPr="002438B8">
        <w:rPr>
          <w:rFonts w:hint="eastAsia"/>
          <w:noProof/>
          <w:snapToGrid w:val="0"/>
          <w:sz w:val="21"/>
          <w:szCs w:val="21"/>
        </w:rPr>
        <w:tab/>
      </w:r>
      <w:r w:rsidRPr="002438B8">
        <w:rPr>
          <w:rFonts w:hint="eastAsia"/>
          <w:noProof/>
          <w:snapToGrid w:val="0"/>
          <w:sz w:val="21"/>
          <w:szCs w:val="21"/>
        </w:rPr>
        <w:t>许妍</w:t>
      </w:r>
      <w:r w:rsidRPr="002438B8">
        <w:rPr>
          <w:rFonts w:hint="eastAsia"/>
          <w:noProof/>
          <w:snapToGrid w:val="0"/>
          <w:sz w:val="21"/>
          <w:szCs w:val="21"/>
        </w:rPr>
        <w:t xml:space="preserve">, </w:t>
      </w:r>
      <w:r w:rsidRPr="002438B8">
        <w:rPr>
          <w:rFonts w:hint="eastAsia"/>
          <w:noProof/>
          <w:snapToGrid w:val="0"/>
          <w:sz w:val="21"/>
          <w:szCs w:val="21"/>
        </w:rPr>
        <w:t>傅大放</w:t>
      </w:r>
      <w:r w:rsidRPr="002438B8">
        <w:rPr>
          <w:rFonts w:hint="eastAsia"/>
          <w:noProof/>
          <w:snapToGrid w:val="0"/>
          <w:sz w:val="21"/>
          <w:szCs w:val="21"/>
        </w:rPr>
        <w:t xml:space="preserve">. </w:t>
      </w:r>
      <w:r w:rsidRPr="002438B8">
        <w:rPr>
          <w:rFonts w:hint="eastAsia"/>
          <w:noProof/>
          <w:snapToGrid w:val="0"/>
          <w:sz w:val="21"/>
          <w:szCs w:val="21"/>
        </w:rPr>
        <w:t>多氯联苯微生物厌氧脱氯研究进展</w:t>
      </w:r>
      <w:r w:rsidRPr="002438B8">
        <w:rPr>
          <w:rFonts w:hint="eastAsia"/>
          <w:noProof/>
          <w:snapToGrid w:val="0"/>
          <w:sz w:val="21"/>
          <w:szCs w:val="21"/>
        </w:rPr>
        <w:t xml:space="preserve"> [J]. </w:t>
      </w:r>
      <w:r w:rsidRPr="002438B8">
        <w:rPr>
          <w:rFonts w:hint="eastAsia"/>
          <w:noProof/>
          <w:snapToGrid w:val="0"/>
          <w:sz w:val="21"/>
          <w:szCs w:val="21"/>
        </w:rPr>
        <w:t>环境化学</w:t>
      </w:r>
      <w:r w:rsidRPr="002438B8">
        <w:rPr>
          <w:rFonts w:hint="eastAsia"/>
          <w:noProof/>
          <w:snapToGrid w:val="0"/>
          <w:sz w:val="21"/>
          <w:szCs w:val="21"/>
        </w:rPr>
        <w:t>, 2014, 06: 908-14.</w:t>
      </w:r>
      <w:bookmarkEnd w:id="187"/>
    </w:p>
    <w:p w14:paraId="6A21A730"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88" w:name="_ENREF_5"/>
      <w:r w:rsidRPr="002438B8">
        <w:rPr>
          <w:rFonts w:hint="eastAsia"/>
          <w:noProof/>
          <w:snapToGrid w:val="0"/>
          <w:sz w:val="21"/>
          <w:szCs w:val="21"/>
        </w:rPr>
        <w:t>[5]</w:t>
      </w:r>
      <w:r w:rsidRPr="002438B8">
        <w:rPr>
          <w:rFonts w:hint="eastAsia"/>
          <w:noProof/>
          <w:snapToGrid w:val="0"/>
          <w:sz w:val="21"/>
          <w:szCs w:val="21"/>
        </w:rPr>
        <w:tab/>
      </w:r>
      <w:r w:rsidRPr="002438B8">
        <w:rPr>
          <w:rFonts w:hint="eastAsia"/>
          <w:noProof/>
          <w:snapToGrid w:val="0"/>
          <w:sz w:val="21"/>
          <w:szCs w:val="21"/>
        </w:rPr>
        <w:t>聂湘平</w:t>
      </w:r>
      <w:r w:rsidRPr="002438B8">
        <w:rPr>
          <w:rFonts w:hint="eastAsia"/>
          <w:noProof/>
          <w:snapToGrid w:val="0"/>
          <w:sz w:val="21"/>
          <w:szCs w:val="21"/>
        </w:rPr>
        <w:t xml:space="preserve">. </w:t>
      </w:r>
      <w:r w:rsidRPr="002438B8">
        <w:rPr>
          <w:rFonts w:hint="eastAsia"/>
          <w:noProof/>
          <w:snapToGrid w:val="0"/>
          <w:sz w:val="21"/>
          <w:szCs w:val="21"/>
        </w:rPr>
        <w:t>多氯联苯的环境毒理研究动态</w:t>
      </w:r>
      <w:r w:rsidRPr="002438B8">
        <w:rPr>
          <w:rFonts w:hint="eastAsia"/>
          <w:noProof/>
          <w:snapToGrid w:val="0"/>
          <w:sz w:val="21"/>
          <w:szCs w:val="21"/>
        </w:rPr>
        <w:t xml:space="preserve"> [J]. </w:t>
      </w:r>
      <w:r w:rsidRPr="002438B8">
        <w:rPr>
          <w:rFonts w:hint="eastAsia"/>
          <w:noProof/>
          <w:snapToGrid w:val="0"/>
          <w:sz w:val="21"/>
          <w:szCs w:val="21"/>
        </w:rPr>
        <w:t>生态科学</w:t>
      </w:r>
      <w:r w:rsidRPr="002438B8">
        <w:rPr>
          <w:rFonts w:hint="eastAsia"/>
          <w:noProof/>
          <w:snapToGrid w:val="0"/>
          <w:sz w:val="21"/>
          <w:szCs w:val="21"/>
        </w:rPr>
        <w:t>, 2003, 02: 171-</w:t>
      </w:r>
      <w:r w:rsidRPr="002438B8">
        <w:rPr>
          <w:noProof/>
          <w:snapToGrid w:val="0"/>
          <w:sz w:val="21"/>
          <w:szCs w:val="21"/>
        </w:rPr>
        <w:t>17</w:t>
      </w:r>
      <w:r w:rsidRPr="002438B8">
        <w:rPr>
          <w:rFonts w:hint="eastAsia"/>
          <w:noProof/>
          <w:snapToGrid w:val="0"/>
          <w:sz w:val="21"/>
          <w:szCs w:val="21"/>
        </w:rPr>
        <w:t>6.</w:t>
      </w:r>
      <w:bookmarkEnd w:id="188"/>
    </w:p>
    <w:p w14:paraId="2817BBD3"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89" w:name="_ENREF_6"/>
      <w:r w:rsidRPr="002438B8">
        <w:rPr>
          <w:rFonts w:hint="eastAsia"/>
          <w:noProof/>
          <w:snapToGrid w:val="0"/>
          <w:sz w:val="21"/>
          <w:szCs w:val="21"/>
        </w:rPr>
        <w:t>[6]</w:t>
      </w:r>
      <w:r w:rsidRPr="002438B8">
        <w:rPr>
          <w:rFonts w:hint="eastAsia"/>
          <w:noProof/>
          <w:snapToGrid w:val="0"/>
          <w:sz w:val="21"/>
          <w:szCs w:val="21"/>
        </w:rPr>
        <w:tab/>
      </w:r>
      <w:r w:rsidRPr="002438B8">
        <w:rPr>
          <w:rFonts w:hint="eastAsia"/>
          <w:noProof/>
          <w:snapToGrid w:val="0"/>
          <w:sz w:val="21"/>
          <w:szCs w:val="21"/>
        </w:rPr>
        <w:t>邢颖</w:t>
      </w:r>
      <w:r w:rsidRPr="002438B8">
        <w:rPr>
          <w:rFonts w:hint="eastAsia"/>
          <w:noProof/>
          <w:snapToGrid w:val="0"/>
          <w:sz w:val="21"/>
          <w:szCs w:val="21"/>
        </w:rPr>
        <w:t xml:space="preserve">, </w:t>
      </w:r>
      <w:r w:rsidRPr="002438B8">
        <w:rPr>
          <w:rFonts w:hint="eastAsia"/>
          <w:noProof/>
          <w:snapToGrid w:val="0"/>
          <w:sz w:val="21"/>
          <w:szCs w:val="21"/>
        </w:rPr>
        <w:t>吕永龙</w:t>
      </w:r>
      <w:r w:rsidRPr="002438B8">
        <w:rPr>
          <w:rFonts w:hint="eastAsia"/>
          <w:noProof/>
          <w:snapToGrid w:val="0"/>
          <w:sz w:val="21"/>
          <w:szCs w:val="21"/>
        </w:rPr>
        <w:t xml:space="preserve">, </w:t>
      </w:r>
      <w:r w:rsidRPr="002438B8">
        <w:rPr>
          <w:rFonts w:hint="eastAsia"/>
          <w:noProof/>
          <w:snapToGrid w:val="0"/>
          <w:sz w:val="21"/>
          <w:szCs w:val="21"/>
        </w:rPr>
        <w:t>刘文彬</w:t>
      </w:r>
      <w:r w:rsidRPr="002438B8">
        <w:rPr>
          <w:rFonts w:hint="eastAsia"/>
          <w:noProof/>
          <w:snapToGrid w:val="0"/>
          <w:sz w:val="21"/>
          <w:szCs w:val="21"/>
        </w:rPr>
        <w:t>,</w:t>
      </w:r>
      <w:r>
        <w:rPr>
          <w:rFonts w:hint="eastAsia"/>
          <w:noProof/>
          <w:snapToGrid w:val="0"/>
          <w:sz w:val="21"/>
          <w:szCs w:val="21"/>
        </w:rPr>
        <w:t xml:space="preserve"> </w:t>
      </w:r>
      <w:r>
        <w:rPr>
          <w:rFonts w:hint="eastAsia"/>
          <w:noProof/>
          <w:snapToGrid w:val="0"/>
          <w:sz w:val="21"/>
          <w:szCs w:val="21"/>
        </w:rPr>
        <w:t>等</w:t>
      </w:r>
      <w:r w:rsidRPr="002438B8">
        <w:rPr>
          <w:rFonts w:hint="eastAsia"/>
          <w:noProof/>
          <w:snapToGrid w:val="0"/>
          <w:sz w:val="21"/>
          <w:szCs w:val="21"/>
        </w:rPr>
        <w:t xml:space="preserve">. </w:t>
      </w:r>
      <w:r w:rsidRPr="002438B8">
        <w:rPr>
          <w:rFonts w:hint="eastAsia"/>
          <w:noProof/>
          <w:snapToGrid w:val="0"/>
          <w:sz w:val="21"/>
          <w:szCs w:val="21"/>
        </w:rPr>
        <w:t>中国部分水域沉积物中多氯联苯污染物的空间分布、污染评价及影响因素分析</w:t>
      </w:r>
      <w:r w:rsidRPr="002438B8">
        <w:rPr>
          <w:rFonts w:hint="eastAsia"/>
          <w:noProof/>
          <w:snapToGrid w:val="0"/>
          <w:sz w:val="21"/>
          <w:szCs w:val="21"/>
        </w:rPr>
        <w:t xml:space="preserve"> [J]. </w:t>
      </w:r>
      <w:r w:rsidRPr="002438B8">
        <w:rPr>
          <w:rFonts w:hint="eastAsia"/>
          <w:noProof/>
          <w:snapToGrid w:val="0"/>
          <w:sz w:val="21"/>
          <w:szCs w:val="21"/>
        </w:rPr>
        <w:t>环境科学</w:t>
      </w:r>
      <w:r w:rsidRPr="002438B8">
        <w:rPr>
          <w:rFonts w:hint="eastAsia"/>
          <w:noProof/>
          <w:snapToGrid w:val="0"/>
          <w:sz w:val="21"/>
          <w:szCs w:val="21"/>
        </w:rPr>
        <w:t>, 2006, 02: 228-234.</w:t>
      </w:r>
      <w:bookmarkEnd w:id="189"/>
    </w:p>
    <w:p w14:paraId="318D49E5"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0" w:name="_ENREF_7"/>
      <w:r w:rsidRPr="002438B8">
        <w:rPr>
          <w:noProof/>
          <w:snapToGrid w:val="0"/>
          <w:sz w:val="21"/>
          <w:szCs w:val="21"/>
        </w:rPr>
        <w:t>[7]</w:t>
      </w:r>
      <w:r w:rsidRPr="002438B8">
        <w:rPr>
          <w:noProof/>
          <w:snapToGrid w:val="0"/>
          <w:sz w:val="21"/>
          <w:szCs w:val="21"/>
        </w:rPr>
        <w:tab/>
        <w:t>Breivik K, Sweetman A, Pacyna J M, et al. Towards a global historical emission inventory for selected PCB congeners — a mass balance approach: 1. Global production and consumption [J]. Science of The Total Environment, 2002, 290: 181-198.</w:t>
      </w:r>
      <w:bookmarkEnd w:id="190"/>
    </w:p>
    <w:p w14:paraId="1458B188"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1" w:name="_ENREF_8"/>
      <w:r w:rsidRPr="002438B8">
        <w:rPr>
          <w:rFonts w:hint="eastAsia"/>
          <w:noProof/>
          <w:snapToGrid w:val="0"/>
          <w:sz w:val="21"/>
          <w:szCs w:val="21"/>
        </w:rPr>
        <w:t>[8]</w:t>
      </w:r>
      <w:r w:rsidRPr="002438B8">
        <w:rPr>
          <w:rFonts w:hint="eastAsia"/>
          <w:noProof/>
          <w:snapToGrid w:val="0"/>
          <w:sz w:val="21"/>
          <w:szCs w:val="21"/>
        </w:rPr>
        <w:tab/>
      </w:r>
      <w:r w:rsidRPr="002438B8">
        <w:rPr>
          <w:rFonts w:hint="eastAsia"/>
          <w:noProof/>
          <w:snapToGrid w:val="0"/>
          <w:sz w:val="21"/>
          <w:szCs w:val="21"/>
        </w:rPr>
        <w:t>聂明华</w:t>
      </w:r>
      <w:r w:rsidRPr="002438B8">
        <w:rPr>
          <w:rFonts w:hint="eastAsia"/>
          <w:noProof/>
          <w:snapToGrid w:val="0"/>
          <w:sz w:val="21"/>
          <w:szCs w:val="21"/>
        </w:rPr>
        <w:t xml:space="preserve">, </w:t>
      </w:r>
      <w:r w:rsidRPr="002438B8">
        <w:rPr>
          <w:rFonts w:hint="eastAsia"/>
          <w:noProof/>
          <w:snapToGrid w:val="0"/>
          <w:sz w:val="21"/>
          <w:szCs w:val="21"/>
        </w:rPr>
        <w:t>杨毅</w:t>
      </w:r>
      <w:r w:rsidRPr="002438B8">
        <w:rPr>
          <w:rFonts w:hint="eastAsia"/>
          <w:noProof/>
          <w:snapToGrid w:val="0"/>
          <w:sz w:val="21"/>
          <w:szCs w:val="21"/>
        </w:rPr>
        <w:t xml:space="preserve">, </w:t>
      </w:r>
      <w:r w:rsidRPr="002438B8">
        <w:rPr>
          <w:rFonts w:hint="eastAsia"/>
          <w:noProof/>
          <w:snapToGrid w:val="0"/>
          <w:sz w:val="21"/>
          <w:szCs w:val="21"/>
        </w:rPr>
        <w:t>刘敏</w:t>
      </w:r>
      <w:r w:rsidRPr="002438B8">
        <w:rPr>
          <w:rFonts w:hint="eastAsia"/>
          <w:noProof/>
          <w:snapToGrid w:val="0"/>
          <w:sz w:val="21"/>
          <w:szCs w:val="21"/>
        </w:rPr>
        <w:t xml:space="preserve">, </w:t>
      </w:r>
      <w:r w:rsidRPr="002438B8">
        <w:rPr>
          <w:rFonts w:hint="eastAsia"/>
          <w:noProof/>
          <w:snapToGrid w:val="0"/>
          <w:sz w:val="21"/>
          <w:szCs w:val="21"/>
        </w:rPr>
        <w:t>等</w:t>
      </w:r>
      <w:r w:rsidRPr="002438B8">
        <w:rPr>
          <w:rFonts w:hint="eastAsia"/>
          <w:noProof/>
          <w:snapToGrid w:val="0"/>
          <w:sz w:val="21"/>
          <w:szCs w:val="21"/>
        </w:rPr>
        <w:t xml:space="preserve">. </w:t>
      </w:r>
      <w:r w:rsidRPr="002438B8">
        <w:rPr>
          <w:rFonts w:hint="eastAsia"/>
          <w:noProof/>
          <w:snapToGrid w:val="0"/>
          <w:sz w:val="21"/>
          <w:szCs w:val="21"/>
        </w:rPr>
        <w:t>太湖流域水源地悬浮颗粒物中的</w:t>
      </w:r>
      <w:r w:rsidRPr="002438B8">
        <w:rPr>
          <w:rFonts w:hint="eastAsia"/>
          <w:noProof/>
          <w:snapToGrid w:val="0"/>
          <w:sz w:val="21"/>
          <w:szCs w:val="21"/>
        </w:rPr>
        <w:t>PAH</w:t>
      </w:r>
      <w:r w:rsidRPr="002438B8">
        <w:rPr>
          <w:rFonts w:hint="eastAsia"/>
          <w:noProof/>
          <w:snapToGrid w:val="0"/>
          <w:sz w:val="21"/>
          <w:szCs w:val="21"/>
        </w:rPr>
        <w:t>、</w:t>
      </w:r>
      <w:r w:rsidRPr="002438B8">
        <w:rPr>
          <w:rFonts w:hint="eastAsia"/>
          <w:noProof/>
          <w:snapToGrid w:val="0"/>
          <w:sz w:val="21"/>
          <w:szCs w:val="21"/>
        </w:rPr>
        <w:t>OCP</w:t>
      </w:r>
      <w:r w:rsidRPr="002438B8">
        <w:rPr>
          <w:rFonts w:hint="eastAsia"/>
          <w:noProof/>
          <w:snapToGrid w:val="0"/>
          <w:sz w:val="21"/>
          <w:szCs w:val="21"/>
        </w:rPr>
        <w:t>和</w:t>
      </w:r>
      <w:r w:rsidRPr="002438B8">
        <w:rPr>
          <w:rFonts w:hint="eastAsia"/>
          <w:noProof/>
          <w:snapToGrid w:val="0"/>
          <w:sz w:val="21"/>
          <w:szCs w:val="21"/>
        </w:rPr>
        <w:t xml:space="preserve">PCB [J]. </w:t>
      </w:r>
      <w:r w:rsidRPr="002438B8">
        <w:rPr>
          <w:rFonts w:hint="eastAsia"/>
          <w:noProof/>
          <w:snapToGrid w:val="0"/>
          <w:sz w:val="21"/>
          <w:szCs w:val="21"/>
        </w:rPr>
        <w:t>中国环境科学</w:t>
      </w:r>
      <w:r w:rsidRPr="002438B8">
        <w:rPr>
          <w:rFonts w:hint="eastAsia"/>
          <w:noProof/>
          <w:snapToGrid w:val="0"/>
          <w:sz w:val="21"/>
          <w:szCs w:val="21"/>
        </w:rPr>
        <w:t>, 2011, 08: 1347-</w:t>
      </w:r>
      <w:r w:rsidRPr="002438B8">
        <w:rPr>
          <w:noProof/>
          <w:snapToGrid w:val="0"/>
          <w:sz w:val="21"/>
          <w:szCs w:val="21"/>
        </w:rPr>
        <w:t>13</w:t>
      </w:r>
      <w:r w:rsidRPr="002438B8">
        <w:rPr>
          <w:rFonts w:hint="eastAsia"/>
          <w:noProof/>
          <w:snapToGrid w:val="0"/>
          <w:sz w:val="21"/>
          <w:szCs w:val="21"/>
        </w:rPr>
        <w:t>54.</w:t>
      </w:r>
      <w:bookmarkEnd w:id="191"/>
    </w:p>
    <w:p w14:paraId="299F71FE"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2" w:name="_ENREF_9"/>
      <w:r w:rsidRPr="002438B8">
        <w:rPr>
          <w:rFonts w:hint="eastAsia"/>
          <w:noProof/>
          <w:snapToGrid w:val="0"/>
          <w:sz w:val="21"/>
          <w:szCs w:val="21"/>
        </w:rPr>
        <w:t>[9]</w:t>
      </w:r>
      <w:r w:rsidRPr="002438B8">
        <w:rPr>
          <w:rFonts w:hint="eastAsia"/>
          <w:noProof/>
          <w:snapToGrid w:val="0"/>
          <w:sz w:val="21"/>
          <w:szCs w:val="21"/>
        </w:rPr>
        <w:tab/>
      </w:r>
      <w:r w:rsidRPr="002438B8">
        <w:rPr>
          <w:rFonts w:hint="eastAsia"/>
          <w:noProof/>
          <w:snapToGrid w:val="0"/>
          <w:sz w:val="21"/>
          <w:szCs w:val="21"/>
        </w:rPr>
        <w:t>袁旭音</w:t>
      </w:r>
      <w:r w:rsidRPr="002438B8">
        <w:rPr>
          <w:rFonts w:hint="eastAsia"/>
          <w:noProof/>
          <w:snapToGrid w:val="0"/>
          <w:sz w:val="21"/>
          <w:szCs w:val="21"/>
        </w:rPr>
        <w:t xml:space="preserve">, </w:t>
      </w:r>
      <w:r w:rsidRPr="002438B8">
        <w:rPr>
          <w:rFonts w:hint="eastAsia"/>
          <w:noProof/>
          <w:snapToGrid w:val="0"/>
          <w:sz w:val="21"/>
          <w:szCs w:val="21"/>
        </w:rPr>
        <w:t>王禹</w:t>
      </w:r>
      <w:r w:rsidRPr="002438B8">
        <w:rPr>
          <w:rFonts w:hint="eastAsia"/>
          <w:noProof/>
          <w:snapToGrid w:val="0"/>
          <w:sz w:val="21"/>
          <w:szCs w:val="21"/>
        </w:rPr>
        <w:t xml:space="preserve">, </w:t>
      </w:r>
      <w:r w:rsidRPr="002438B8">
        <w:rPr>
          <w:rFonts w:hint="eastAsia"/>
          <w:noProof/>
          <w:snapToGrid w:val="0"/>
          <w:sz w:val="21"/>
          <w:szCs w:val="21"/>
        </w:rPr>
        <w:t>孙成</w:t>
      </w:r>
      <w:r w:rsidRPr="002438B8">
        <w:rPr>
          <w:rFonts w:hint="eastAsia"/>
          <w:noProof/>
          <w:snapToGrid w:val="0"/>
          <w:sz w:val="21"/>
          <w:szCs w:val="21"/>
        </w:rPr>
        <w:t xml:space="preserve">, </w:t>
      </w:r>
      <w:r w:rsidRPr="002438B8">
        <w:rPr>
          <w:rFonts w:hint="eastAsia"/>
          <w:noProof/>
          <w:snapToGrid w:val="0"/>
          <w:sz w:val="21"/>
          <w:szCs w:val="21"/>
        </w:rPr>
        <w:t>等</w:t>
      </w:r>
      <w:r w:rsidRPr="002438B8">
        <w:rPr>
          <w:rFonts w:hint="eastAsia"/>
          <w:noProof/>
          <w:snapToGrid w:val="0"/>
          <w:sz w:val="21"/>
          <w:szCs w:val="21"/>
        </w:rPr>
        <w:t xml:space="preserve">. </w:t>
      </w:r>
      <w:r w:rsidRPr="002438B8">
        <w:rPr>
          <w:rFonts w:hint="eastAsia"/>
          <w:noProof/>
          <w:snapToGrid w:val="0"/>
          <w:sz w:val="21"/>
          <w:szCs w:val="21"/>
        </w:rPr>
        <w:t>太湖底泥中多氯联苯的特征与环境效应</w:t>
      </w:r>
      <w:r w:rsidRPr="002438B8">
        <w:rPr>
          <w:rFonts w:hint="eastAsia"/>
          <w:noProof/>
          <w:snapToGrid w:val="0"/>
          <w:sz w:val="21"/>
          <w:szCs w:val="21"/>
        </w:rPr>
        <w:t xml:space="preserve"> [J]. </w:t>
      </w:r>
      <w:r w:rsidRPr="002438B8">
        <w:rPr>
          <w:rFonts w:hint="eastAsia"/>
          <w:noProof/>
          <w:snapToGrid w:val="0"/>
          <w:sz w:val="21"/>
          <w:szCs w:val="21"/>
        </w:rPr>
        <w:t>长江流域资源与环境</w:t>
      </w:r>
      <w:r w:rsidRPr="002438B8">
        <w:rPr>
          <w:rFonts w:hint="eastAsia"/>
          <w:noProof/>
          <w:snapToGrid w:val="0"/>
          <w:sz w:val="21"/>
          <w:szCs w:val="21"/>
        </w:rPr>
        <w:t>, 2004, 03: 272-</w:t>
      </w:r>
      <w:r w:rsidRPr="002438B8">
        <w:rPr>
          <w:noProof/>
          <w:snapToGrid w:val="0"/>
          <w:sz w:val="21"/>
          <w:szCs w:val="21"/>
        </w:rPr>
        <w:t>27</w:t>
      </w:r>
      <w:r w:rsidRPr="002438B8">
        <w:rPr>
          <w:rFonts w:hint="eastAsia"/>
          <w:noProof/>
          <w:snapToGrid w:val="0"/>
          <w:sz w:val="21"/>
          <w:szCs w:val="21"/>
        </w:rPr>
        <w:t>6.</w:t>
      </w:r>
      <w:bookmarkEnd w:id="192"/>
    </w:p>
    <w:p w14:paraId="64E4F0F7"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3" w:name="_ENREF_10"/>
      <w:r w:rsidRPr="002438B8">
        <w:rPr>
          <w:noProof/>
          <w:snapToGrid w:val="0"/>
          <w:sz w:val="21"/>
          <w:szCs w:val="21"/>
        </w:rPr>
        <w:t>[10]</w:t>
      </w:r>
      <w:r w:rsidRPr="002438B8">
        <w:rPr>
          <w:noProof/>
          <w:snapToGrid w:val="0"/>
          <w:sz w:val="21"/>
          <w:szCs w:val="21"/>
        </w:rPr>
        <w:tab/>
        <w:t>Cui S, Fu Q, Li Y-F, et al. Levels, congener profile and inventory of polychlorinated biphenyls in sediment from the Songhua River in the vicinity of cement plant, China: a case study [J]. Environ Sci Pollut Res, 2016, 23(16): 15952-15962.</w:t>
      </w:r>
      <w:bookmarkEnd w:id="193"/>
    </w:p>
    <w:p w14:paraId="3DFD2FD0"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4" w:name="_ENREF_11"/>
      <w:r w:rsidRPr="002438B8">
        <w:rPr>
          <w:noProof/>
          <w:snapToGrid w:val="0"/>
          <w:sz w:val="21"/>
          <w:szCs w:val="21"/>
        </w:rPr>
        <w:t>[11]</w:t>
      </w:r>
      <w:r w:rsidRPr="002438B8">
        <w:rPr>
          <w:noProof/>
          <w:snapToGrid w:val="0"/>
          <w:sz w:val="21"/>
          <w:szCs w:val="21"/>
        </w:rPr>
        <w:tab/>
        <w:t>Duan X, Li Y, Li X, et al. Polychlorinated biphenyls in sediments of the Yellow Sea: Distribution, source identification and flux estimation [J]. Marine Pollution Bulletin, 2013, 76(1–2): 283-290.</w:t>
      </w:r>
      <w:bookmarkEnd w:id="194"/>
    </w:p>
    <w:p w14:paraId="3520109C"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5" w:name="_ENREF_12"/>
      <w:r w:rsidRPr="002438B8">
        <w:rPr>
          <w:noProof/>
          <w:snapToGrid w:val="0"/>
          <w:sz w:val="21"/>
          <w:szCs w:val="21"/>
        </w:rPr>
        <w:t>[12]</w:t>
      </w:r>
      <w:r w:rsidRPr="002438B8">
        <w:rPr>
          <w:noProof/>
          <w:snapToGrid w:val="0"/>
          <w:sz w:val="21"/>
          <w:szCs w:val="21"/>
        </w:rPr>
        <w:tab/>
        <w:t>Wang X, Xi B, Huo S, et al. Polychlorinated biphenyls residues in surface sediments of the eutrophic Chaohu Lake (China): characteristics, risk, and correlation with trophic status [J]. Environmental Earth Sciences, 2014, 71(2): 849-</w:t>
      </w:r>
      <w:r w:rsidRPr="002438B8">
        <w:rPr>
          <w:rFonts w:hint="eastAsia"/>
          <w:noProof/>
          <w:snapToGrid w:val="0"/>
          <w:sz w:val="21"/>
          <w:szCs w:val="21"/>
        </w:rPr>
        <w:t>8</w:t>
      </w:r>
      <w:r w:rsidRPr="002438B8">
        <w:rPr>
          <w:noProof/>
          <w:snapToGrid w:val="0"/>
          <w:sz w:val="21"/>
          <w:szCs w:val="21"/>
        </w:rPr>
        <w:t>61.</w:t>
      </w:r>
      <w:bookmarkEnd w:id="195"/>
    </w:p>
    <w:p w14:paraId="2A2A068B"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6" w:name="_ENREF_13"/>
      <w:r w:rsidRPr="002438B8">
        <w:rPr>
          <w:noProof/>
          <w:snapToGrid w:val="0"/>
          <w:sz w:val="21"/>
          <w:szCs w:val="21"/>
        </w:rPr>
        <w:t>[13]</w:t>
      </w:r>
      <w:r w:rsidRPr="002438B8">
        <w:rPr>
          <w:noProof/>
          <w:snapToGrid w:val="0"/>
          <w:sz w:val="21"/>
          <w:szCs w:val="21"/>
        </w:rPr>
        <w:tab/>
        <w:t>Zhou S-s, Shao L-y, Yang H-y, et al. Residues and sources recognition of polychlorinated biphenyls in surface sediments of Jiaojiang Estuary, East China Sea [J]. Marine Pollution Bulletin, 2012, 64(3): 539-45.</w:t>
      </w:r>
      <w:bookmarkEnd w:id="196"/>
    </w:p>
    <w:p w14:paraId="2949BC1E"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7" w:name="_ENREF_14"/>
      <w:r w:rsidRPr="002438B8">
        <w:rPr>
          <w:noProof/>
          <w:snapToGrid w:val="0"/>
          <w:sz w:val="21"/>
          <w:szCs w:val="21"/>
        </w:rPr>
        <w:t>[14]</w:t>
      </w:r>
      <w:r w:rsidRPr="002438B8">
        <w:rPr>
          <w:noProof/>
          <w:snapToGrid w:val="0"/>
          <w:sz w:val="21"/>
          <w:szCs w:val="21"/>
        </w:rPr>
        <w:tab/>
        <w:t>Hong Y, Yu S, Yu G, et al. Impacts of urbanization on surface sediment quality: evidence from polycyclic aromatic hydrocarbons (PAHs) and polychlorinated biphenyls (PCBs) contaminations in the Grand Canal of China [J]. Environ</w:t>
      </w:r>
      <w:r>
        <w:rPr>
          <w:rFonts w:hint="eastAsia"/>
          <w:noProof/>
          <w:snapToGrid w:val="0"/>
          <w:sz w:val="21"/>
          <w:szCs w:val="21"/>
        </w:rPr>
        <w:t>ment</w:t>
      </w:r>
      <w:r w:rsidRPr="002438B8">
        <w:rPr>
          <w:noProof/>
          <w:snapToGrid w:val="0"/>
          <w:sz w:val="21"/>
          <w:szCs w:val="21"/>
        </w:rPr>
        <w:t xml:space="preserve"> Sci</w:t>
      </w:r>
      <w:r>
        <w:rPr>
          <w:rFonts w:hint="eastAsia"/>
          <w:noProof/>
          <w:snapToGrid w:val="0"/>
          <w:sz w:val="21"/>
          <w:szCs w:val="21"/>
        </w:rPr>
        <w:t>ence</w:t>
      </w:r>
      <w:r w:rsidRPr="002438B8">
        <w:rPr>
          <w:noProof/>
          <w:snapToGrid w:val="0"/>
          <w:sz w:val="21"/>
          <w:szCs w:val="21"/>
        </w:rPr>
        <w:t xml:space="preserve"> Pollut</w:t>
      </w:r>
      <w:r>
        <w:rPr>
          <w:rFonts w:hint="eastAsia"/>
          <w:noProof/>
          <w:snapToGrid w:val="0"/>
          <w:sz w:val="21"/>
          <w:szCs w:val="21"/>
        </w:rPr>
        <w:t>ion</w:t>
      </w:r>
      <w:r w:rsidRPr="002438B8">
        <w:rPr>
          <w:noProof/>
          <w:snapToGrid w:val="0"/>
          <w:sz w:val="21"/>
          <w:szCs w:val="21"/>
        </w:rPr>
        <w:t xml:space="preserve"> Res</w:t>
      </w:r>
      <w:r>
        <w:rPr>
          <w:rFonts w:hint="eastAsia"/>
          <w:noProof/>
          <w:snapToGrid w:val="0"/>
          <w:sz w:val="21"/>
          <w:szCs w:val="21"/>
        </w:rPr>
        <w:t>earch</w:t>
      </w:r>
      <w:r w:rsidRPr="002438B8">
        <w:rPr>
          <w:noProof/>
          <w:snapToGrid w:val="0"/>
          <w:sz w:val="21"/>
          <w:szCs w:val="21"/>
        </w:rPr>
        <w:t>, 2012, 19(5): 1352-</w:t>
      </w:r>
      <w:r w:rsidRPr="002438B8">
        <w:rPr>
          <w:rFonts w:hint="eastAsia"/>
          <w:noProof/>
          <w:snapToGrid w:val="0"/>
          <w:sz w:val="21"/>
          <w:szCs w:val="21"/>
        </w:rPr>
        <w:t>13</w:t>
      </w:r>
      <w:r w:rsidRPr="002438B8">
        <w:rPr>
          <w:noProof/>
          <w:snapToGrid w:val="0"/>
          <w:sz w:val="21"/>
          <w:szCs w:val="21"/>
        </w:rPr>
        <w:t>63.</w:t>
      </w:r>
      <w:bookmarkEnd w:id="197"/>
    </w:p>
    <w:p w14:paraId="0CC29887"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8" w:name="_ENREF_15"/>
      <w:r w:rsidRPr="002438B8">
        <w:rPr>
          <w:noProof/>
          <w:snapToGrid w:val="0"/>
          <w:sz w:val="21"/>
          <w:szCs w:val="21"/>
        </w:rPr>
        <w:t>[15]</w:t>
      </w:r>
      <w:r w:rsidRPr="002438B8">
        <w:rPr>
          <w:noProof/>
          <w:snapToGrid w:val="0"/>
          <w:sz w:val="21"/>
          <w:szCs w:val="21"/>
        </w:rPr>
        <w:tab/>
        <w:t>Wan X, Pan X, Wang B, et al. Distributions, historical trends, and source investigation of polychlorinated biphenyls in Dianchi Lake, China [J]. Chemosphere, 2011, 85(3): 361-</w:t>
      </w:r>
      <w:r w:rsidRPr="002438B8">
        <w:rPr>
          <w:rFonts w:hint="eastAsia"/>
          <w:noProof/>
          <w:snapToGrid w:val="0"/>
          <w:sz w:val="21"/>
          <w:szCs w:val="21"/>
        </w:rPr>
        <w:t>36</w:t>
      </w:r>
      <w:r w:rsidRPr="002438B8">
        <w:rPr>
          <w:noProof/>
          <w:snapToGrid w:val="0"/>
          <w:sz w:val="21"/>
          <w:szCs w:val="21"/>
        </w:rPr>
        <w:t>7.</w:t>
      </w:r>
      <w:bookmarkEnd w:id="198"/>
    </w:p>
    <w:p w14:paraId="20622D6A"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199" w:name="_ENREF_16"/>
      <w:r w:rsidRPr="002438B8">
        <w:rPr>
          <w:noProof/>
          <w:snapToGrid w:val="0"/>
          <w:sz w:val="21"/>
          <w:szCs w:val="21"/>
        </w:rPr>
        <w:t>[16]</w:t>
      </w:r>
      <w:r w:rsidRPr="002438B8">
        <w:rPr>
          <w:noProof/>
          <w:snapToGrid w:val="0"/>
          <w:sz w:val="21"/>
          <w:szCs w:val="21"/>
        </w:rPr>
        <w:tab/>
        <w:t>Zhao L, Hou H, Zhou Y, et al. Distribution and ecological risk of polychlorinated biphenyls and organochlorine pesticides in surficial sediments from Haihe River and Haihe Estuary Area, China [J]. Chemosphere, 2010, 78(10): 1285-</w:t>
      </w:r>
      <w:r w:rsidRPr="002438B8">
        <w:rPr>
          <w:rFonts w:hint="eastAsia"/>
          <w:noProof/>
          <w:snapToGrid w:val="0"/>
          <w:sz w:val="21"/>
          <w:szCs w:val="21"/>
        </w:rPr>
        <w:t>12</w:t>
      </w:r>
      <w:r w:rsidRPr="002438B8">
        <w:rPr>
          <w:noProof/>
          <w:snapToGrid w:val="0"/>
          <w:sz w:val="21"/>
          <w:szCs w:val="21"/>
        </w:rPr>
        <w:t>93.</w:t>
      </w:r>
      <w:bookmarkEnd w:id="199"/>
    </w:p>
    <w:p w14:paraId="71750216"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0" w:name="_ENREF_17"/>
      <w:r w:rsidRPr="002438B8">
        <w:rPr>
          <w:rFonts w:hint="eastAsia"/>
          <w:noProof/>
          <w:snapToGrid w:val="0"/>
          <w:sz w:val="21"/>
          <w:szCs w:val="21"/>
        </w:rPr>
        <w:t>[17]</w:t>
      </w:r>
      <w:r w:rsidRPr="002438B8">
        <w:rPr>
          <w:rFonts w:hint="eastAsia"/>
          <w:noProof/>
          <w:snapToGrid w:val="0"/>
          <w:sz w:val="21"/>
          <w:szCs w:val="21"/>
        </w:rPr>
        <w:tab/>
      </w:r>
      <w:r w:rsidRPr="002438B8">
        <w:rPr>
          <w:rFonts w:hint="eastAsia"/>
          <w:noProof/>
          <w:snapToGrid w:val="0"/>
          <w:sz w:val="21"/>
          <w:szCs w:val="21"/>
        </w:rPr>
        <w:t>陈燕燕</w:t>
      </w:r>
      <w:r w:rsidRPr="002438B8">
        <w:rPr>
          <w:rFonts w:hint="eastAsia"/>
          <w:noProof/>
          <w:snapToGrid w:val="0"/>
          <w:sz w:val="21"/>
          <w:szCs w:val="21"/>
        </w:rPr>
        <w:t xml:space="preserve">, </w:t>
      </w:r>
      <w:r w:rsidRPr="002438B8">
        <w:rPr>
          <w:rFonts w:hint="eastAsia"/>
          <w:noProof/>
          <w:snapToGrid w:val="0"/>
          <w:sz w:val="21"/>
          <w:szCs w:val="21"/>
        </w:rPr>
        <w:t>尹颖</w:t>
      </w:r>
      <w:r w:rsidRPr="002438B8">
        <w:rPr>
          <w:rFonts w:hint="eastAsia"/>
          <w:noProof/>
          <w:snapToGrid w:val="0"/>
          <w:sz w:val="21"/>
          <w:szCs w:val="21"/>
        </w:rPr>
        <w:t xml:space="preserve">, </w:t>
      </w:r>
      <w:r w:rsidRPr="002438B8">
        <w:rPr>
          <w:rFonts w:hint="eastAsia"/>
          <w:noProof/>
          <w:snapToGrid w:val="0"/>
          <w:sz w:val="21"/>
          <w:szCs w:val="21"/>
        </w:rPr>
        <w:t>王晓蓉</w:t>
      </w:r>
      <w:r w:rsidRPr="002438B8">
        <w:rPr>
          <w:rFonts w:hint="eastAsia"/>
          <w:noProof/>
          <w:snapToGrid w:val="0"/>
          <w:sz w:val="21"/>
          <w:szCs w:val="21"/>
        </w:rPr>
        <w:t xml:space="preserve">, </w:t>
      </w:r>
      <w:r w:rsidRPr="002438B8">
        <w:rPr>
          <w:rFonts w:hint="eastAsia"/>
          <w:noProof/>
          <w:snapToGrid w:val="0"/>
          <w:sz w:val="21"/>
          <w:szCs w:val="21"/>
        </w:rPr>
        <w:t>等</w:t>
      </w:r>
      <w:r w:rsidRPr="002438B8">
        <w:rPr>
          <w:rFonts w:hint="eastAsia"/>
          <w:noProof/>
          <w:snapToGrid w:val="0"/>
          <w:sz w:val="21"/>
          <w:szCs w:val="21"/>
        </w:rPr>
        <w:t xml:space="preserve">. </w:t>
      </w:r>
      <w:r w:rsidRPr="002438B8">
        <w:rPr>
          <w:rFonts w:hint="eastAsia"/>
          <w:noProof/>
          <w:snapToGrid w:val="0"/>
          <w:sz w:val="21"/>
          <w:szCs w:val="21"/>
        </w:rPr>
        <w:t>太湖表层沉积物中</w:t>
      </w:r>
      <w:r w:rsidRPr="002438B8">
        <w:rPr>
          <w:rFonts w:hint="eastAsia"/>
          <w:noProof/>
          <w:snapToGrid w:val="0"/>
          <w:sz w:val="21"/>
          <w:szCs w:val="21"/>
        </w:rPr>
        <w:t>PAHs</w:t>
      </w:r>
      <w:r w:rsidRPr="002438B8">
        <w:rPr>
          <w:rFonts w:hint="eastAsia"/>
          <w:noProof/>
          <w:snapToGrid w:val="0"/>
          <w:sz w:val="21"/>
          <w:szCs w:val="21"/>
        </w:rPr>
        <w:t>和</w:t>
      </w:r>
      <w:r w:rsidRPr="002438B8">
        <w:rPr>
          <w:rFonts w:hint="eastAsia"/>
          <w:noProof/>
          <w:snapToGrid w:val="0"/>
          <w:sz w:val="21"/>
          <w:szCs w:val="21"/>
        </w:rPr>
        <w:t>PCBs</w:t>
      </w:r>
      <w:r w:rsidRPr="002438B8">
        <w:rPr>
          <w:rFonts w:hint="eastAsia"/>
          <w:noProof/>
          <w:snapToGrid w:val="0"/>
          <w:sz w:val="21"/>
          <w:szCs w:val="21"/>
        </w:rPr>
        <w:t>的分布及风险评价</w:t>
      </w:r>
      <w:r w:rsidRPr="002438B8">
        <w:rPr>
          <w:rFonts w:hint="eastAsia"/>
          <w:noProof/>
          <w:snapToGrid w:val="0"/>
          <w:sz w:val="21"/>
          <w:szCs w:val="21"/>
        </w:rPr>
        <w:t xml:space="preserve"> [J]. </w:t>
      </w:r>
      <w:r w:rsidRPr="002438B8">
        <w:rPr>
          <w:rFonts w:hint="eastAsia"/>
          <w:noProof/>
          <w:snapToGrid w:val="0"/>
          <w:sz w:val="21"/>
          <w:szCs w:val="21"/>
        </w:rPr>
        <w:t>中国环境科学</w:t>
      </w:r>
      <w:r w:rsidRPr="002438B8">
        <w:rPr>
          <w:rFonts w:hint="eastAsia"/>
          <w:noProof/>
          <w:snapToGrid w:val="0"/>
          <w:sz w:val="21"/>
          <w:szCs w:val="21"/>
        </w:rPr>
        <w:t>, 2009, 02: 118-124.</w:t>
      </w:r>
      <w:bookmarkEnd w:id="200"/>
    </w:p>
    <w:p w14:paraId="30DE0A3E"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1" w:name="_ENREF_18"/>
      <w:r w:rsidRPr="002438B8">
        <w:rPr>
          <w:noProof/>
          <w:snapToGrid w:val="0"/>
          <w:sz w:val="21"/>
          <w:szCs w:val="21"/>
        </w:rPr>
        <w:t>[18]</w:t>
      </w:r>
      <w:r w:rsidRPr="002438B8">
        <w:rPr>
          <w:noProof/>
          <w:snapToGrid w:val="0"/>
          <w:sz w:val="21"/>
          <w:szCs w:val="21"/>
        </w:rPr>
        <w:tab/>
        <w:t>Yang Z, Shen Z, Gao F, et al. Occurrence and possible sources of polychlorinated biphenyls in surface sediments from the Wuhan reach of the Yangtze River, China [J]. Chemosphere, 2009, 74(11): 1522-</w:t>
      </w:r>
      <w:r w:rsidRPr="002438B8">
        <w:rPr>
          <w:rFonts w:hint="eastAsia"/>
          <w:noProof/>
          <w:snapToGrid w:val="0"/>
          <w:sz w:val="21"/>
          <w:szCs w:val="21"/>
        </w:rPr>
        <w:t>15</w:t>
      </w:r>
      <w:r w:rsidRPr="002438B8">
        <w:rPr>
          <w:noProof/>
          <w:snapToGrid w:val="0"/>
          <w:sz w:val="21"/>
          <w:szCs w:val="21"/>
        </w:rPr>
        <w:t>30.</w:t>
      </w:r>
      <w:bookmarkEnd w:id="201"/>
    </w:p>
    <w:p w14:paraId="513BB6ED"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2" w:name="_ENREF_19"/>
      <w:r w:rsidRPr="002438B8">
        <w:rPr>
          <w:noProof/>
          <w:snapToGrid w:val="0"/>
          <w:sz w:val="21"/>
          <w:szCs w:val="21"/>
        </w:rPr>
        <w:t>[19]</w:t>
      </w:r>
      <w:r w:rsidRPr="002438B8">
        <w:rPr>
          <w:noProof/>
          <w:snapToGrid w:val="0"/>
          <w:sz w:val="21"/>
          <w:szCs w:val="21"/>
        </w:rPr>
        <w:tab/>
        <w:t>He M-c, Sun Y, Li X-r, et al. Distribution patterns of nitrobenzenes and polychlorinated biphenyls in water, suspended particulate matter and sediment from mid- and down-stream of the Yellow River (China) [J]. Chemosphere, 2006, 65(3): 365-</w:t>
      </w:r>
      <w:r w:rsidRPr="002438B8">
        <w:rPr>
          <w:rFonts w:hint="eastAsia"/>
          <w:noProof/>
          <w:snapToGrid w:val="0"/>
          <w:sz w:val="21"/>
          <w:szCs w:val="21"/>
        </w:rPr>
        <w:t>3</w:t>
      </w:r>
      <w:r w:rsidRPr="002438B8">
        <w:rPr>
          <w:noProof/>
          <w:snapToGrid w:val="0"/>
          <w:sz w:val="21"/>
          <w:szCs w:val="21"/>
        </w:rPr>
        <w:t>74.</w:t>
      </w:r>
      <w:bookmarkEnd w:id="202"/>
    </w:p>
    <w:p w14:paraId="7AE58A18"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3" w:name="_ENREF_20"/>
      <w:r w:rsidRPr="002438B8">
        <w:rPr>
          <w:rFonts w:hint="eastAsia"/>
          <w:noProof/>
          <w:snapToGrid w:val="0"/>
          <w:sz w:val="21"/>
          <w:szCs w:val="21"/>
        </w:rPr>
        <w:lastRenderedPageBreak/>
        <w:t>[20]</w:t>
      </w:r>
      <w:r w:rsidRPr="002438B8">
        <w:rPr>
          <w:rFonts w:hint="eastAsia"/>
          <w:noProof/>
          <w:snapToGrid w:val="0"/>
          <w:sz w:val="21"/>
          <w:szCs w:val="21"/>
        </w:rPr>
        <w:tab/>
      </w:r>
      <w:r w:rsidRPr="002438B8">
        <w:rPr>
          <w:rFonts w:hint="eastAsia"/>
          <w:noProof/>
          <w:snapToGrid w:val="0"/>
          <w:sz w:val="21"/>
          <w:szCs w:val="21"/>
        </w:rPr>
        <w:t>计勇</w:t>
      </w:r>
      <w:r w:rsidRPr="002438B8">
        <w:rPr>
          <w:rFonts w:hint="eastAsia"/>
          <w:noProof/>
          <w:snapToGrid w:val="0"/>
          <w:sz w:val="21"/>
          <w:szCs w:val="21"/>
        </w:rPr>
        <w:t xml:space="preserve">, </w:t>
      </w:r>
      <w:r w:rsidRPr="002438B8">
        <w:rPr>
          <w:rFonts w:hint="eastAsia"/>
          <w:noProof/>
          <w:snapToGrid w:val="0"/>
          <w:sz w:val="21"/>
          <w:szCs w:val="21"/>
        </w:rPr>
        <w:t>陆光华</w:t>
      </w:r>
      <w:r w:rsidRPr="002438B8">
        <w:rPr>
          <w:rFonts w:hint="eastAsia"/>
          <w:noProof/>
          <w:snapToGrid w:val="0"/>
          <w:sz w:val="21"/>
          <w:szCs w:val="21"/>
        </w:rPr>
        <w:t xml:space="preserve">, </w:t>
      </w:r>
      <w:r w:rsidRPr="002438B8">
        <w:rPr>
          <w:rFonts w:hint="eastAsia"/>
          <w:noProof/>
          <w:snapToGrid w:val="0"/>
          <w:sz w:val="21"/>
          <w:szCs w:val="21"/>
        </w:rPr>
        <w:t>吴昊</w:t>
      </w:r>
      <w:r w:rsidRPr="002438B8">
        <w:rPr>
          <w:rFonts w:hint="eastAsia"/>
          <w:noProof/>
          <w:snapToGrid w:val="0"/>
          <w:sz w:val="21"/>
          <w:szCs w:val="21"/>
        </w:rPr>
        <w:t xml:space="preserve">, </w:t>
      </w:r>
      <w:r w:rsidRPr="002438B8">
        <w:rPr>
          <w:rFonts w:hint="eastAsia"/>
          <w:noProof/>
          <w:snapToGrid w:val="0"/>
          <w:sz w:val="21"/>
          <w:szCs w:val="21"/>
        </w:rPr>
        <w:t>等</w:t>
      </w:r>
      <w:r w:rsidRPr="002438B8">
        <w:rPr>
          <w:rFonts w:hint="eastAsia"/>
          <w:noProof/>
          <w:snapToGrid w:val="0"/>
          <w:sz w:val="21"/>
          <w:szCs w:val="21"/>
        </w:rPr>
        <w:t xml:space="preserve">. </w:t>
      </w:r>
      <w:r w:rsidRPr="002438B8">
        <w:rPr>
          <w:rFonts w:hint="eastAsia"/>
          <w:noProof/>
          <w:snapToGrid w:val="0"/>
          <w:sz w:val="21"/>
          <w:szCs w:val="21"/>
        </w:rPr>
        <w:t>太湖北部湾多氯联苯分布特征及生态风险评价</w:t>
      </w:r>
      <w:r w:rsidRPr="002438B8">
        <w:rPr>
          <w:rFonts w:hint="eastAsia"/>
          <w:noProof/>
          <w:snapToGrid w:val="0"/>
          <w:sz w:val="21"/>
          <w:szCs w:val="21"/>
        </w:rPr>
        <w:t xml:space="preserve"> [J]. </w:t>
      </w:r>
      <w:r w:rsidRPr="002438B8">
        <w:rPr>
          <w:rFonts w:hint="eastAsia"/>
          <w:noProof/>
          <w:snapToGrid w:val="0"/>
          <w:sz w:val="21"/>
          <w:szCs w:val="21"/>
        </w:rPr>
        <w:t>生态环境学报</w:t>
      </w:r>
      <w:r w:rsidRPr="002438B8">
        <w:rPr>
          <w:rFonts w:hint="eastAsia"/>
          <w:noProof/>
          <w:snapToGrid w:val="0"/>
          <w:sz w:val="21"/>
          <w:szCs w:val="21"/>
        </w:rPr>
        <w:t>, 20</w:t>
      </w:r>
      <w:r w:rsidRPr="002438B8">
        <w:rPr>
          <w:noProof/>
          <w:snapToGrid w:val="0"/>
          <w:sz w:val="21"/>
          <w:szCs w:val="21"/>
        </w:rPr>
        <w:t>09, 03: 839-</w:t>
      </w:r>
      <w:r w:rsidRPr="002438B8">
        <w:rPr>
          <w:rFonts w:hint="eastAsia"/>
          <w:noProof/>
          <w:snapToGrid w:val="0"/>
          <w:sz w:val="21"/>
          <w:szCs w:val="21"/>
        </w:rPr>
        <w:t>8</w:t>
      </w:r>
      <w:r w:rsidRPr="002438B8">
        <w:rPr>
          <w:noProof/>
          <w:snapToGrid w:val="0"/>
          <w:sz w:val="21"/>
          <w:szCs w:val="21"/>
        </w:rPr>
        <w:t>43.</w:t>
      </w:r>
      <w:bookmarkEnd w:id="203"/>
    </w:p>
    <w:p w14:paraId="52EFBF6A"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4" w:name="_ENREF_21"/>
      <w:r w:rsidRPr="002438B8">
        <w:rPr>
          <w:noProof/>
          <w:snapToGrid w:val="0"/>
          <w:sz w:val="21"/>
          <w:szCs w:val="21"/>
        </w:rPr>
        <w:t>[21]</w:t>
      </w:r>
      <w:r w:rsidRPr="002438B8">
        <w:rPr>
          <w:noProof/>
          <w:snapToGrid w:val="0"/>
          <w:sz w:val="21"/>
          <w:szCs w:val="21"/>
        </w:rPr>
        <w:tab/>
        <w:t>Zhang Q, Jiang G. Polychlorinated dibenzo-p-dioxins/furans and polychlorinated biphenyls in sediments and aquatic organisms from the Taihu Lake, China [J]. Chemosphere, 2005, 61(3): 314-</w:t>
      </w:r>
      <w:r w:rsidRPr="002438B8">
        <w:rPr>
          <w:rFonts w:hint="eastAsia"/>
          <w:noProof/>
          <w:snapToGrid w:val="0"/>
          <w:sz w:val="21"/>
          <w:szCs w:val="21"/>
        </w:rPr>
        <w:t>3</w:t>
      </w:r>
      <w:r w:rsidRPr="002438B8">
        <w:rPr>
          <w:noProof/>
          <w:snapToGrid w:val="0"/>
          <w:sz w:val="21"/>
          <w:szCs w:val="21"/>
        </w:rPr>
        <w:t>22.</w:t>
      </w:r>
      <w:bookmarkEnd w:id="204"/>
    </w:p>
    <w:p w14:paraId="528F39B9"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5" w:name="_ENREF_22"/>
      <w:r w:rsidRPr="002438B8">
        <w:rPr>
          <w:rFonts w:hint="eastAsia"/>
          <w:noProof/>
          <w:snapToGrid w:val="0"/>
          <w:sz w:val="21"/>
          <w:szCs w:val="21"/>
        </w:rPr>
        <w:t>[22]</w:t>
      </w:r>
      <w:r w:rsidRPr="002438B8">
        <w:rPr>
          <w:rFonts w:hint="eastAsia"/>
          <w:noProof/>
          <w:snapToGrid w:val="0"/>
          <w:sz w:val="21"/>
          <w:szCs w:val="21"/>
        </w:rPr>
        <w:tab/>
      </w:r>
      <w:r w:rsidRPr="002438B8">
        <w:rPr>
          <w:rFonts w:hint="eastAsia"/>
          <w:noProof/>
          <w:snapToGrid w:val="0"/>
          <w:sz w:val="21"/>
          <w:szCs w:val="21"/>
        </w:rPr>
        <w:t>周春宏</w:t>
      </w:r>
      <w:r w:rsidRPr="002438B8">
        <w:rPr>
          <w:rFonts w:hint="eastAsia"/>
          <w:noProof/>
          <w:snapToGrid w:val="0"/>
          <w:sz w:val="21"/>
          <w:szCs w:val="21"/>
        </w:rPr>
        <w:t xml:space="preserve">, </w:t>
      </w:r>
      <w:r w:rsidRPr="002438B8">
        <w:rPr>
          <w:rFonts w:hint="eastAsia"/>
          <w:noProof/>
          <w:snapToGrid w:val="0"/>
          <w:sz w:val="21"/>
          <w:szCs w:val="21"/>
        </w:rPr>
        <w:t>柏仇勇</w:t>
      </w:r>
      <w:r w:rsidRPr="002438B8">
        <w:rPr>
          <w:rFonts w:hint="eastAsia"/>
          <w:noProof/>
          <w:snapToGrid w:val="0"/>
          <w:sz w:val="21"/>
          <w:szCs w:val="21"/>
        </w:rPr>
        <w:t xml:space="preserve">, </w:t>
      </w:r>
      <w:r w:rsidRPr="002438B8">
        <w:rPr>
          <w:rFonts w:hint="eastAsia"/>
          <w:noProof/>
          <w:snapToGrid w:val="0"/>
          <w:sz w:val="21"/>
          <w:szCs w:val="21"/>
        </w:rPr>
        <w:t>胡冠九</w:t>
      </w:r>
      <w:r w:rsidRPr="002438B8">
        <w:rPr>
          <w:rFonts w:hint="eastAsia"/>
          <w:noProof/>
          <w:snapToGrid w:val="0"/>
          <w:sz w:val="21"/>
          <w:szCs w:val="21"/>
        </w:rPr>
        <w:t xml:space="preserve">, </w:t>
      </w:r>
      <w:r w:rsidRPr="002438B8">
        <w:rPr>
          <w:rFonts w:hint="eastAsia"/>
          <w:noProof/>
          <w:snapToGrid w:val="0"/>
          <w:sz w:val="21"/>
          <w:szCs w:val="21"/>
        </w:rPr>
        <w:t>等</w:t>
      </w:r>
      <w:r w:rsidRPr="002438B8">
        <w:rPr>
          <w:rFonts w:hint="eastAsia"/>
          <w:noProof/>
          <w:snapToGrid w:val="0"/>
          <w:sz w:val="21"/>
          <w:szCs w:val="21"/>
        </w:rPr>
        <w:t xml:space="preserve">. </w:t>
      </w:r>
      <w:r w:rsidRPr="002438B8">
        <w:rPr>
          <w:rFonts w:hint="eastAsia"/>
          <w:noProof/>
          <w:snapToGrid w:val="0"/>
          <w:sz w:val="21"/>
          <w:szCs w:val="21"/>
        </w:rPr>
        <w:t>江苏省典型饮用水源地多氯联苯污染特性调查</w:t>
      </w:r>
      <w:r w:rsidRPr="002438B8">
        <w:rPr>
          <w:rFonts w:hint="eastAsia"/>
          <w:noProof/>
          <w:snapToGrid w:val="0"/>
          <w:sz w:val="21"/>
          <w:szCs w:val="21"/>
        </w:rPr>
        <w:t xml:space="preserve"> [J]. </w:t>
      </w:r>
      <w:r w:rsidRPr="002438B8">
        <w:rPr>
          <w:rFonts w:hint="eastAsia"/>
          <w:noProof/>
          <w:snapToGrid w:val="0"/>
          <w:sz w:val="21"/>
          <w:szCs w:val="21"/>
        </w:rPr>
        <w:t>化工时刊</w:t>
      </w:r>
      <w:r w:rsidRPr="002438B8">
        <w:rPr>
          <w:rFonts w:hint="eastAsia"/>
          <w:noProof/>
          <w:snapToGrid w:val="0"/>
          <w:sz w:val="21"/>
          <w:szCs w:val="21"/>
        </w:rPr>
        <w:t>, 2005, 03: 22-25.</w:t>
      </w:r>
      <w:bookmarkEnd w:id="205"/>
    </w:p>
    <w:p w14:paraId="5BA63D7B"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6" w:name="_ENREF_23"/>
      <w:r w:rsidRPr="002438B8">
        <w:rPr>
          <w:noProof/>
          <w:snapToGrid w:val="0"/>
          <w:sz w:val="21"/>
          <w:szCs w:val="21"/>
        </w:rPr>
        <w:t>[23]</w:t>
      </w:r>
      <w:r w:rsidRPr="002438B8">
        <w:rPr>
          <w:noProof/>
          <w:snapToGrid w:val="0"/>
          <w:sz w:val="21"/>
          <w:szCs w:val="21"/>
        </w:rPr>
        <w:tab/>
        <w:t>Wang H, Wang C, Wu W, et al. Persistent organic pollutants in water and surface sediments of Taihu Lake, China and risk assessment [J]. Chemosphere, 2003, 50(4): 557-</w:t>
      </w:r>
      <w:r w:rsidRPr="002438B8">
        <w:rPr>
          <w:rFonts w:hint="eastAsia"/>
          <w:noProof/>
          <w:snapToGrid w:val="0"/>
          <w:sz w:val="21"/>
          <w:szCs w:val="21"/>
        </w:rPr>
        <w:t>5</w:t>
      </w:r>
      <w:r w:rsidRPr="002438B8">
        <w:rPr>
          <w:noProof/>
          <w:snapToGrid w:val="0"/>
          <w:sz w:val="21"/>
          <w:szCs w:val="21"/>
        </w:rPr>
        <w:t>62.</w:t>
      </w:r>
      <w:bookmarkEnd w:id="206"/>
    </w:p>
    <w:p w14:paraId="13917845"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7" w:name="_ENREF_24"/>
      <w:r w:rsidRPr="002438B8">
        <w:rPr>
          <w:noProof/>
          <w:snapToGrid w:val="0"/>
          <w:sz w:val="21"/>
          <w:szCs w:val="21"/>
        </w:rPr>
        <w:t>[24]</w:t>
      </w:r>
      <w:r w:rsidRPr="002438B8">
        <w:rPr>
          <w:noProof/>
          <w:snapToGrid w:val="0"/>
          <w:sz w:val="21"/>
          <w:szCs w:val="21"/>
        </w:rPr>
        <w:tab/>
        <w:t>Xu Y, Wei S, Qin Q, et al. AhR-mediated activities and compounds in sediments of Meiliang Bay, Taihu Lake, China determined by in vitro bioassay and instrumental analysis [J]. RSC Advances, 2015, 5(69): 55746-55755.</w:t>
      </w:r>
      <w:bookmarkEnd w:id="207"/>
    </w:p>
    <w:p w14:paraId="4EBFA7B6"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8" w:name="_ENREF_25"/>
      <w:r w:rsidRPr="002438B8">
        <w:rPr>
          <w:rFonts w:hint="eastAsia"/>
          <w:noProof/>
          <w:snapToGrid w:val="0"/>
          <w:sz w:val="21"/>
          <w:szCs w:val="21"/>
        </w:rPr>
        <w:t>[25]</w:t>
      </w:r>
      <w:r w:rsidRPr="002438B8">
        <w:rPr>
          <w:rFonts w:hint="eastAsia"/>
          <w:noProof/>
          <w:snapToGrid w:val="0"/>
          <w:sz w:val="21"/>
          <w:szCs w:val="21"/>
        </w:rPr>
        <w:tab/>
      </w:r>
      <w:r w:rsidRPr="002438B8">
        <w:rPr>
          <w:rFonts w:hint="eastAsia"/>
          <w:noProof/>
          <w:snapToGrid w:val="0"/>
          <w:sz w:val="21"/>
          <w:szCs w:val="21"/>
        </w:rPr>
        <w:t>张跃军</w:t>
      </w:r>
      <w:r w:rsidRPr="002438B8">
        <w:rPr>
          <w:rFonts w:hint="eastAsia"/>
          <w:noProof/>
          <w:snapToGrid w:val="0"/>
          <w:sz w:val="21"/>
          <w:szCs w:val="21"/>
        </w:rPr>
        <w:t xml:space="preserve">, </w:t>
      </w:r>
      <w:r w:rsidRPr="002438B8">
        <w:rPr>
          <w:rFonts w:hint="eastAsia"/>
          <w:noProof/>
          <w:snapToGrid w:val="0"/>
          <w:sz w:val="21"/>
          <w:szCs w:val="21"/>
        </w:rPr>
        <w:t>许添国</w:t>
      </w:r>
      <w:r w:rsidRPr="002438B8">
        <w:rPr>
          <w:rFonts w:hint="eastAsia"/>
          <w:noProof/>
          <w:snapToGrid w:val="0"/>
          <w:sz w:val="21"/>
          <w:szCs w:val="21"/>
        </w:rPr>
        <w:t xml:space="preserve">, </w:t>
      </w:r>
      <w:r w:rsidRPr="002438B8">
        <w:rPr>
          <w:rFonts w:hint="eastAsia"/>
          <w:noProof/>
          <w:snapToGrid w:val="0"/>
          <w:sz w:val="21"/>
          <w:szCs w:val="21"/>
        </w:rPr>
        <w:t>刘程</w:t>
      </w:r>
      <w:r w:rsidRPr="002438B8">
        <w:rPr>
          <w:rFonts w:hint="eastAsia"/>
          <w:noProof/>
          <w:snapToGrid w:val="0"/>
          <w:sz w:val="21"/>
          <w:szCs w:val="21"/>
        </w:rPr>
        <w:t xml:space="preserve">. </w:t>
      </w:r>
      <w:r w:rsidRPr="002438B8">
        <w:rPr>
          <w:rFonts w:hint="eastAsia"/>
          <w:noProof/>
          <w:snapToGrid w:val="0"/>
          <w:sz w:val="21"/>
          <w:szCs w:val="21"/>
        </w:rPr>
        <w:t>江苏省典型内河沉积物中多氯联苯残留情况</w:t>
      </w:r>
      <w:r w:rsidRPr="002438B8">
        <w:rPr>
          <w:rFonts w:hint="eastAsia"/>
          <w:noProof/>
          <w:snapToGrid w:val="0"/>
          <w:sz w:val="21"/>
          <w:szCs w:val="21"/>
        </w:rPr>
        <w:t xml:space="preserve"> [J]. </w:t>
      </w:r>
      <w:r w:rsidRPr="002438B8">
        <w:rPr>
          <w:rFonts w:hint="eastAsia"/>
          <w:noProof/>
          <w:snapToGrid w:val="0"/>
          <w:sz w:val="21"/>
          <w:szCs w:val="21"/>
        </w:rPr>
        <w:t>环境污染与防治</w:t>
      </w:r>
      <w:r w:rsidRPr="002438B8">
        <w:rPr>
          <w:rFonts w:hint="eastAsia"/>
          <w:noProof/>
          <w:snapToGrid w:val="0"/>
          <w:sz w:val="21"/>
          <w:szCs w:val="21"/>
        </w:rPr>
        <w:t>, 2008, 06: 98-100.</w:t>
      </w:r>
      <w:bookmarkEnd w:id="208"/>
    </w:p>
    <w:p w14:paraId="2991D73F"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09" w:name="_ENREF_26"/>
      <w:r w:rsidRPr="002438B8">
        <w:rPr>
          <w:rFonts w:hint="eastAsia"/>
          <w:noProof/>
          <w:snapToGrid w:val="0"/>
          <w:sz w:val="21"/>
          <w:szCs w:val="21"/>
        </w:rPr>
        <w:t>[26]</w:t>
      </w:r>
      <w:r w:rsidRPr="002438B8">
        <w:rPr>
          <w:noProof/>
          <w:snapToGrid w:val="0"/>
          <w:sz w:val="21"/>
          <w:szCs w:val="21"/>
        </w:rPr>
        <w:t xml:space="preserve"> </w:t>
      </w:r>
      <w:r w:rsidRPr="002438B8">
        <w:rPr>
          <w:rFonts w:hint="eastAsia"/>
          <w:noProof/>
          <w:snapToGrid w:val="0"/>
          <w:sz w:val="21"/>
          <w:szCs w:val="21"/>
        </w:rPr>
        <w:t>叶文瑾</w:t>
      </w:r>
      <w:r w:rsidRPr="002438B8">
        <w:rPr>
          <w:rFonts w:hint="eastAsia"/>
          <w:noProof/>
          <w:snapToGrid w:val="0"/>
          <w:sz w:val="21"/>
          <w:szCs w:val="21"/>
        </w:rPr>
        <w:t xml:space="preserve">. </w:t>
      </w:r>
      <w:r w:rsidRPr="002438B8">
        <w:rPr>
          <w:rFonts w:hint="eastAsia"/>
          <w:noProof/>
          <w:snapToGrid w:val="0"/>
          <w:sz w:val="21"/>
          <w:szCs w:val="21"/>
        </w:rPr>
        <w:t>太湖富营养化水体和底泥中微生物群落的分子生态学研究</w:t>
      </w:r>
      <w:r w:rsidRPr="002438B8">
        <w:rPr>
          <w:rFonts w:hint="eastAsia"/>
          <w:noProof/>
          <w:snapToGrid w:val="0"/>
          <w:sz w:val="21"/>
          <w:szCs w:val="21"/>
        </w:rPr>
        <w:t xml:space="preserve"> [D]. </w:t>
      </w:r>
      <w:r w:rsidRPr="002438B8">
        <w:rPr>
          <w:rFonts w:hint="eastAsia"/>
          <w:noProof/>
          <w:snapToGrid w:val="0"/>
          <w:sz w:val="21"/>
          <w:szCs w:val="21"/>
        </w:rPr>
        <w:t>上海交通大学</w:t>
      </w:r>
      <w:r w:rsidRPr="002438B8">
        <w:rPr>
          <w:rFonts w:hint="eastAsia"/>
          <w:noProof/>
          <w:snapToGrid w:val="0"/>
          <w:sz w:val="21"/>
          <w:szCs w:val="21"/>
        </w:rPr>
        <w:t>, 2009.</w:t>
      </w:r>
      <w:bookmarkEnd w:id="209"/>
    </w:p>
    <w:p w14:paraId="5AFB5577"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0" w:name="_ENREF_27"/>
      <w:r w:rsidRPr="002438B8">
        <w:rPr>
          <w:noProof/>
          <w:snapToGrid w:val="0"/>
          <w:sz w:val="21"/>
          <w:szCs w:val="21"/>
        </w:rPr>
        <w:t>[27]</w:t>
      </w:r>
      <w:r w:rsidRPr="002438B8">
        <w:rPr>
          <w:noProof/>
          <w:snapToGrid w:val="0"/>
          <w:sz w:val="21"/>
          <w:szCs w:val="21"/>
        </w:rPr>
        <w:tab/>
        <w:t xml:space="preserve">Ritalahti K M, Amos B K, Sung Y, et al. Quantitative PCR targeting 16s rrna and reductive dehalogenase genes simultaneously monitors multiple </w:t>
      </w:r>
      <w:r w:rsidRPr="00DF6811">
        <w:rPr>
          <w:i/>
          <w:noProof/>
          <w:snapToGrid w:val="0"/>
          <w:sz w:val="21"/>
          <w:szCs w:val="21"/>
        </w:rPr>
        <w:t>Dehalococcoides</w:t>
      </w:r>
      <w:r w:rsidRPr="002438B8">
        <w:rPr>
          <w:noProof/>
          <w:snapToGrid w:val="0"/>
          <w:sz w:val="21"/>
          <w:szCs w:val="21"/>
        </w:rPr>
        <w:t xml:space="preserve"> strains [J]. Applied and Environmental Microbiology, 2006, 72(4): 2765-</w:t>
      </w:r>
      <w:r w:rsidRPr="002438B8">
        <w:rPr>
          <w:rFonts w:hint="eastAsia"/>
          <w:noProof/>
          <w:snapToGrid w:val="0"/>
          <w:sz w:val="21"/>
          <w:szCs w:val="21"/>
        </w:rPr>
        <w:t>27</w:t>
      </w:r>
      <w:r w:rsidRPr="002438B8">
        <w:rPr>
          <w:noProof/>
          <w:snapToGrid w:val="0"/>
          <w:sz w:val="21"/>
          <w:szCs w:val="21"/>
        </w:rPr>
        <w:t>74.</w:t>
      </w:r>
      <w:bookmarkEnd w:id="210"/>
    </w:p>
    <w:p w14:paraId="770A9E4E"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1" w:name="_ENREF_28"/>
      <w:r w:rsidRPr="002438B8">
        <w:rPr>
          <w:noProof/>
          <w:snapToGrid w:val="0"/>
          <w:sz w:val="21"/>
          <w:szCs w:val="21"/>
        </w:rPr>
        <w:t>[28]</w:t>
      </w:r>
      <w:r w:rsidRPr="002438B8">
        <w:rPr>
          <w:noProof/>
          <w:snapToGrid w:val="0"/>
          <w:sz w:val="21"/>
          <w:szCs w:val="21"/>
        </w:rPr>
        <w:tab/>
        <w:t>Vasileiadis S, Puglisi E, Trevisan M, et al. Changes in soil bacterial communities and diversity in response to long-term silver exposure [J]. FEMS Microbiology Ecology, 2015, 91(10)</w:t>
      </w:r>
      <w:bookmarkEnd w:id="211"/>
      <w:r w:rsidRPr="002438B8">
        <w:rPr>
          <w:rFonts w:hint="eastAsia"/>
          <w:noProof/>
          <w:snapToGrid w:val="0"/>
          <w:sz w:val="21"/>
          <w:szCs w:val="21"/>
        </w:rPr>
        <w:t>.</w:t>
      </w:r>
    </w:p>
    <w:p w14:paraId="6D67FBA3"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2" w:name="_ENREF_29"/>
      <w:r w:rsidRPr="002438B8">
        <w:rPr>
          <w:noProof/>
          <w:snapToGrid w:val="0"/>
          <w:sz w:val="21"/>
          <w:szCs w:val="21"/>
        </w:rPr>
        <w:t>[29]</w:t>
      </w:r>
      <w:r w:rsidRPr="002438B8">
        <w:rPr>
          <w:noProof/>
          <w:snapToGrid w:val="0"/>
          <w:sz w:val="21"/>
          <w:szCs w:val="21"/>
        </w:rPr>
        <w:tab/>
        <w:t>Jiang X, Shen J, Lou S, et al. Comprehensive comparison of bacterial communities in a membrane-free bioelectrochemical system for removing different mononitrophenols from wastewater [J]. Bioresource Technology, 2016, 216:645-</w:t>
      </w:r>
      <w:r w:rsidRPr="002438B8">
        <w:rPr>
          <w:rFonts w:hint="eastAsia"/>
          <w:noProof/>
          <w:snapToGrid w:val="0"/>
          <w:sz w:val="21"/>
          <w:szCs w:val="21"/>
        </w:rPr>
        <w:t>6</w:t>
      </w:r>
      <w:r w:rsidRPr="002438B8">
        <w:rPr>
          <w:noProof/>
          <w:snapToGrid w:val="0"/>
          <w:sz w:val="21"/>
          <w:szCs w:val="21"/>
        </w:rPr>
        <w:t>52.</w:t>
      </w:r>
      <w:bookmarkEnd w:id="212"/>
    </w:p>
    <w:p w14:paraId="492D8C3B"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3" w:name="_ENREF_30"/>
      <w:r w:rsidRPr="002438B8">
        <w:rPr>
          <w:noProof/>
          <w:snapToGrid w:val="0"/>
          <w:sz w:val="21"/>
          <w:szCs w:val="21"/>
        </w:rPr>
        <w:t>[30]</w:t>
      </w:r>
      <w:r w:rsidRPr="002438B8">
        <w:rPr>
          <w:noProof/>
          <w:snapToGrid w:val="0"/>
          <w:sz w:val="21"/>
          <w:szCs w:val="21"/>
        </w:rPr>
        <w:tab/>
        <w:t xml:space="preserve">Kube M, Beck A, Zinder S H, et al. Genome sequence of the chlorinated compound-respiring bacterium </w:t>
      </w:r>
      <w:r w:rsidRPr="00DF6811">
        <w:rPr>
          <w:i/>
          <w:noProof/>
          <w:snapToGrid w:val="0"/>
          <w:sz w:val="21"/>
          <w:szCs w:val="21"/>
        </w:rPr>
        <w:t>Dehalococcoides</w:t>
      </w:r>
      <w:r w:rsidRPr="002438B8">
        <w:rPr>
          <w:noProof/>
          <w:snapToGrid w:val="0"/>
          <w:sz w:val="21"/>
          <w:szCs w:val="21"/>
        </w:rPr>
        <w:t xml:space="preserve"> species strain CBDB1 [J]. Nat</w:t>
      </w:r>
      <w:r w:rsidRPr="002438B8">
        <w:rPr>
          <w:rFonts w:hint="eastAsia"/>
          <w:noProof/>
          <w:snapToGrid w:val="0"/>
          <w:sz w:val="21"/>
          <w:szCs w:val="21"/>
        </w:rPr>
        <w:t>ure</w:t>
      </w:r>
      <w:r w:rsidRPr="002438B8">
        <w:rPr>
          <w:noProof/>
          <w:snapToGrid w:val="0"/>
          <w:sz w:val="21"/>
          <w:szCs w:val="21"/>
        </w:rPr>
        <w:t xml:space="preserve"> Biotech</w:t>
      </w:r>
      <w:r w:rsidRPr="002438B8">
        <w:rPr>
          <w:rFonts w:hint="eastAsia"/>
          <w:noProof/>
          <w:snapToGrid w:val="0"/>
          <w:sz w:val="21"/>
          <w:szCs w:val="21"/>
        </w:rPr>
        <w:t>nology</w:t>
      </w:r>
      <w:r w:rsidRPr="002438B8">
        <w:rPr>
          <w:noProof/>
          <w:snapToGrid w:val="0"/>
          <w:sz w:val="21"/>
          <w:szCs w:val="21"/>
        </w:rPr>
        <w:t>, 2005, 23(10): 1269-</w:t>
      </w:r>
      <w:r w:rsidRPr="002438B8">
        <w:rPr>
          <w:rFonts w:hint="eastAsia"/>
          <w:noProof/>
          <w:snapToGrid w:val="0"/>
          <w:sz w:val="21"/>
          <w:szCs w:val="21"/>
        </w:rPr>
        <w:t>12</w:t>
      </w:r>
      <w:r w:rsidRPr="002438B8">
        <w:rPr>
          <w:noProof/>
          <w:snapToGrid w:val="0"/>
          <w:sz w:val="21"/>
          <w:szCs w:val="21"/>
        </w:rPr>
        <w:t>73.</w:t>
      </w:r>
      <w:bookmarkEnd w:id="213"/>
    </w:p>
    <w:p w14:paraId="7369A28D"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4" w:name="_ENREF_31"/>
      <w:r w:rsidRPr="002438B8">
        <w:rPr>
          <w:rFonts w:hint="eastAsia"/>
          <w:noProof/>
          <w:snapToGrid w:val="0"/>
          <w:sz w:val="21"/>
          <w:szCs w:val="21"/>
        </w:rPr>
        <w:t>[31]</w:t>
      </w:r>
      <w:r w:rsidRPr="002438B8">
        <w:rPr>
          <w:rFonts w:hint="eastAsia"/>
          <w:noProof/>
          <w:snapToGrid w:val="0"/>
          <w:sz w:val="21"/>
          <w:szCs w:val="21"/>
        </w:rPr>
        <w:tab/>
      </w:r>
      <w:r w:rsidRPr="002438B8">
        <w:rPr>
          <w:rFonts w:hint="eastAsia"/>
          <w:noProof/>
          <w:snapToGrid w:val="0"/>
          <w:sz w:val="21"/>
          <w:szCs w:val="21"/>
        </w:rPr>
        <w:t>崔静岚</w:t>
      </w:r>
      <w:r w:rsidRPr="002438B8">
        <w:rPr>
          <w:rFonts w:hint="eastAsia"/>
          <w:noProof/>
          <w:snapToGrid w:val="0"/>
          <w:sz w:val="21"/>
          <w:szCs w:val="21"/>
        </w:rPr>
        <w:t xml:space="preserve">. </w:t>
      </w:r>
      <w:r w:rsidRPr="002438B8">
        <w:rPr>
          <w:rFonts w:hint="eastAsia"/>
          <w:noProof/>
          <w:snapToGrid w:val="0"/>
          <w:sz w:val="21"/>
          <w:szCs w:val="21"/>
        </w:rPr>
        <w:t>多氯联苯降解菌的筛选、降解特性研究及其应用</w:t>
      </w:r>
      <w:r w:rsidRPr="002438B8">
        <w:rPr>
          <w:rFonts w:hint="eastAsia"/>
          <w:noProof/>
          <w:snapToGrid w:val="0"/>
          <w:sz w:val="21"/>
          <w:szCs w:val="21"/>
        </w:rPr>
        <w:t xml:space="preserve"> [D]</w:t>
      </w:r>
      <w:r w:rsidRPr="002438B8">
        <w:rPr>
          <w:noProof/>
          <w:snapToGrid w:val="0"/>
          <w:sz w:val="21"/>
          <w:szCs w:val="21"/>
        </w:rPr>
        <w:t>.</w:t>
      </w:r>
      <w:r w:rsidRPr="002438B8">
        <w:rPr>
          <w:rFonts w:hint="eastAsia"/>
          <w:noProof/>
          <w:snapToGrid w:val="0"/>
          <w:sz w:val="21"/>
          <w:szCs w:val="21"/>
        </w:rPr>
        <w:t xml:space="preserve"> </w:t>
      </w:r>
      <w:r w:rsidRPr="002438B8">
        <w:rPr>
          <w:rFonts w:hint="eastAsia"/>
          <w:noProof/>
          <w:snapToGrid w:val="0"/>
          <w:sz w:val="21"/>
          <w:szCs w:val="21"/>
        </w:rPr>
        <w:t>浙江大学</w:t>
      </w:r>
      <w:r w:rsidRPr="002438B8">
        <w:rPr>
          <w:rFonts w:hint="eastAsia"/>
          <w:noProof/>
          <w:snapToGrid w:val="0"/>
          <w:sz w:val="21"/>
          <w:szCs w:val="21"/>
        </w:rPr>
        <w:t>, 2013.</w:t>
      </w:r>
      <w:bookmarkEnd w:id="214"/>
    </w:p>
    <w:p w14:paraId="368DE360"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5" w:name="_ENREF_32"/>
      <w:r w:rsidRPr="002438B8">
        <w:rPr>
          <w:noProof/>
          <w:snapToGrid w:val="0"/>
          <w:sz w:val="21"/>
          <w:szCs w:val="21"/>
        </w:rPr>
        <w:t>[32]</w:t>
      </w:r>
      <w:r w:rsidRPr="002438B8">
        <w:rPr>
          <w:noProof/>
          <w:snapToGrid w:val="0"/>
          <w:sz w:val="21"/>
          <w:szCs w:val="21"/>
        </w:rPr>
        <w:tab/>
        <w:t>Brown J F, Bedard D L, Brennan M J, et al. Polychlorinated biphenyl dechlorination in aquatic sediments [J]. Science, 1987, 236(4802): 709-</w:t>
      </w:r>
      <w:r w:rsidRPr="002438B8">
        <w:rPr>
          <w:rFonts w:hint="eastAsia"/>
          <w:noProof/>
          <w:snapToGrid w:val="0"/>
          <w:sz w:val="21"/>
          <w:szCs w:val="21"/>
        </w:rPr>
        <w:t>7</w:t>
      </w:r>
      <w:r w:rsidRPr="002438B8">
        <w:rPr>
          <w:noProof/>
          <w:snapToGrid w:val="0"/>
          <w:sz w:val="21"/>
          <w:szCs w:val="21"/>
        </w:rPr>
        <w:t>12.</w:t>
      </w:r>
      <w:bookmarkEnd w:id="215"/>
    </w:p>
    <w:p w14:paraId="7C589FEE"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6" w:name="_ENREF_33"/>
      <w:r w:rsidRPr="002438B8">
        <w:rPr>
          <w:noProof/>
          <w:snapToGrid w:val="0"/>
          <w:sz w:val="21"/>
          <w:szCs w:val="21"/>
        </w:rPr>
        <w:t>[33]</w:t>
      </w:r>
      <w:r w:rsidRPr="002438B8">
        <w:rPr>
          <w:noProof/>
          <w:snapToGrid w:val="0"/>
          <w:sz w:val="21"/>
          <w:szCs w:val="21"/>
        </w:rPr>
        <w:tab/>
        <w:t xml:space="preserve">Quensen J F, Tiedje J M, Boyd S A. Reductive dechlorination of </w:t>
      </w:r>
      <w:r w:rsidRPr="002438B8">
        <w:rPr>
          <w:rFonts w:hint="eastAsia"/>
          <w:noProof/>
          <w:snapToGrid w:val="0"/>
          <w:sz w:val="21"/>
          <w:szCs w:val="21"/>
        </w:rPr>
        <w:t>p</w:t>
      </w:r>
      <w:r w:rsidRPr="002438B8">
        <w:rPr>
          <w:noProof/>
          <w:snapToGrid w:val="0"/>
          <w:sz w:val="21"/>
          <w:szCs w:val="21"/>
        </w:rPr>
        <w:t>olychlorinated-biphenyls by anaerobic microorganisms from sediments [J]. Science, 1988, 242(4879): 752-</w:t>
      </w:r>
      <w:r w:rsidRPr="002438B8">
        <w:rPr>
          <w:rFonts w:hint="eastAsia"/>
          <w:noProof/>
          <w:snapToGrid w:val="0"/>
          <w:sz w:val="21"/>
          <w:szCs w:val="21"/>
        </w:rPr>
        <w:t>75</w:t>
      </w:r>
      <w:r w:rsidRPr="002438B8">
        <w:rPr>
          <w:noProof/>
          <w:snapToGrid w:val="0"/>
          <w:sz w:val="21"/>
          <w:szCs w:val="21"/>
        </w:rPr>
        <w:t>4.</w:t>
      </w:r>
      <w:bookmarkEnd w:id="216"/>
    </w:p>
    <w:p w14:paraId="6EFC674B"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7" w:name="_ENREF_34"/>
      <w:r w:rsidRPr="002438B8">
        <w:rPr>
          <w:noProof/>
          <w:snapToGrid w:val="0"/>
          <w:sz w:val="21"/>
          <w:szCs w:val="21"/>
        </w:rPr>
        <w:t>[34]</w:t>
      </w:r>
      <w:r w:rsidRPr="002438B8">
        <w:rPr>
          <w:noProof/>
          <w:snapToGrid w:val="0"/>
          <w:sz w:val="21"/>
          <w:szCs w:val="21"/>
        </w:rPr>
        <w:tab/>
        <w:t>Wiegel J, Wu Q. Microbial reductive dehalogenation of polychlorinated biphenyls [J]. FEMS Microbiology Ecology, 2000, 32(1): 1-15.</w:t>
      </w:r>
      <w:bookmarkEnd w:id="217"/>
    </w:p>
    <w:p w14:paraId="64138F92"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8" w:name="_ENREF_35"/>
      <w:r w:rsidRPr="002438B8">
        <w:rPr>
          <w:noProof/>
          <w:snapToGrid w:val="0"/>
          <w:sz w:val="21"/>
          <w:szCs w:val="21"/>
        </w:rPr>
        <w:t>[35]</w:t>
      </w:r>
      <w:r w:rsidRPr="002438B8">
        <w:rPr>
          <w:noProof/>
          <w:snapToGrid w:val="0"/>
          <w:sz w:val="21"/>
          <w:szCs w:val="21"/>
        </w:rPr>
        <w:tab/>
        <w:t xml:space="preserve">Rhee G Y, Bush B, Sokol R C, et al. Anaerobic dechlorination of </w:t>
      </w:r>
      <w:r w:rsidRPr="002438B8">
        <w:rPr>
          <w:rFonts w:hint="eastAsia"/>
          <w:noProof/>
          <w:snapToGrid w:val="0"/>
          <w:sz w:val="21"/>
          <w:szCs w:val="21"/>
        </w:rPr>
        <w:t>A</w:t>
      </w:r>
      <w:r w:rsidRPr="002438B8">
        <w:rPr>
          <w:noProof/>
          <w:snapToGrid w:val="0"/>
          <w:sz w:val="21"/>
          <w:szCs w:val="21"/>
        </w:rPr>
        <w:t>roclor 1242 as affected by some environmental conditions [J]. Environmental Toxicology and Chemistry, 1993, 12(6): 1033-</w:t>
      </w:r>
      <w:r w:rsidRPr="002438B8">
        <w:rPr>
          <w:rFonts w:hint="eastAsia"/>
          <w:noProof/>
          <w:snapToGrid w:val="0"/>
          <w:sz w:val="21"/>
          <w:szCs w:val="21"/>
        </w:rPr>
        <w:t>103</w:t>
      </w:r>
      <w:r w:rsidRPr="002438B8">
        <w:rPr>
          <w:noProof/>
          <w:snapToGrid w:val="0"/>
          <w:sz w:val="21"/>
          <w:szCs w:val="21"/>
        </w:rPr>
        <w:t>9.</w:t>
      </w:r>
      <w:bookmarkEnd w:id="218"/>
    </w:p>
    <w:p w14:paraId="5D77C075"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19" w:name="_ENREF_36"/>
      <w:r w:rsidRPr="002438B8">
        <w:rPr>
          <w:noProof/>
          <w:snapToGrid w:val="0"/>
          <w:sz w:val="21"/>
          <w:szCs w:val="21"/>
        </w:rPr>
        <w:t>[36]</w:t>
      </w:r>
      <w:r w:rsidRPr="002438B8">
        <w:rPr>
          <w:noProof/>
          <w:snapToGrid w:val="0"/>
          <w:sz w:val="21"/>
          <w:szCs w:val="21"/>
        </w:rPr>
        <w:tab/>
        <w:t>Sowers K R, May H D. In situ treatment of PCBs by anaerobic microbial dechlorination in aquatic sediment: are we there yet? [J]. Current Opinion in Biotechnology, 2013, 24(3): 482-</w:t>
      </w:r>
      <w:r w:rsidRPr="002438B8">
        <w:rPr>
          <w:rFonts w:hint="eastAsia"/>
          <w:noProof/>
          <w:snapToGrid w:val="0"/>
          <w:sz w:val="21"/>
          <w:szCs w:val="21"/>
        </w:rPr>
        <w:t>48</w:t>
      </w:r>
      <w:r w:rsidRPr="002438B8">
        <w:rPr>
          <w:noProof/>
          <w:snapToGrid w:val="0"/>
          <w:sz w:val="21"/>
          <w:szCs w:val="21"/>
        </w:rPr>
        <w:t>8.</w:t>
      </w:r>
      <w:bookmarkEnd w:id="219"/>
    </w:p>
    <w:p w14:paraId="561F4256"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0" w:name="_ENREF_37"/>
      <w:r w:rsidRPr="002438B8">
        <w:rPr>
          <w:rFonts w:hint="eastAsia"/>
          <w:noProof/>
          <w:snapToGrid w:val="0"/>
          <w:sz w:val="21"/>
          <w:szCs w:val="21"/>
        </w:rPr>
        <w:t>[37]</w:t>
      </w:r>
      <w:r w:rsidRPr="002438B8">
        <w:rPr>
          <w:rFonts w:hint="eastAsia"/>
          <w:noProof/>
          <w:snapToGrid w:val="0"/>
          <w:sz w:val="21"/>
          <w:szCs w:val="21"/>
        </w:rPr>
        <w:tab/>
      </w:r>
      <w:r w:rsidRPr="002438B8">
        <w:rPr>
          <w:rFonts w:hint="eastAsia"/>
          <w:noProof/>
          <w:snapToGrid w:val="0"/>
          <w:sz w:val="21"/>
          <w:szCs w:val="21"/>
        </w:rPr>
        <w:t>陈然然</w:t>
      </w:r>
      <w:r w:rsidRPr="002438B8">
        <w:rPr>
          <w:rFonts w:hint="eastAsia"/>
          <w:noProof/>
          <w:snapToGrid w:val="0"/>
          <w:sz w:val="21"/>
          <w:szCs w:val="21"/>
        </w:rPr>
        <w:t xml:space="preserve">, </w:t>
      </w:r>
      <w:r w:rsidRPr="002438B8">
        <w:rPr>
          <w:rFonts w:hint="eastAsia"/>
          <w:noProof/>
          <w:snapToGrid w:val="0"/>
          <w:sz w:val="21"/>
          <w:szCs w:val="21"/>
        </w:rPr>
        <w:t>祝欣</w:t>
      </w:r>
      <w:r w:rsidRPr="002438B8">
        <w:rPr>
          <w:rFonts w:hint="eastAsia"/>
          <w:noProof/>
          <w:snapToGrid w:val="0"/>
          <w:sz w:val="21"/>
          <w:szCs w:val="21"/>
        </w:rPr>
        <w:t xml:space="preserve">, </w:t>
      </w:r>
      <w:r w:rsidRPr="002438B8">
        <w:rPr>
          <w:rFonts w:hint="eastAsia"/>
          <w:noProof/>
          <w:snapToGrid w:val="0"/>
          <w:sz w:val="21"/>
          <w:szCs w:val="21"/>
        </w:rPr>
        <w:t>林玉锁</w:t>
      </w:r>
      <w:r w:rsidRPr="002438B8">
        <w:rPr>
          <w:rFonts w:hint="eastAsia"/>
          <w:noProof/>
          <w:snapToGrid w:val="0"/>
          <w:sz w:val="21"/>
          <w:szCs w:val="21"/>
        </w:rPr>
        <w:t xml:space="preserve">, et al. </w:t>
      </w:r>
      <w:r w:rsidRPr="002438B8">
        <w:rPr>
          <w:rFonts w:hint="eastAsia"/>
          <w:noProof/>
          <w:snapToGrid w:val="0"/>
          <w:sz w:val="21"/>
          <w:szCs w:val="21"/>
        </w:rPr>
        <w:t>氯代有机物污染场地的监控自然衰减修复初探</w:t>
      </w:r>
      <w:r w:rsidRPr="002438B8">
        <w:rPr>
          <w:rFonts w:hint="eastAsia"/>
          <w:noProof/>
          <w:snapToGrid w:val="0"/>
          <w:sz w:val="21"/>
          <w:szCs w:val="21"/>
        </w:rPr>
        <w:t xml:space="preserve"> [J]. </w:t>
      </w:r>
      <w:r w:rsidRPr="002438B8">
        <w:rPr>
          <w:rFonts w:hint="eastAsia"/>
          <w:noProof/>
          <w:snapToGrid w:val="0"/>
          <w:sz w:val="21"/>
          <w:szCs w:val="21"/>
        </w:rPr>
        <w:t>化工学报</w:t>
      </w:r>
      <w:r w:rsidRPr="002438B8">
        <w:rPr>
          <w:rFonts w:hint="eastAsia"/>
          <w:noProof/>
          <w:snapToGrid w:val="0"/>
          <w:sz w:val="21"/>
          <w:szCs w:val="21"/>
        </w:rPr>
        <w:t>, 2015, 07: 2361-2369.</w:t>
      </w:r>
      <w:bookmarkEnd w:id="220"/>
    </w:p>
    <w:p w14:paraId="0840C46C"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1" w:name="_ENREF_38"/>
      <w:r w:rsidRPr="002438B8">
        <w:rPr>
          <w:noProof/>
          <w:snapToGrid w:val="0"/>
          <w:sz w:val="21"/>
          <w:szCs w:val="21"/>
        </w:rPr>
        <w:t>[38]</w:t>
      </w:r>
      <w:r w:rsidRPr="002438B8">
        <w:rPr>
          <w:noProof/>
          <w:snapToGrid w:val="0"/>
          <w:sz w:val="21"/>
          <w:szCs w:val="21"/>
        </w:rPr>
        <w:tab/>
        <w:t xml:space="preserve">Holoman T R P, Elberson M A, Cutter L A, et al. Characterization of a defined 2,3,5,6-tetrachlorobiphenyl-ortho-dechlorinating microbial community by comparative sequence analysis of genes coding for 16S rRNA [J]. Applied and Environmental </w:t>
      </w:r>
      <w:r w:rsidRPr="002438B8">
        <w:rPr>
          <w:noProof/>
          <w:snapToGrid w:val="0"/>
          <w:sz w:val="21"/>
          <w:szCs w:val="21"/>
        </w:rPr>
        <w:lastRenderedPageBreak/>
        <w:t>Microbiology, 1998, 64(9): 3359-</w:t>
      </w:r>
      <w:r w:rsidRPr="002438B8">
        <w:rPr>
          <w:rFonts w:hint="eastAsia"/>
          <w:noProof/>
          <w:snapToGrid w:val="0"/>
          <w:sz w:val="21"/>
          <w:szCs w:val="21"/>
        </w:rPr>
        <w:t>33</w:t>
      </w:r>
      <w:r w:rsidRPr="002438B8">
        <w:rPr>
          <w:noProof/>
          <w:snapToGrid w:val="0"/>
          <w:sz w:val="21"/>
          <w:szCs w:val="21"/>
        </w:rPr>
        <w:t>67.</w:t>
      </w:r>
      <w:bookmarkEnd w:id="221"/>
    </w:p>
    <w:p w14:paraId="37BC1B48"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2" w:name="_ENREF_39"/>
      <w:r w:rsidRPr="002438B8">
        <w:rPr>
          <w:noProof/>
          <w:snapToGrid w:val="0"/>
          <w:sz w:val="21"/>
          <w:szCs w:val="21"/>
        </w:rPr>
        <w:t>[39]</w:t>
      </w:r>
      <w:r w:rsidRPr="002438B8">
        <w:rPr>
          <w:noProof/>
          <w:snapToGrid w:val="0"/>
          <w:sz w:val="21"/>
          <w:szCs w:val="21"/>
        </w:rPr>
        <w:tab/>
        <w:t>Cutter L A, Watts J E M, Sowers K R, et al. Identification of a microorganism that links its growth to the reductive dechlorination of 2,3,5,6-chlorobiphenyl [J]. Environmental Microbiology, 2001, 3(11): 699-709.</w:t>
      </w:r>
      <w:bookmarkEnd w:id="222"/>
    </w:p>
    <w:p w14:paraId="466F6DE6"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3" w:name="_ENREF_40"/>
      <w:r w:rsidRPr="002438B8">
        <w:rPr>
          <w:noProof/>
          <w:snapToGrid w:val="0"/>
          <w:sz w:val="21"/>
          <w:szCs w:val="21"/>
        </w:rPr>
        <w:t>[40]</w:t>
      </w:r>
      <w:r w:rsidRPr="002438B8">
        <w:rPr>
          <w:noProof/>
          <w:snapToGrid w:val="0"/>
          <w:sz w:val="21"/>
          <w:szCs w:val="21"/>
        </w:rPr>
        <w:tab/>
        <w:t>Wu Q, Sowers K R, May H D. Establishment of a polychlorinated biphenyl-dechlorinating microbial consortium, specific for doubly flanked chlorines, in a defined, sediment-free medium [J]. Applied and Environmental Microbiology, 2000, 66(1): 49-53.</w:t>
      </w:r>
      <w:bookmarkEnd w:id="223"/>
    </w:p>
    <w:p w14:paraId="3BD7FB1A"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4" w:name="_ENREF_41"/>
      <w:r w:rsidRPr="002438B8">
        <w:rPr>
          <w:noProof/>
          <w:snapToGrid w:val="0"/>
          <w:sz w:val="21"/>
          <w:szCs w:val="21"/>
        </w:rPr>
        <w:t>[41]</w:t>
      </w:r>
      <w:r w:rsidRPr="002438B8">
        <w:rPr>
          <w:noProof/>
          <w:snapToGrid w:val="0"/>
          <w:sz w:val="21"/>
          <w:szCs w:val="21"/>
        </w:rPr>
        <w:tab/>
        <w:t>Wu Q, Watts J E M, Sowers K R, et al. Identification of a bacterium that specifically catalyzes the reductive dechlorination of polychlorinated biphenyls with doubly flanked chlorines [J]. Applied and Environmental Microbiology, 2002, 68(2): 807-</w:t>
      </w:r>
      <w:r w:rsidRPr="002438B8">
        <w:rPr>
          <w:rFonts w:hint="eastAsia"/>
          <w:noProof/>
          <w:snapToGrid w:val="0"/>
          <w:sz w:val="21"/>
          <w:szCs w:val="21"/>
        </w:rPr>
        <w:t>8</w:t>
      </w:r>
      <w:r w:rsidRPr="002438B8">
        <w:rPr>
          <w:noProof/>
          <w:snapToGrid w:val="0"/>
          <w:sz w:val="21"/>
          <w:szCs w:val="21"/>
        </w:rPr>
        <w:t>12.</w:t>
      </w:r>
      <w:bookmarkEnd w:id="224"/>
    </w:p>
    <w:p w14:paraId="67C8F985"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5" w:name="_ENREF_42"/>
      <w:r w:rsidRPr="002438B8">
        <w:rPr>
          <w:noProof/>
          <w:snapToGrid w:val="0"/>
          <w:sz w:val="21"/>
          <w:szCs w:val="21"/>
        </w:rPr>
        <w:t>[42]</w:t>
      </w:r>
      <w:r w:rsidRPr="002438B8">
        <w:rPr>
          <w:noProof/>
          <w:snapToGrid w:val="0"/>
          <w:sz w:val="21"/>
          <w:szCs w:val="21"/>
        </w:rPr>
        <w:tab/>
        <w:t>May H D, Miller G S, Kjellerup B V, et al. Dehalorespiration with polychlorinated biphenyls by an anaerobic ultramicrobacterium [J]. Applied and Environmental Microbiology, 2008, 74(7): 2089-</w:t>
      </w:r>
      <w:r w:rsidRPr="002438B8">
        <w:rPr>
          <w:rFonts w:hint="eastAsia"/>
          <w:noProof/>
          <w:snapToGrid w:val="0"/>
          <w:sz w:val="21"/>
          <w:szCs w:val="21"/>
        </w:rPr>
        <w:t>20</w:t>
      </w:r>
      <w:r w:rsidRPr="002438B8">
        <w:rPr>
          <w:noProof/>
          <w:snapToGrid w:val="0"/>
          <w:sz w:val="21"/>
          <w:szCs w:val="21"/>
        </w:rPr>
        <w:t>94.</w:t>
      </w:r>
      <w:bookmarkEnd w:id="225"/>
    </w:p>
    <w:p w14:paraId="241964CB"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6" w:name="_ENREF_43"/>
      <w:r w:rsidRPr="002438B8">
        <w:rPr>
          <w:noProof/>
          <w:snapToGrid w:val="0"/>
          <w:sz w:val="21"/>
          <w:szCs w:val="21"/>
        </w:rPr>
        <w:t>[43]</w:t>
      </w:r>
      <w:r w:rsidRPr="002438B8">
        <w:rPr>
          <w:noProof/>
          <w:snapToGrid w:val="0"/>
          <w:sz w:val="21"/>
          <w:szCs w:val="21"/>
        </w:rPr>
        <w:tab/>
        <w:t xml:space="preserve">Fennell D E, Nijenhuis I, Wilson S F, et al. </w:t>
      </w:r>
      <w:r w:rsidRPr="00DF6811">
        <w:rPr>
          <w:i/>
          <w:noProof/>
          <w:snapToGrid w:val="0"/>
          <w:sz w:val="21"/>
          <w:szCs w:val="21"/>
        </w:rPr>
        <w:t>Dehalococcoides ethenogenes</w:t>
      </w:r>
      <w:r w:rsidRPr="002438B8">
        <w:rPr>
          <w:noProof/>
          <w:snapToGrid w:val="0"/>
          <w:sz w:val="21"/>
          <w:szCs w:val="21"/>
        </w:rPr>
        <w:t xml:space="preserve"> strain 195 reductively dechlorinates diverse chlorinated aromatic pollutants [J]. Environmental Science and Technology, 2004, 38(7): 2075-</w:t>
      </w:r>
      <w:r w:rsidRPr="002438B8">
        <w:rPr>
          <w:rFonts w:hint="eastAsia"/>
          <w:noProof/>
          <w:snapToGrid w:val="0"/>
          <w:sz w:val="21"/>
          <w:szCs w:val="21"/>
        </w:rPr>
        <w:t>20</w:t>
      </w:r>
      <w:r w:rsidRPr="002438B8">
        <w:rPr>
          <w:noProof/>
          <w:snapToGrid w:val="0"/>
          <w:sz w:val="21"/>
          <w:szCs w:val="21"/>
        </w:rPr>
        <w:t>81.</w:t>
      </w:r>
      <w:bookmarkEnd w:id="226"/>
    </w:p>
    <w:p w14:paraId="7D3C94C9"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7" w:name="_ENREF_44"/>
      <w:r w:rsidRPr="002438B8">
        <w:rPr>
          <w:noProof/>
          <w:snapToGrid w:val="0"/>
          <w:sz w:val="21"/>
          <w:szCs w:val="21"/>
        </w:rPr>
        <w:t>[44]</w:t>
      </w:r>
      <w:r w:rsidRPr="002438B8">
        <w:rPr>
          <w:noProof/>
          <w:snapToGrid w:val="0"/>
          <w:sz w:val="21"/>
          <w:szCs w:val="21"/>
        </w:rPr>
        <w:tab/>
      </w:r>
      <w:r w:rsidRPr="00587879">
        <w:rPr>
          <w:noProof/>
          <w:snapToGrid w:val="0"/>
          <w:spacing w:val="-2"/>
          <w:kern w:val="0"/>
          <w:sz w:val="21"/>
          <w:szCs w:val="21"/>
        </w:rPr>
        <w:t>Adrian L, Dudková V, Demnerová K, et al. “</w:t>
      </w:r>
      <w:r w:rsidRPr="00587879">
        <w:rPr>
          <w:i/>
          <w:noProof/>
          <w:snapToGrid w:val="0"/>
          <w:spacing w:val="-2"/>
          <w:kern w:val="0"/>
          <w:sz w:val="21"/>
          <w:szCs w:val="21"/>
        </w:rPr>
        <w:t>Dehalococcoides</w:t>
      </w:r>
      <w:r w:rsidRPr="00587879">
        <w:rPr>
          <w:noProof/>
          <w:snapToGrid w:val="0"/>
          <w:spacing w:val="-2"/>
          <w:kern w:val="0"/>
          <w:sz w:val="21"/>
          <w:szCs w:val="21"/>
        </w:rPr>
        <w:t xml:space="preserve">” sp. strain CBDB1 extensively dechlorinates the commercial polychlorinated biphenyl mixture Aroclor 1260 </w:t>
      </w:r>
      <w:r w:rsidRPr="002438B8">
        <w:rPr>
          <w:noProof/>
          <w:snapToGrid w:val="0"/>
          <w:sz w:val="21"/>
          <w:szCs w:val="21"/>
        </w:rPr>
        <w:t>[J]. Applied and Environmental Microbiology, 2009, 75(13): 4516-</w:t>
      </w:r>
      <w:r w:rsidRPr="002438B8">
        <w:rPr>
          <w:rFonts w:hint="eastAsia"/>
          <w:noProof/>
          <w:snapToGrid w:val="0"/>
          <w:sz w:val="21"/>
          <w:szCs w:val="21"/>
        </w:rPr>
        <w:t>45</w:t>
      </w:r>
      <w:r w:rsidRPr="002438B8">
        <w:rPr>
          <w:noProof/>
          <w:snapToGrid w:val="0"/>
          <w:sz w:val="21"/>
          <w:szCs w:val="21"/>
        </w:rPr>
        <w:t>24.</w:t>
      </w:r>
      <w:bookmarkEnd w:id="227"/>
    </w:p>
    <w:p w14:paraId="1824E972"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8" w:name="_ENREF_45"/>
      <w:r w:rsidRPr="002438B8">
        <w:rPr>
          <w:noProof/>
          <w:snapToGrid w:val="0"/>
          <w:sz w:val="21"/>
          <w:szCs w:val="21"/>
        </w:rPr>
        <w:t>[45]</w:t>
      </w:r>
      <w:r w:rsidRPr="002438B8">
        <w:rPr>
          <w:noProof/>
          <w:snapToGrid w:val="0"/>
          <w:sz w:val="21"/>
          <w:szCs w:val="21"/>
        </w:rPr>
        <w:tab/>
        <w:t xml:space="preserve">Fagervold S K, Watts J E M, May H D, et al. Sequential reductive dechlorination of meta-chlorinated polychlorinated biphenyl congeners in sediment microcosms by two different </w:t>
      </w:r>
      <w:r w:rsidRPr="00587879">
        <w:rPr>
          <w:i/>
          <w:noProof/>
          <w:snapToGrid w:val="0"/>
          <w:sz w:val="21"/>
          <w:szCs w:val="21"/>
        </w:rPr>
        <w:t>Chloroflexi</w:t>
      </w:r>
      <w:r w:rsidRPr="002438B8">
        <w:rPr>
          <w:noProof/>
          <w:snapToGrid w:val="0"/>
          <w:sz w:val="21"/>
          <w:szCs w:val="21"/>
        </w:rPr>
        <w:t xml:space="preserve"> phylotypes [J]. Applied and Environmental Microbiology, 2005, 71(12): 8085-</w:t>
      </w:r>
      <w:r w:rsidRPr="002438B8">
        <w:rPr>
          <w:rFonts w:hint="eastAsia"/>
          <w:noProof/>
          <w:snapToGrid w:val="0"/>
          <w:sz w:val="21"/>
          <w:szCs w:val="21"/>
        </w:rPr>
        <w:t>80</w:t>
      </w:r>
      <w:r w:rsidRPr="002438B8">
        <w:rPr>
          <w:noProof/>
          <w:snapToGrid w:val="0"/>
          <w:sz w:val="21"/>
          <w:szCs w:val="21"/>
        </w:rPr>
        <w:t>90.</w:t>
      </w:r>
      <w:bookmarkEnd w:id="228"/>
    </w:p>
    <w:p w14:paraId="5B1C68CB"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29" w:name="_ENREF_46"/>
      <w:r w:rsidRPr="002438B8">
        <w:rPr>
          <w:noProof/>
          <w:snapToGrid w:val="0"/>
          <w:sz w:val="21"/>
          <w:szCs w:val="21"/>
        </w:rPr>
        <w:t>[46]</w:t>
      </w:r>
      <w:r w:rsidRPr="002438B8">
        <w:rPr>
          <w:noProof/>
          <w:snapToGrid w:val="0"/>
          <w:sz w:val="21"/>
          <w:szCs w:val="21"/>
        </w:rPr>
        <w:tab/>
        <w:t xml:space="preserve">Wang S Q, Chng K R, Wilm A, et al. Genomic characterization of three unique </w:t>
      </w:r>
      <w:r w:rsidRPr="001A4671">
        <w:rPr>
          <w:i/>
          <w:noProof/>
          <w:snapToGrid w:val="0"/>
          <w:sz w:val="21"/>
          <w:szCs w:val="21"/>
        </w:rPr>
        <w:t>Dehalococcoides</w:t>
      </w:r>
      <w:r w:rsidRPr="002438B8">
        <w:rPr>
          <w:noProof/>
          <w:snapToGrid w:val="0"/>
          <w:sz w:val="21"/>
          <w:szCs w:val="21"/>
        </w:rPr>
        <w:t xml:space="preserve"> that respire on persistent polychlorinated biphenyls [J]. Proceedings of the National Academy of Sciences of the United States of America, 2014, 111(33): 12103-</w:t>
      </w:r>
      <w:r w:rsidRPr="002438B8">
        <w:rPr>
          <w:rFonts w:hint="eastAsia"/>
          <w:noProof/>
          <w:snapToGrid w:val="0"/>
          <w:sz w:val="21"/>
          <w:szCs w:val="21"/>
        </w:rPr>
        <w:t>1210</w:t>
      </w:r>
      <w:r w:rsidRPr="002438B8">
        <w:rPr>
          <w:noProof/>
          <w:snapToGrid w:val="0"/>
          <w:sz w:val="21"/>
          <w:szCs w:val="21"/>
        </w:rPr>
        <w:t>8.</w:t>
      </w:r>
      <w:bookmarkEnd w:id="229"/>
    </w:p>
    <w:p w14:paraId="6BED1E4B"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0" w:name="_ENREF_47"/>
      <w:r w:rsidRPr="002438B8">
        <w:rPr>
          <w:noProof/>
          <w:snapToGrid w:val="0"/>
          <w:sz w:val="21"/>
          <w:szCs w:val="21"/>
        </w:rPr>
        <w:t>[47]</w:t>
      </w:r>
      <w:r w:rsidRPr="002438B8">
        <w:rPr>
          <w:noProof/>
          <w:snapToGrid w:val="0"/>
          <w:sz w:val="21"/>
          <w:szCs w:val="21"/>
        </w:rPr>
        <w:tab/>
        <w:t xml:space="preserve">Wang S, Chng K R, Chen C, et al. Genomic characterization of </w:t>
      </w:r>
      <w:r w:rsidRPr="00F86A9B">
        <w:rPr>
          <w:i/>
          <w:noProof/>
          <w:snapToGrid w:val="0"/>
          <w:sz w:val="21"/>
          <w:szCs w:val="21"/>
        </w:rPr>
        <w:t>Dehalococcoides mccartyi</w:t>
      </w:r>
      <w:r w:rsidRPr="002438B8">
        <w:rPr>
          <w:noProof/>
          <w:snapToGrid w:val="0"/>
          <w:sz w:val="21"/>
          <w:szCs w:val="21"/>
        </w:rPr>
        <w:t xml:space="preserve"> strain JNA that reductively dechlorinates tetrachloroethene and polychlorinated biphenyls [J]. Environmental Science and Technology, 2015, 49(24): 14319-14325.</w:t>
      </w:r>
      <w:bookmarkEnd w:id="230"/>
    </w:p>
    <w:p w14:paraId="02B00854"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1" w:name="_ENREF_48"/>
      <w:r w:rsidRPr="002438B8">
        <w:rPr>
          <w:noProof/>
          <w:snapToGrid w:val="0"/>
          <w:sz w:val="21"/>
          <w:szCs w:val="21"/>
        </w:rPr>
        <w:t>[48]</w:t>
      </w:r>
      <w:r w:rsidRPr="002438B8">
        <w:rPr>
          <w:noProof/>
          <w:snapToGrid w:val="0"/>
          <w:sz w:val="21"/>
          <w:szCs w:val="21"/>
        </w:rPr>
        <w:tab/>
        <w:t>Xu Y, Yu Y, Gregory K, et al. Comprehensive assessment of bacterial communities and analysis of PCB congeners in PCB-contaminated sediment with depth [J]. Journal of Environmental Engineering, 2012, 138(12): 1167-</w:t>
      </w:r>
      <w:r w:rsidRPr="002438B8">
        <w:rPr>
          <w:rFonts w:hint="eastAsia"/>
          <w:noProof/>
          <w:snapToGrid w:val="0"/>
          <w:sz w:val="21"/>
          <w:szCs w:val="21"/>
        </w:rPr>
        <w:t>11</w:t>
      </w:r>
      <w:r w:rsidRPr="002438B8">
        <w:rPr>
          <w:noProof/>
          <w:snapToGrid w:val="0"/>
          <w:sz w:val="21"/>
          <w:szCs w:val="21"/>
        </w:rPr>
        <w:t>78.</w:t>
      </w:r>
      <w:bookmarkEnd w:id="231"/>
    </w:p>
    <w:p w14:paraId="363C3357"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2" w:name="_ENREF_49"/>
      <w:r w:rsidRPr="002438B8">
        <w:rPr>
          <w:noProof/>
          <w:snapToGrid w:val="0"/>
          <w:sz w:val="21"/>
          <w:szCs w:val="21"/>
        </w:rPr>
        <w:t>[49]</w:t>
      </w:r>
      <w:r w:rsidRPr="002438B8">
        <w:rPr>
          <w:noProof/>
          <w:snapToGrid w:val="0"/>
          <w:sz w:val="21"/>
          <w:szCs w:val="21"/>
        </w:rPr>
        <w:tab/>
        <w:t>Kjellerup B V, Sun X, Ghosh U, et al. Site-specific microbial communities in three PCB-impacted sediments are associated with different in situ dechlorinating activities [J]. Environmental Microbiology, 2008, 10(5): 1296-</w:t>
      </w:r>
      <w:r w:rsidRPr="002438B8">
        <w:rPr>
          <w:rFonts w:hint="eastAsia"/>
          <w:noProof/>
          <w:snapToGrid w:val="0"/>
          <w:sz w:val="21"/>
          <w:szCs w:val="21"/>
        </w:rPr>
        <w:t>1</w:t>
      </w:r>
      <w:r w:rsidRPr="002438B8">
        <w:rPr>
          <w:noProof/>
          <w:snapToGrid w:val="0"/>
          <w:sz w:val="21"/>
          <w:szCs w:val="21"/>
        </w:rPr>
        <w:t>309.</w:t>
      </w:r>
      <w:bookmarkEnd w:id="232"/>
    </w:p>
    <w:p w14:paraId="3E8A6C9F"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3" w:name="_ENREF_50"/>
      <w:r w:rsidRPr="002438B8">
        <w:rPr>
          <w:noProof/>
          <w:snapToGrid w:val="0"/>
          <w:sz w:val="21"/>
          <w:szCs w:val="21"/>
        </w:rPr>
        <w:t>[50]</w:t>
      </w:r>
      <w:r w:rsidRPr="002438B8">
        <w:rPr>
          <w:noProof/>
          <w:snapToGrid w:val="0"/>
          <w:sz w:val="21"/>
          <w:szCs w:val="21"/>
        </w:rPr>
        <w:tab/>
        <w:t xml:space="preserve">Duhamel M, Mo K, Edwards E A. Characterization of a highly enriched </w:t>
      </w:r>
      <w:r w:rsidRPr="00F86A9B">
        <w:rPr>
          <w:i/>
          <w:noProof/>
          <w:snapToGrid w:val="0"/>
          <w:sz w:val="21"/>
          <w:szCs w:val="21"/>
        </w:rPr>
        <w:t>dehalococcoides</w:t>
      </w:r>
      <w:r w:rsidRPr="002438B8">
        <w:rPr>
          <w:noProof/>
          <w:snapToGrid w:val="0"/>
          <w:sz w:val="21"/>
          <w:szCs w:val="21"/>
        </w:rPr>
        <w:t>-containing culture that grows on vinyl chloride and trichloroethene [J]. Applied and Environmental Microbiology, 2004, 70(9): 5538-</w:t>
      </w:r>
      <w:r w:rsidRPr="002438B8">
        <w:rPr>
          <w:rFonts w:hint="eastAsia"/>
          <w:noProof/>
          <w:snapToGrid w:val="0"/>
          <w:sz w:val="21"/>
          <w:szCs w:val="21"/>
        </w:rPr>
        <w:t>55</w:t>
      </w:r>
      <w:r w:rsidRPr="002438B8">
        <w:rPr>
          <w:noProof/>
          <w:snapToGrid w:val="0"/>
          <w:sz w:val="21"/>
          <w:szCs w:val="21"/>
        </w:rPr>
        <w:t>45.</w:t>
      </w:r>
      <w:bookmarkEnd w:id="233"/>
    </w:p>
    <w:p w14:paraId="5F75DC56"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4" w:name="_ENREF_51"/>
      <w:r w:rsidRPr="002438B8">
        <w:rPr>
          <w:noProof/>
          <w:snapToGrid w:val="0"/>
          <w:sz w:val="21"/>
          <w:szCs w:val="21"/>
        </w:rPr>
        <w:t>[51]</w:t>
      </w:r>
      <w:r w:rsidRPr="002438B8">
        <w:rPr>
          <w:noProof/>
          <w:snapToGrid w:val="0"/>
          <w:sz w:val="21"/>
          <w:szCs w:val="21"/>
        </w:rPr>
        <w:tab/>
        <w:t xml:space="preserve">Hölscher T, Krajmalnik-Brown R, Ritalahti K M, et al. Multiple nonidentical reductive-dehalogenase-homologous genes are common in </w:t>
      </w:r>
      <w:r w:rsidRPr="00F86A9B">
        <w:rPr>
          <w:i/>
          <w:noProof/>
          <w:snapToGrid w:val="0"/>
          <w:sz w:val="21"/>
          <w:szCs w:val="21"/>
        </w:rPr>
        <w:t>Dehalococcoides</w:t>
      </w:r>
      <w:r w:rsidRPr="002438B8">
        <w:rPr>
          <w:noProof/>
          <w:snapToGrid w:val="0"/>
          <w:sz w:val="21"/>
          <w:szCs w:val="21"/>
        </w:rPr>
        <w:t xml:space="preserve"> [J]. Applied and Environmental Microbiology, 2004, 70(9): 5290-5297.</w:t>
      </w:r>
      <w:bookmarkEnd w:id="234"/>
    </w:p>
    <w:p w14:paraId="4792C182"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5" w:name="_ENREF_52"/>
      <w:r w:rsidRPr="002438B8">
        <w:rPr>
          <w:noProof/>
          <w:snapToGrid w:val="0"/>
          <w:sz w:val="21"/>
          <w:szCs w:val="21"/>
        </w:rPr>
        <w:t>[52]</w:t>
      </w:r>
      <w:r w:rsidRPr="002438B8">
        <w:rPr>
          <w:noProof/>
          <w:snapToGrid w:val="0"/>
          <w:sz w:val="21"/>
          <w:szCs w:val="21"/>
        </w:rPr>
        <w:tab/>
        <w:t xml:space="preserve">Mcmurdie P J, Behrens S F, Müller J A, et al. Localized plasticity in the streamlined genomes of vinyl chloride respiring </w:t>
      </w:r>
      <w:r w:rsidRPr="00F86A9B">
        <w:rPr>
          <w:i/>
          <w:noProof/>
          <w:snapToGrid w:val="0"/>
          <w:sz w:val="21"/>
          <w:szCs w:val="21"/>
        </w:rPr>
        <w:t>Dehalococcoides</w:t>
      </w:r>
      <w:r w:rsidRPr="002438B8">
        <w:rPr>
          <w:noProof/>
          <w:snapToGrid w:val="0"/>
          <w:sz w:val="21"/>
          <w:szCs w:val="21"/>
        </w:rPr>
        <w:t xml:space="preserve"> [J]. Plos Genetics, 2009, 5(11).</w:t>
      </w:r>
      <w:bookmarkEnd w:id="235"/>
    </w:p>
    <w:p w14:paraId="64167223"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6" w:name="_ENREF_53"/>
      <w:r w:rsidRPr="002438B8">
        <w:rPr>
          <w:noProof/>
          <w:snapToGrid w:val="0"/>
          <w:sz w:val="21"/>
          <w:szCs w:val="21"/>
        </w:rPr>
        <w:t>[53]</w:t>
      </w:r>
      <w:r w:rsidRPr="002438B8">
        <w:rPr>
          <w:noProof/>
          <w:snapToGrid w:val="0"/>
          <w:sz w:val="21"/>
          <w:szCs w:val="21"/>
        </w:rPr>
        <w:tab/>
        <w:t xml:space="preserve">Matturro B, Di Lenola M, Ubaldi C, et al. First evidence on the occurrence and dynamics of </w:t>
      </w:r>
      <w:r w:rsidRPr="00F86A9B">
        <w:rPr>
          <w:i/>
          <w:noProof/>
          <w:snapToGrid w:val="0"/>
          <w:sz w:val="21"/>
          <w:szCs w:val="21"/>
        </w:rPr>
        <w:t>Dehalococcoides mccartyi</w:t>
      </w:r>
      <w:r w:rsidRPr="002438B8">
        <w:rPr>
          <w:noProof/>
          <w:snapToGrid w:val="0"/>
          <w:sz w:val="21"/>
          <w:szCs w:val="21"/>
        </w:rPr>
        <w:t xml:space="preserve"> PCB-dechlorinase genes in marine sediment during Aroclor1254 reductive dechlorination [J]. Marine Pollution Bulletin, 2016, 112(1–2): 189-</w:t>
      </w:r>
      <w:r w:rsidRPr="002438B8">
        <w:rPr>
          <w:rFonts w:hint="eastAsia"/>
          <w:noProof/>
          <w:snapToGrid w:val="0"/>
          <w:sz w:val="21"/>
          <w:szCs w:val="21"/>
        </w:rPr>
        <w:t>1</w:t>
      </w:r>
      <w:r w:rsidRPr="002438B8">
        <w:rPr>
          <w:noProof/>
          <w:snapToGrid w:val="0"/>
          <w:sz w:val="21"/>
          <w:szCs w:val="21"/>
        </w:rPr>
        <w:t>94.</w:t>
      </w:r>
      <w:bookmarkEnd w:id="236"/>
    </w:p>
    <w:p w14:paraId="4C25A7B8"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7" w:name="_ENREF_54"/>
      <w:r w:rsidRPr="002438B8">
        <w:rPr>
          <w:noProof/>
          <w:snapToGrid w:val="0"/>
          <w:sz w:val="21"/>
          <w:szCs w:val="21"/>
        </w:rPr>
        <w:lastRenderedPageBreak/>
        <w:t>[54]</w:t>
      </w:r>
      <w:r w:rsidRPr="002438B8">
        <w:rPr>
          <w:noProof/>
          <w:snapToGrid w:val="0"/>
          <w:sz w:val="21"/>
          <w:szCs w:val="21"/>
        </w:rPr>
        <w:tab/>
        <w:t>Cho Y C, Oh K H. Effects of sulfate concentration on the anaerobic dechlorination of polychlorinated biphenyls in estuarine sediments [J]. Journal of Microbiology, 2005, 43(2): 166-</w:t>
      </w:r>
      <w:r w:rsidRPr="002438B8">
        <w:rPr>
          <w:rFonts w:hint="eastAsia"/>
          <w:noProof/>
          <w:snapToGrid w:val="0"/>
          <w:sz w:val="21"/>
          <w:szCs w:val="21"/>
        </w:rPr>
        <w:t>1</w:t>
      </w:r>
      <w:r w:rsidRPr="002438B8">
        <w:rPr>
          <w:noProof/>
          <w:snapToGrid w:val="0"/>
          <w:sz w:val="21"/>
          <w:szCs w:val="21"/>
        </w:rPr>
        <w:t>71.</w:t>
      </w:r>
      <w:bookmarkEnd w:id="237"/>
    </w:p>
    <w:p w14:paraId="5BA0131C"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8" w:name="_ENREF_55"/>
      <w:r w:rsidRPr="002438B8">
        <w:rPr>
          <w:noProof/>
          <w:snapToGrid w:val="0"/>
          <w:sz w:val="21"/>
          <w:szCs w:val="21"/>
        </w:rPr>
        <w:t>[55]</w:t>
      </w:r>
      <w:r w:rsidRPr="002438B8">
        <w:rPr>
          <w:noProof/>
          <w:snapToGrid w:val="0"/>
          <w:sz w:val="21"/>
          <w:szCs w:val="21"/>
        </w:rPr>
        <w:tab/>
        <w:t>Morris P J, Mohn W W, Rd J F Q, et al. Establishment of polychlorinated biphenyl-degrading enrichment culture with predominantly meta dechlorination [J]. Applied and Environmental Microbiology, 1992, 58(9): 3088-3094.</w:t>
      </w:r>
      <w:bookmarkEnd w:id="238"/>
    </w:p>
    <w:p w14:paraId="270A0E23"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39" w:name="_ENREF_56"/>
      <w:r w:rsidRPr="002438B8">
        <w:rPr>
          <w:noProof/>
          <w:snapToGrid w:val="0"/>
          <w:sz w:val="21"/>
          <w:szCs w:val="21"/>
        </w:rPr>
        <w:t>[56]</w:t>
      </w:r>
      <w:r w:rsidRPr="002438B8">
        <w:rPr>
          <w:noProof/>
          <w:snapToGrid w:val="0"/>
          <w:sz w:val="21"/>
          <w:szCs w:val="21"/>
        </w:rPr>
        <w:tab/>
        <w:t>Rysavy J P, Yan T, Novak P J. Enrichment of anaerobic polychlorinated biphenyl dechlorinators from sediment with iron as a hydrogen source [J]. Water Research, 2005, 39(4): 569-</w:t>
      </w:r>
      <w:r w:rsidRPr="002438B8">
        <w:rPr>
          <w:rFonts w:hint="eastAsia"/>
          <w:noProof/>
          <w:snapToGrid w:val="0"/>
          <w:sz w:val="21"/>
          <w:szCs w:val="21"/>
        </w:rPr>
        <w:t>5</w:t>
      </w:r>
      <w:r w:rsidRPr="002438B8">
        <w:rPr>
          <w:noProof/>
          <w:snapToGrid w:val="0"/>
          <w:sz w:val="21"/>
          <w:szCs w:val="21"/>
        </w:rPr>
        <w:t>78.</w:t>
      </w:r>
      <w:bookmarkEnd w:id="239"/>
    </w:p>
    <w:p w14:paraId="47CD1CF2"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40" w:name="_ENREF_57"/>
      <w:r w:rsidRPr="002438B8">
        <w:rPr>
          <w:noProof/>
          <w:snapToGrid w:val="0"/>
          <w:sz w:val="21"/>
          <w:szCs w:val="21"/>
        </w:rPr>
        <w:t>[57]</w:t>
      </w:r>
      <w:r w:rsidRPr="002438B8">
        <w:rPr>
          <w:noProof/>
          <w:snapToGrid w:val="0"/>
          <w:sz w:val="21"/>
          <w:szCs w:val="21"/>
        </w:rPr>
        <w:tab/>
        <w:t>Wei N, Finneran K T. Influence of ferric iron on complete dechlorination of trichloroethylene (TCE) to ethene: Fe(III) reduction does not always inhibit complete dechlorination [J]. Environmental Science and Technology, 2011, 45(17): 7422-</w:t>
      </w:r>
      <w:r w:rsidRPr="002438B8">
        <w:rPr>
          <w:rFonts w:hint="eastAsia"/>
          <w:noProof/>
          <w:snapToGrid w:val="0"/>
          <w:sz w:val="21"/>
          <w:szCs w:val="21"/>
        </w:rPr>
        <w:t>74</w:t>
      </w:r>
      <w:r w:rsidRPr="002438B8">
        <w:rPr>
          <w:noProof/>
          <w:snapToGrid w:val="0"/>
          <w:sz w:val="21"/>
          <w:szCs w:val="21"/>
        </w:rPr>
        <w:t>30.</w:t>
      </w:r>
      <w:bookmarkEnd w:id="240"/>
    </w:p>
    <w:p w14:paraId="22DC4DA7"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41" w:name="_ENREF_58"/>
      <w:r w:rsidRPr="002438B8">
        <w:rPr>
          <w:noProof/>
          <w:snapToGrid w:val="0"/>
          <w:sz w:val="21"/>
          <w:szCs w:val="21"/>
        </w:rPr>
        <w:t>[58]</w:t>
      </w:r>
      <w:r w:rsidRPr="002438B8">
        <w:rPr>
          <w:noProof/>
          <w:snapToGrid w:val="0"/>
          <w:sz w:val="21"/>
          <w:szCs w:val="21"/>
        </w:rPr>
        <w:tab/>
        <w:t>Yan T, Lapara T M, Novak P J. The effect of varying levels of sodium bicarbonate on polychlorinated biphenyl dechlorination in Hudson River sediment cultures [J]. Environmental Microbiology, 2006, 8(7): 1288-</w:t>
      </w:r>
      <w:r w:rsidRPr="002438B8">
        <w:rPr>
          <w:rFonts w:hint="eastAsia"/>
          <w:noProof/>
          <w:snapToGrid w:val="0"/>
          <w:sz w:val="21"/>
          <w:szCs w:val="21"/>
        </w:rPr>
        <w:t>12</w:t>
      </w:r>
      <w:r w:rsidRPr="002438B8">
        <w:rPr>
          <w:noProof/>
          <w:snapToGrid w:val="0"/>
          <w:sz w:val="21"/>
          <w:szCs w:val="21"/>
        </w:rPr>
        <w:t>98.</w:t>
      </w:r>
      <w:bookmarkEnd w:id="241"/>
    </w:p>
    <w:p w14:paraId="789BBC0F" w14:textId="77777777" w:rsidR="00572E93" w:rsidRPr="002438B8" w:rsidRDefault="00572E93" w:rsidP="00572E93">
      <w:pPr>
        <w:adjustRightInd w:val="0"/>
        <w:snapToGrid w:val="0"/>
        <w:spacing w:line="300" w:lineRule="exact"/>
        <w:ind w:left="420" w:hangingChars="200" w:hanging="420"/>
        <w:rPr>
          <w:noProof/>
          <w:snapToGrid w:val="0"/>
          <w:sz w:val="21"/>
          <w:szCs w:val="21"/>
        </w:rPr>
      </w:pPr>
      <w:bookmarkStart w:id="242" w:name="_ENREF_59"/>
      <w:r w:rsidRPr="002438B8">
        <w:rPr>
          <w:noProof/>
          <w:snapToGrid w:val="0"/>
          <w:sz w:val="21"/>
          <w:szCs w:val="21"/>
        </w:rPr>
        <w:t>[59]</w:t>
      </w:r>
      <w:r w:rsidRPr="002438B8">
        <w:rPr>
          <w:noProof/>
          <w:snapToGrid w:val="0"/>
          <w:sz w:val="21"/>
          <w:szCs w:val="21"/>
        </w:rPr>
        <w:tab/>
        <w:t xml:space="preserve">Xu Y. Microbial-catalyzed Reductive Dechlorination of Polychlorinated </w:t>
      </w:r>
      <w:r w:rsidRPr="002438B8">
        <w:rPr>
          <w:rFonts w:hint="eastAsia"/>
          <w:noProof/>
          <w:snapToGrid w:val="0"/>
          <w:sz w:val="21"/>
          <w:szCs w:val="21"/>
        </w:rPr>
        <w:t>b</w:t>
      </w:r>
      <w:r w:rsidRPr="002438B8">
        <w:rPr>
          <w:noProof/>
          <w:snapToGrid w:val="0"/>
          <w:sz w:val="21"/>
          <w:szCs w:val="21"/>
        </w:rPr>
        <w:t>iphenyl (pcbs) in Hudson and Grasse River sediment – Shifts of microorganisms, PCB tracker pairs and geochemical properties [</w:t>
      </w:r>
      <w:r w:rsidRPr="002438B8">
        <w:rPr>
          <w:rFonts w:hint="eastAsia"/>
          <w:noProof/>
          <w:snapToGrid w:val="0"/>
          <w:sz w:val="21"/>
          <w:szCs w:val="21"/>
        </w:rPr>
        <w:t>D</w:t>
      </w:r>
      <w:r w:rsidRPr="002438B8">
        <w:rPr>
          <w:noProof/>
          <w:snapToGrid w:val="0"/>
          <w:sz w:val="21"/>
          <w:szCs w:val="21"/>
        </w:rPr>
        <w:t>]. Carnegie Mellon University</w:t>
      </w:r>
      <w:r w:rsidRPr="002438B8">
        <w:rPr>
          <w:rFonts w:hint="eastAsia"/>
          <w:noProof/>
          <w:snapToGrid w:val="0"/>
          <w:sz w:val="21"/>
          <w:szCs w:val="21"/>
        </w:rPr>
        <w:t>,</w:t>
      </w:r>
      <w:r w:rsidRPr="002438B8">
        <w:rPr>
          <w:noProof/>
          <w:snapToGrid w:val="0"/>
          <w:sz w:val="21"/>
          <w:szCs w:val="21"/>
        </w:rPr>
        <w:t xml:space="preserve">2011. </w:t>
      </w:r>
      <w:bookmarkEnd w:id="242"/>
    </w:p>
    <w:p w14:paraId="098A74BA" w14:textId="77777777" w:rsidR="00572E93" w:rsidRDefault="00572E93" w:rsidP="00572E93">
      <w:pPr>
        <w:adjustRightInd w:val="0"/>
        <w:snapToGrid w:val="0"/>
        <w:spacing w:line="300" w:lineRule="exact"/>
        <w:ind w:left="420" w:hangingChars="200" w:hanging="420"/>
        <w:rPr>
          <w:noProof/>
          <w:snapToGrid w:val="0"/>
          <w:sz w:val="21"/>
          <w:szCs w:val="21"/>
        </w:rPr>
      </w:pPr>
      <w:r w:rsidRPr="007B4880">
        <w:rPr>
          <w:noProof/>
          <w:snapToGrid w:val="0"/>
          <w:kern w:val="0"/>
          <w:sz w:val="21"/>
          <w:szCs w:val="21"/>
        </w:rPr>
        <w:t>[60]</w:t>
      </w:r>
      <w:r w:rsidRPr="007B4880">
        <w:rPr>
          <w:noProof/>
          <w:snapToGrid w:val="0"/>
          <w:kern w:val="0"/>
          <w:sz w:val="21"/>
          <w:szCs w:val="21"/>
        </w:rPr>
        <w:tab/>
        <w:t xml:space="preserve">Bolger A M, Lohse M, Usadel B. Trimmomatic: </w:t>
      </w:r>
      <w:r>
        <w:rPr>
          <w:rFonts w:hint="eastAsia"/>
          <w:noProof/>
          <w:snapToGrid w:val="0"/>
          <w:kern w:val="0"/>
          <w:sz w:val="21"/>
          <w:szCs w:val="21"/>
        </w:rPr>
        <w:t>A</w:t>
      </w:r>
      <w:r w:rsidRPr="007B4880">
        <w:rPr>
          <w:noProof/>
          <w:snapToGrid w:val="0"/>
          <w:kern w:val="0"/>
          <w:sz w:val="21"/>
          <w:szCs w:val="21"/>
        </w:rPr>
        <w:t xml:space="preserve"> flexible trimmer for Illumina sequence data [J]. Bioinformatics, 2014, 30(15): 2114-</w:t>
      </w:r>
      <w:r>
        <w:rPr>
          <w:rFonts w:hint="eastAsia"/>
          <w:noProof/>
          <w:snapToGrid w:val="0"/>
          <w:kern w:val="0"/>
          <w:sz w:val="21"/>
          <w:szCs w:val="21"/>
        </w:rPr>
        <w:t>21</w:t>
      </w:r>
      <w:r w:rsidRPr="007B4880">
        <w:rPr>
          <w:noProof/>
          <w:snapToGrid w:val="0"/>
          <w:kern w:val="0"/>
          <w:sz w:val="21"/>
          <w:szCs w:val="21"/>
        </w:rPr>
        <w:t>20.</w:t>
      </w:r>
      <w:r w:rsidRPr="002438B8">
        <w:rPr>
          <w:noProof/>
          <w:snapToGrid w:val="0"/>
          <w:sz w:val="21"/>
          <w:szCs w:val="21"/>
        </w:rPr>
        <w:t xml:space="preserve"> </w:t>
      </w:r>
    </w:p>
    <w:p w14:paraId="1FACBEFE" w14:textId="77777777" w:rsidR="00572E93" w:rsidRPr="00572E93" w:rsidRDefault="00572E93" w:rsidP="00572E93">
      <w:pPr>
        <w:adjustRightInd w:val="0"/>
        <w:snapToGrid w:val="0"/>
        <w:spacing w:line="300" w:lineRule="exact"/>
        <w:ind w:left="420" w:hangingChars="200" w:hanging="420"/>
        <w:rPr>
          <w:noProof/>
          <w:snapToGrid w:val="0"/>
          <w:spacing w:val="-2"/>
          <w:kern w:val="0"/>
          <w:sz w:val="21"/>
          <w:szCs w:val="21"/>
        </w:rPr>
      </w:pPr>
      <w:bookmarkStart w:id="243" w:name="_ENREF_61"/>
      <w:r w:rsidRPr="003B02FF">
        <w:rPr>
          <w:noProof/>
          <w:snapToGrid w:val="0"/>
          <w:kern w:val="0"/>
          <w:sz w:val="21"/>
          <w:szCs w:val="21"/>
        </w:rPr>
        <w:t>[61]</w:t>
      </w:r>
      <w:r w:rsidRPr="003B02FF">
        <w:rPr>
          <w:noProof/>
          <w:snapToGrid w:val="0"/>
          <w:kern w:val="0"/>
          <w:sz w:val="21"/>
          <w:szCs w:val="21"/>
        </w:rPr>
        <w:tab/>
      </w:r>
      <w:r w:rsidRPr="00572E93">
        <w:rPr>
          <w:noProof/>
          <w:snapToGrid w:val="0"/>
          <w:spacing w:val="-2"/>
          <w:kern w:val="0"/>
          <w:sz w:val="21"/>
          <w:szCs w:val="21"/>
        </w:rPr>
        <w:t>Schloss P D, Westcott S L, Ryabin T, et al. Introducing mothur: Open-source, platform-independent, community-supported software for describing and comparing microbial communities [J]. Applied and Environmental Microbiology, 2009, 75(23): 7537-</w:t>
      </w:r>
      <w:r w:rsidRPr="00572E93">
        <w:rPr>
          <w:rFonts w:hint="eastAsia"/>
          <w:noProof/>
          <w:snapToGrid w:val="0"/>
          <w:spacing w:val="-2"/>
          <w:kern w:val="0"/>
          <w:sz w:val="21"/>
          <w:szCs w:val="21"/>
        </w:rPr>
        <w:t>75</w:t>
      </w:r>
      <w:r w:rsidRPr="00572E93">
        <w:rPr>
          <w:noProof/>
          <w:snapToGrid w:val="0"/>
          <w:spacing w:val="-2"/>
          <w:kern w:val="0"/>
          <w:sz w:val="21"/>
          <w:szCs w:val="21"/>
        </w:rPr>
        <w:t>41.</w:t>
      </w:r>
      <w:bookmarkEnd w:id="243"/>
    </w:p>
    <w:p w14:paraId="4127CB53" w14:textId="77777777" w:rsidR="00572E93" w:rsidRPr="003B02FF" w:rsidRDefault="00572E93" w:rsidP="00572E93">
      <w:pPr>
        <w:adjustRightInd w:val="0"/>
        <w:snapToGrid w:val="0"/>
        <w:spacing w:line="300" w:lineRule="exact"/>
        <w:ind w:left="420" w:hangingChars="200" w:hanging="420"/>
        <w:rPr>
          <w:noProof/>
          <w:snapToGrid w:val="0"/>
          <w:kern w:val="0"/>
          <w:sz w:val="21"/>
          <w:szCs w:val="21"/>
        </w:rPr>
      </w:pPr>
      <w:bookmarkStart w:id="244" w:name="_ENREF_62"/>
      <w:r w:rsidRPr="003B02FF">
        <w:rPr>
          <w:noProof/>
          <w:snapToGrid w:val="0"/>
          <w:kern w:val="0"/>
          <w:sz w:val="21"/>
          <w:szCs w:val="21"/>
        </w:rPr>
        <w:t>[62]</w:t>
      </w:r>
      <w:r w:rsidRPr="003B02FF">
        <w:rPr>
          <w:noProof/>
          <w:snapToGrid w:val="0"/>
          <w:kern w:val="0"/>
          <w:sz w:val="21"/>
          <w:szCs w:val="21"/>
        </w:rPr>
        <w:tab/>
        <w:t xml:space="preserve">Magoč T, Salzberg S L. FLASH: </w:t>
      </w:r>
      <w:r>
        <w:rPr>
          <w:rFonts w:hint="eastAsia"/>
          <w:noProof/>
          <w:snapToGrid w:val="0"/>
          <w:kern w:val="0"/>
          <w:sz w:val="21"/>
          <w:szCs w:val="21"/>
        </w:rPr>
        <w:t>F</w:t>
      </w:r>
      <w:r w:rsidRPr="003B02FF">
        <w:rPr>
          <w:noProof/>
          <w:snapToGrid w:val="0"/>
          <w:kern w:val="0"/>
          <w:sz w:val="21"/>
          <w:szCs w:val="21"/>
        </w:rPr>
        <w:t>ast length adjustment of short reads to improve genome assemblies [J]. Bioinformatics, 2011, 27(21): 2957-</w:t>
      </w:r>
      <w:r>
        <w:rPr>
          <w:rFonts w:hint="eastAsia"/>
          <w:noProof/>
          <w:snapToGrid w:val="0"/>
          <w:kern w:val="0"/>
          <w:sz w:val="21"/>
          <w:szCs w:val="21"/>
        </w:rPr>
        <w:t>29</w:t>
      </w:r>
      <w:r w:rsidRPr="003B02FF">
        <w:rPr>
          <w:noProof/>
          <w:snapToGrid w:val="0"/>
          <w:kern w:val="0"/>
          <w:sz w:val="21"/>
          <w:szCs w:val="21"/>
        </w:rPr>
        <w:t>63.</w:t>
      </w:r>
      <w:bookmarkEnd w:id="244"/>
    </w:p>
    <w:p w14:paraId="2EAFF9B5" w14:textId="77777777" w:rsidR="00572E93" w:rsidRPr="003B02FF" w:rsidRDefault="00572E93" w:rsidP="00572E93">
      <w:pPr>
        <w:adjustRightInd w:val="0"/>
        <w:snapToGrid w:val="0"/>
        <w:spacing w:line="300" w:lineRule="exact"/>
        <w:ind w:left="420" w:hangingChars="200" w:hanging="420"/>
        <w:rPr>
          <w:noProof/>
          <w:snapToGrid w:val="0"/>
          <w:kern w:val="0"/>
          <w:sz w:val="21"/>
          <w:szCs w:val="21"/>
        </w:rPr>
      </w:pPr>
      <w:bookmarkStart w:id="245" w:name="_ENREF_63"/>
      <w:r w:rsidRPr="003B02FF">
        <w:rPr>
          <w:noProof/>
          <w:snapToGrid w:val="0"/>
          <w:kern w:val="0"/>
          <w:sz w:val="21"/>
          <w:szCs w:val="21"/>
        </w:rPr>
        <w:t>[63]</w:t>
      </w:r>
      <w:r w:rsidRPr="003B02FF">
        <w:rPr>
          <w:noProof/>
          <w:snapToGrid w:val="0"/>
          <w:kern w:val="0"/>
          <w:sz w:val="21"/>
          <w:szCs w:val="21"/>
        </w:rPr>
        <w:tab/>
        <w:t>Caporaso J G, Kuczynski J, Stombaugh J, et al. QIIME allows analysis of high-throughput community sequencing data [J]. Nat</w:t>
      </w:r>
      <w:r>
        <w:rPr>
          <w:rFonts w:hint="eastAsia"/>
          <w:noProof/>
          <w:snapToGrid w:val="0"/>
          <w:kern w:val="0"/>
          <w:sz w:val="21"/>
          <w:szCs w:val="21"/>
        </w:rPr>
        <w:t>ure</w:t>
      </w:r>
      <w:r w:rsidRPr="003B02FF">
        <w:rPr>
          <w:noProof/>
          <w:snapToGrid w:val="0"/>
          <w:kern w:val="0"/>
          <w:sz w:val="21"/>
          <w:szCs w:val="21"/>
        </w:rPr>
        <w:t xml:space="preserve"> Methods, 2010, 7(5): 335-</w:t>
      </w:r>
      <w:r>
        <w:rPr>
          <w:rFonts w:hint="eastAsia"/>
          <w:noProof/>
          <w:snapToGrid w:val="0"/>
          <w:kern w:val="0"/>
          <w:sz w:val="21"/>
          <w:szCs w:val="21"/>
        </w:rPr>
        <w:t>33</w:t>
      </w:r>
      <w:r w:rsidRPr="003B02FF">
        <w:rPr>
          <w:noProof/>
          <w:snapToGrid w:val="0"/>
          <w:kern w:val="0"/>
          <w:sz w:val="21"/>
          <w:szCs w:val="21"/>
        </w:rPr>
        <w:t>6.</w:t>
      </w:r>
      <w:bookmarkEnd w:id="245"/>
    </w:p>
    <w:p w14:paraId="300B6454"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[6</w:t>
      </w:r>
      <w:r>
        <w:rPr>
          <w:rFonts w:hint="eastAsia"/>
          <w:noProof/>
          <w:snapToGrid w:val="0"/>
          <w:sz w:val="21"/>
          <w:szCs w:val="21"/>
        </w:rPr>
        <w:t>4</w:t>
      </w:r>
      <w:r w:rsidRPr="002438B8">
        <w:rPr>
          <w:noProof/>
          <w:snapToGrid w:val="0"/>
          <w:sz w:val="21"/>
          <w:szCs w:val="21"/>
        </w:rPr>
        <w:t>]</w:t>
      </w:r>
      <w:r w:rsidRPr="002438B8">
        <w:rPr>
          <w:noProof/>
          <w:snapToGrid w:val="0"/>
          <w:sz w:val="21"/>
          <w:szCs w:val="21"/>
        </w:rPr>
        <w:tab/>
        <w:t xml:space="preserve">Muyzer G, Dewaal E C, Uitterlinden A G. Profiling of </w:t>
      </w:r>
      <w:r w:rsidRPr="002438B8">
        <w:rPr>
          <w:rFonts w:hint="eastAsia"/>
          <w:noProof/>
          <w:snapToGrid w:val="0"/>
          <w:sz w:val="21"/>
          <w:szCs w:val="21"/>
        </w:rPr>
        <w:t>c</w:t>
      </w:r>
      <w:r w:rsidRPr="002438B8">
        <w:rPr>
          <w:noProof/>
          <w:snapToGrid w:val="0"/>
          <w:sz w:val="21"/>
          <w:szCs w:val="21"/>
        </w:rPr>
        <w:t xml:space="preserve">omplex </w:t>
      </w:r>
      <w:r w:rsidRPr="002438B8">
        <w:rPr>
          <w:rFonts w:hint="eastAsia"/>
          <w:noProof/>
          <w:snapToGrid w:val="0"/>
          <w:sz w:val="21"/>
          <w:szCs w:val="21"/>
        </w:rPr>
        <w:t>m</w:t>
      </w:r>
      <w:r w:rsidRPr="002438B8">
        <w:rPr>
          <w:noProof/>
          <w:snapToGrid w:val="0"/>
          <w:sz w:val="21"/>
          <w:szCs w:val="21"/>
        </w:rPr>
        <w:t>icrobial-</w:t>
      </w:r>
      <w:r w:rsidRPr="002438B8">
        <w:rPr>
          <w:rFonts w:hint="eastAsia"/>
          <w:noProof/>
          <w:snapToGrid w:val="0"/>
          <w:sz w:val="21"/>
          <w:szCs w:val="21"/>
        </w:rPr>
        <w:t>p</w:t>
      </w:r>
      <w:r w:rsidRPr="002438B8">
        <w:rPr>
          <w:noProof/>
          <w:snapToGrid w:val="0"/>
          <w:sz w:val="21"/>
          <w:szCs w:val="21"/>
        </w:rPr>
        <w:t xml:space="preserve">opulations by </w:t>
      </w:r>
      <w:r w:rsidRPr="002438B8">
        <w:rPr>
          <w:rFonts w:hint="eastAsia"/>
          <w:noProof/>
          <w:snapToGrid w:val="0"/>
          <w:sz w:val="21"/>
          <w:szCs w:val="21"/>
        </w:rPr>
        <w:t>d</w:t>
      </w:r>
      <w:r w:rsidRPr="002438B8">
        <w:rPr>
          <w:noProof/>
          <w:snapToGrid w:val="0"/>
          <w:sz w:val="21"/>
          <w:szCs w:val="21"/>
        </w:rPr>
        <w:t xml:space="preserve">enaturing </w:t>
      </w:r>
      <w:r w:rsidRPr="002438B8">
        <w:rPr>
          <w:rFonts w:hint="eastAsia"/>
          <w:noProof/>
          <w:snapToGrid w:val="0"/>
          <w:sz w:val="21"/>
          <w:szCs w:val="21"/>
        </w:rPr>
        <w:t>g</w:t>
      </w:r>
      <w:r w:rsidRPr="002438B8">
        <w:rPr>
          <w:noProof/>
          <w:snapToGrid w:val="0"/>
          <w:sz w:val="21"/>
          <w:szCs w:val="21"/>
        </w:rPr>
        <w:t xml:space="preserve">radient </w:t>
      </w:r>
      <w:r w:rsidRPr="002438B8">
        <w:rPr>
          <w:rFonts w:hint="eastAsia"/>
          <w:noProof/>
          <w:snapToGrid w:val="0"/>
          <w:sz w:val="21"/>
          <w:szCs w:val="21"/>
        </w:rPr>
        <w:t>g</w:t>
      </w:r>
      <w:r w:rsidRPr="002438B8">
        <w:rPr>
          <w:noProof/>
          <w:snapToGrid w:val="0"/>
          <w:sz w:val="21"/>
          <w:szCs w:val="21"/>
        </w:rPr>
        <w:t>el-</w:t>
      </w:r>
      <w:r w:rsidRPr="002438B8">
        <w:rPr>
          <w:rFonts w:hint="eastAsia"/>
          <w:noProof/>
          <w:snapToGrid w:val="0"/>
          <w:sz w:val="21"/>
          <w:szCs w:val="21"/>
        </w:rPr>
        <w:t>e</w:t>
      </w:r>
      <w:r w:rsidRPr="002438B8">
        <w:rPr>
          <w:noProof/>
          <w:snapToGrid w:val="0"/>
          <w:sz w:val="21"/>
          <w:szCs w:val="21"/>
        </w:rPr>
        <w:t xml:space="preserve">lectrophoresis analysis of </w:t>
      </w:r>
      <w:r w:rsidRPr="002438B8">
        <w:rPr>
          <w:rFonts w:hint="eastAsia"/>
          <w:noProof/>
          <w:snapToGrid w:val="0"/>
          <w:sz w:val="21"/>
          <w:szCs w:val="21"/>
        </w:rPr>
        <w:t>p</w:t>
      </w:r>
      <w:r w:rsidRPr="002438B8">
        <w:rPr>
          <w:noProof/>
          <w:snapToGrid w:val="0"/>
          <w:sz w:val="21"/>
          <w:szCs w:val="21"/>
        </w:rPr>
        <w:t xml:space="preserve">olymerase </w:t>
      </w:r>
      <w:r w:rsidRPr="002438B8">
        <w:rPr>
          <w:rFonts w:hint="eastAsia"/>
          <w:noProof/>
          <w:snapToGrid w:val="0"/>
          <w:sz w:val="21"/>
          <w:szCs w:val="21"/>
        </w:rPr>
        <w:t>c</w:t>
      </w:r>
      <w:r w:rsidRPr="002438B8">
        <w:rPr>
          <w:noProof/>
          <w:snapToGrid w:val="0"/>
          <w:sz w:val="21"/>
          <w:szCs w:val="21"/>
        </w:rPr>
        <w:t xml:space="preserve">hain </w:t>
      </w:r>
      <w:r w:rsidRPr="002438B8">
        <w:rPr>
          <w:rFonts w:hint="eastAsia"/>
          <w:noProof/>
          <w:snapToGrid w:val="0"/>
          <w:sz w:val="21"/>
          <w:szCs w:val="21"/>
        </w:rPr>
        <w:t>r</w:t>
      </w:r>
      <w:r w:rsidRPr="002438B8">
        <w:rPr>
          <w:noProof/>
          <w:snapToGrid w:val="0"/>
          <w:sz w:val="21"/>
          <w:szCs w:val="21"/>
        </w:rPr>
        <w:t>eaction-</w:t>
      </w:r>
      <w:r w:rsidRPr="002438B8">
        <w:rPr>
          <w:rFonts w:hint="eastAsia"/>
          <w:noProof/>
          <w:snapToGrid w:val="0"/>
          <w:sz w:val="21"/>
          <w:szCs w:val="21"/>
        </w:rPr>
        <w:t>a</w:t>
      </w:r>
      <w:r w:rsidRPr="002438B8">
        <w:rPr>
          <w:noProof/>
          <w:snapToGrid w:val="0"/>
          <w:sz w:val="21"/>
          <w:szCs w:val="21"/>
        </w:rPr>
        <w:t xml:space="preserve">mplified </w:t>
      </w:r>
      <w:r w:rsidRPr="002438B8">
        <w:rPr>
          <w:rFonts w:hint="eastAsia"/>
          <w:noProof/>
          <w:snapToGrid w:val="0"/>
          <w:sz w:val="21"/>
          <w:szCs w:val="21"/>
        </w:rPr>
        <w:t>g</w:t>
      </w:r>
      <w:r w:rsidRPr="002438B8">
        <w:rPr>
          <w:noProof/>
          <w:snapToGrid w:val="0"/>
          <w:sz w:val="21"/>
          <w:szCs w:val="21"/>
        </w:rPr>
        <w:t>enes-</w:t>
      </w:r>
      <w:r w:rsidRPr="002438B8">
        <w:rPr>
          <w:rFonts w:hint="eastAsia"/>
          <w:noProof/>
          <w:snapToGrid w:val="0"/>
          <w:sz w:val="21"/>
          <w:szCs w:val="21"/>
        </w:rPr>
        <w:t>c</w:t>
      </w:r>
      <w:r w:rsidRPr="002438B8">
        <w:rPr>
          <w:noProof/>
          <w:snapToGrid w:val="0"/>
          <w:sz w:val="21"/>
          <w:szCs w:val="21"/>
        </w:rPr>
        <w:t xml:space="preserve">oding for 16s </w:t>
      </w:r>
      <w:r w:rsidRPr="002438B8">
        <w:rPr>
          <w:rFonts w:hint="eastAsia"/>
          <w:noProof/>
          <w:snapToGrid w:val="0"/>
          <w:sz w:val="21"/>
          <w:szCs w:val="21"/>
        </w:rPr>
        <w:t>r</w:t>
      </w:r>
      <w:r w:rsidRPr="002438B8">
        <w:rPr>
          <w:noProof/>
          <w:snapToGrid w:val="0"/>
          <w:sz w:val="21"/>
          <w:szCs w:val="21"/>
        </w:rPr>
        <w:t>ibosomal-RNA [J]. Applied and Environmental Microbiology, 1993, 59(3): 695-700.</w:t>
      </w:r>
    </w:p>
    <w:p w14:paraId="4014C09C"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[6</w:t>
      </w:r>
      <w:r>
        <w:rPr>
          <w:rFonts w:hint="eastAsia"/>
          <w:noProof/>
          <w:snapToGrid w:val="0"/>
          <w:sz w:val="21"/>
          <w:szCs w:val="21"/>
        </w:rPr>
        <w:t>5</w:t>
      </w:r>
      <w:r w:rsidRPr="002438B8">
        <w:rPr>
          <w:noProof/>
          <w:snapToGrid w:val="0"/>
          <w:sz w:val="21"/>
          <w:szCs w:val="21"/>
        </w:rPr>
        <w:t>]</w:t>
      </w:r>
      <w:r w:rsidRPr="002438B8">
        <w:rPr>
          <w:noProof/>
          <w:snapToGrid w:val="0"/>
          <w:sz w:val="21"/>
          <w:szCs w:val="21"/>
        </w:rPr>
        <w:tab/>
        <w:t xml:space="preserve">Watts J E M, Fagervold S K, May H D, et al. A PCR-based specific assay reveals a population of bacteria within the </w:t>
      </w:r>
      <w:r w:rsidRPr="00E16E89">
        <w:rPr>
          <w:i/>
          <w:noProof/>
          <w:snapToGrid w:val="0"/>
          <w:sz w:val="21"/>
          <w:szCs w:val="21"/>
        </w:rPr>
        <w:t>Chloroflexi</w:t>
      </w:r>
      <w:r w:rsidRPr="002438B8">
        <w:rPr>
          <w:noProof/>
          <w:snapToGrid w:val="0"/>
          <w:sz w:val="21"/>
          <w:szCs w:val="21"/>
        </w:rPr>
        <w:t xml:space="preserve"> associated with the reductive dehalogenation of polychlorinated biphenyls [J]. Microbiology, 2005, 151(6): 2039-</w:t>
      </w:r>
      <w:r w:rsidRPr="002438B8">
        <w:rPr>
          <w:rFonts w:hint="eastAsia"/>
          <w:noProof/>
          <w:snapToGrid w:val="0"/>
          <w:sz w:val="21"/>
          <w:szCs w:val="21"/>
        </w:rPr>
        <w:t>20</w:t>
      </w:r>
      <w:r w:rsidRPr="002438B8">
        <w:rPr>
          <w:noProof/>
          <w:snapToGrid w:val="0"/>
          <w:sz w:val="21"/>
          <w:szCs w:val="21"/>
        </w:rPr>
        <w:t>46.</w:t>
      </w:r>
    </w:p>
    <w:p w14:paraId="772DEF32"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[6</w:t>
      </w:r>
      <w:r>
        <w:rPr>
          <w:rFonts w:hint="eastAsia"/>
          <w:noProof/>
          <w:snapToGrid w:val="0"/>
          <w:sz w:val="21"/>
          <w:szCs w:val="21"/>
        </w:rPr>
        <w:t>6</w:t>
      </w:r>
      <w:r w:rsidRPr="002438B8">
        <w:rPr>
          <w:noProof/>
          <w:snapToGrid w:val="0"/>
          <w:sz w:val="21"/>
          <w:szCs w:val="21"/>
        </w:rPr>
        <w:t>]</w:t>
      </w:r>
      <w:r w:rsidRPr="002438B8">
        <w:rPr>
          <w:noProof/>
          <w:snapToGrid w:val="0"/>
          <w:sz w:val="21"/>
          <w:szCs w:val="21"/>
        </w:rPr>
        <w:tab/>
        <w:t xml:space="preserve">He J, Ritalahti K M, Aiello M R, et al. Complete detoxification of vinyl chloride by an anaerobic enrichment culture and identification of the reductively dechlorinating population as a </w:t>
      </w:r>
      <w:r w:rsidRPr="00E16E89">
        <w:rPr>
          <w:i/>
          <w:noProof/>
          <w:snapToGrid w:val="0"/>
          <w:sz w:val="21"/>
          <w:szCs w:val="21"/>
        </w:rPr>
        <w:t>Dehalococcoides</w:t>
      </w:r>
      <w:r w:rsidRPr="002438B8">
        <w:rPr>
          <w:noProof/>
          <w:snapToGrid w:val="0"/>
          <w:sz w:val="21"/>
          <w:szCs w:val="21"/>
        </w:rPr>
        <w:t xml:space="preserve"> Species [J]. Applied and Environmental Microbiology, 2003, 69(2): 996-1003.</w:t>
      </w:r>
    </w:p>
    <w:p w14:paraId="383E38CA" w14:textId="77777777" w:rsidR="00572E93" w:rsidRPr="002438B8" w:rsidRDefault="00572E93" w:rsidP="00572E93">
      <w:pPr>
        <w:widowControl/>
        <w:autoSpaceDE w:val="0"/>
        <w:autoSpaceDN w:val="0"/>
        <w:adjustRightInd w:val="0"/>
        <w:snapToGrid w:val="0"/>
        <w:spacing w:line="300" w:lineRule="exact"/>
        <w:ind w:left="420" w:hangingChars="200" w:hanging="420"/>
        <w:rPr>
          <w:noProof/>
          <w:snapToGrid w:val="0"/>
          <w:sz w:val="21"/>
          <w:szCs w:val="21"/>
        </w:rPr>
      </w:pPr>
      <w:r w:rsidRPr="002438B8">
        <w:rPr>
          <w:noProof/>
          <w:snapToGrid w:val="0"/>
          <w:sz w:val="21"/>
          <w:szCs w:val="21"/>
        </w:rPr>
        <w:t>[6</w:t>
      </w:r>
      <w:r>
        <w:rPr>
          <w:rFonts w:hint="eastAsia"/>
          <w:noProof/>
          <w:snapToGrid w:val="0"/>
          <w:sz w:val="21"/>
          <w:szCs w:val="21"/>
        </w:rPr>
        <w:t>7</w:t>
      </w:r>
      <w:r w:rsidRPr="002438B8">
        <w:rPr>
          <w:noProof/>
          <w:snapToGrid w:val="0"/>
          <w:sz w:val="21"/>
          <w:szCs w:val="21"/>
        </w:rPr>
        <w:t>]</w:t>
      </w:r>
      <w:r w:rsidRPr="002438B8">
        <w:rPr>
          <w:noProof/>
          <w:snapToGrid w:val="0"/>
          <w:sz w:val="21"/>
          <w:szCs w:val="21"/>
        </w:rPr>
        <w:tab/>
        <w:t xml:space="preserve">Brothersen T. Identification and characterization of polychlorinated biphenyl dechlorinating microorganisms from Lake Hartwell, SC </w:t>
      </w:r>
      <w:r w:rsidRPr="002438B8">
        <w:rPr>
          <w:rFonts w:hint="eastAsia"/>
          <w:noProof/>
          <w:snapToGrid w:val="0"/>
          <w:sz w:val="21"/>
          <w:szCs w:val="21"/>
        </w:rPr>
        <w:t xml:space="preserve">[D]. </w:t>
      </w:r>
      <w:r w:rsidRPr="002438B8">
        <w:rPr>
          <w:noProof/>
          <w:snapToGrid w:val="0"/>
          <w:sz w:val="21"/>
          <w:szCs w:val="21"/>
        </w:rPr>
        <w:t xml:space="preserve">Clemson University, 2011. </w:t>
      </w:r>
    </w:p>
    <w:p w14:paraId="46157F50"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[6</w:t>
      </w:r>
      <w:r>
        <w:rPr>
          <w:rFonts w:hint="eastAsia"/>
          <w:noProof/>
          <w:snapToGrid w:val="0"/>
          <w:sz w:val="21"/>
          <w:szCs w:val="21"/>
        </w:rPr>
        <w:t>8</w:t>
      </w:r>
      <w:r w:rsidRPr="002438B8">
        <w:rPr>
          <w:noProof/>
          <w:snapToGrid w:val="0"/>
          <w:sz w:val="21"/>
          <w:szCs w:val="21"/>
        </w:rPr>
        <w:t>]</w:t>
      </w:r>
      <w:r w:rsidRPr="002438B8">
        <w:rPr>
          <w:noProof/>
          <w:snapToGrid w:val="0"/>
          <w:sz w:val="21"/>
          <w:szCs w:val="21"/>
        </w:rPr>
        <w:tab/>
        <w:t>Park J-W, Krumins V, Kjellerup B, et al. The effect of co-substrate activation on indigenous and bioaugmented PCB dechlorinating bacterial communities in sediment microcosms [J]. Applied Microbiology Biotechnology, 2011, 89(6): 2005-</w:t>
      </w:r>
      <w:r w:rsidRPr="002438B8">
        <w:rPr>
          <w:rFonts w:hint="eastAsia"/>
          <w:noProof/>
          <w:snapToGrid w:val="0"/>
          <w:sz w:val="21"/>
          <w:szCs w:val="21"/>
        </w:rPr>
        <w:t>20</w:t>
      </w:r>
      <w:r w:rsidRPr="002438B8">
        <w:rPr>
          <w:noProof/>
          <w:snapToGrid w:val="0"/>
          <w:sz w:val="21"/>
          <w:szCs w:val="21"/>
        </w:rPr>
        <w:t>17.</w:t>
      </w:r>
    </w:p>
    <w:p w14:paraId="41C20969"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[6</w:t>
      </w:r>
      <w:r>
        <w:rPr>
          <w:rFonts w:hint="eastAsia"/>
          <w:noProof/>
          <w:snapToGrid w:val="0"/>
          <w:sz w:val="21"/>
          <w:szCs w:val="21"/>
        </w:rPr>
        <w:t>9</w:t>
      </w:r>
      <w:r w:rsidRPr="002438B8">
        <w:rPr>
          <w:noProof/>
          <w:snapToGrid w:val="0"/>
          <w:sz w:val="21"/>
          <w:szCs w:val="21"/>
        </w:rPr>
        <w:t>]</w:t>
      </w:r>
      <w:r w:rsidRPr="002438B8">
        <w:rPr>
          <w:noProof/>
          <w:snapToGrid w:val="0"/>
          <w:sz w:val="21"/>
          <w:szCs w:val="21"/>
        </w:rPr>
        <w:tab/>
        <w:t>Pakdeesusuk U, Lee C M, Coates J T, et al. Assessment of natural attenuation via in situ reductive dechlorination of polychlorinated biphenyls in sediments of the Twelve Mile Creek arm of Lake Hartwell, SC [J]. Environmental Science and Technology, 2005, 39(4): 945-</w:t>
      </w:r>
      <w:r w:rsidRPr="002438B8">
        <w:rPr>
          <w:rFonts w:hint="eastAsia"/>
          <w:noProof/>
          <w:snapToGrid w:val="0"/>
          <w:sz w:val="21"/>
          <w:szCs w:val="21"/>
        </w:rPr>
        <w:t>9</w:t>
      </w:r>
      <w:r w:rsidRPr="002438B8">
        <w:rPr>
          <w:noProof/>
          <w:snapToGrid w:val="0"/>
          <w:sz w:val="21"/>
          <w:szCs w:val="21"/>
        </w:rPr>
        <w:t>52.</w:t>
      </w:r>
    </w:p>
    <w:p w14:paraId="4BEFE9D2"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lastRenderedPageBreak/>
        <w:t>[</w:t>
      </w:r>
      <w:r>
        <w:rPr>
          <w:rFonts w:hint="eastAsia"/>
          <w:noProof/>
          <w:snapToGrid w:val="0"/>
          <w:sz w:val="21"/>
          <w:szCs w:val="21"/>
        </w:rPr>
        <w:t>70</w:t>
      </w:r>
      <w:r w:rsidRPr="002438B8">
        <w:rPr>
          <w:noProof/>
          <w:snapToGrid w:val="0"/>
          <w:sz w:val="21"/>
          <w:szCs w:val="21"/>
        </w:rPr>
        <w:t>]</w:t>
      </w:r>
      <w:r w:rsidRPr="002438B8">
        <w:rPr>
          <w:noProof/>
          <w:snapToGrid w:val="0"/>
          <w:sz w:val="21"/>
          <w:szCs w:val="21"/>
        </w:rPr>
        <w:tab/>
        <w:t>Hughes A S, Vanbriesen J M, Small M J. Impacts of PCB analytical interpretation uncertainties on dechlorination assessment and remedial decisions [J]. Chemosphere, 2015, 133:61-67.</w:t>
      </w:r>
    </w:p>
    <w:p w14:paraId="4DE9ED9D"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[7</w:t>
      </w:r>
      <w:r>
        <w:rPr>
          <w:rFonts w:hint="eastAsia"/>
          <w:noProof/>
          <w:snapToGrid w:val="0"/>
          <w:sz w:val="21"/>
          <w:szCs w:val="21"/>
        </w:rPr>
        <w:t>1</w:t>
      </w:r>
      <w:r w:rsidRPr="002438B8">
        <w:rPr>
          <w:noProof/>
          <w:snapToGrid w:val="0"/>
          <w:sz w:val="21"/>
          <w:szCs w:val="21"/>
        </w:rPr>
        <w:t>]</w:t>
      </w:r>
      <w:r w:rsidRPr="002438B8">
        <w:rPr>
          <w:noProof/>
          <w:snapToGrid w:val="0"/>
          <w:sz w:val="21"/>
          <w:szCs w:val="21"/>
        </w:rPr>
        <w:tab/>
        <w:t>Rhee G Y, Cho Y C, Ostrofsky E B. Microbial degradation of PCBs in contaminated sediments [J]. Remediation Journal, 1999, 10(1): 69-82.</w:t>
      </w:r>
    </w:p>
    <w:p w14:paraId="224D6F16"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72</w:t>
      </w:r>
      <w:r w:rsidRPr="002438B8">
        <w:rPr>
          <w:noProof/>
          <w:snapToGrid w:val="0"/>
          <w:sz w:val="21"/>
          <w:szCs w:val="21"/>
        </w:rPr>
        <w:t>]</w:t>
      </w:r>
      <w:r w:rsidRPr="002438B8">
        <w:rPr>
          <w:noProof/>
          <w:snapToGrid w:val="0"/>
          <w:sz w:val="21"/>
          <w:szCs w:val="21"/>
        </w:rPr>
        <w:tab/>
        <w:t>Van Den Berg M, Birnbaum L, Bosveld A T C, et al. Toxic equivalency factors (TEFs) for PCBs, PCDDs, PCDFs for humans and wildlife [J]. Environmental Health Perspectives, 1998, 106(12): 775-</w:t>
      </w:r>
      <w:r w:rsidRPr="002438B8">
        <w:rPr>
          <w:rFonts w:hint="eastAsia"/>
          <w:noProof/>
          <w:snapToGrid w:val="0"/>
          <w:sz w:val="21"/>
          <w:szCs w:val="21"/>
        </w:rPr>
        <w:t>7</w:t>
      </w:r>
      <w:r w:rsidRPr="002438B8">
        <w:rPr>
          <w:noProof/>
          <w:snapToGrid w:val="0"/>
          <w:sz w:val="21"/>
          <w:szCs w:val="21"/>
        </w:rPr>
        <w:t>92.</w:t>
      </w:r>
    </w:p>
    <w:p w14:paraId="0FAB6AAC"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73</w:t>
      </w:r>
      <w:r w:rsidRPr="002438B8">
        <w:rPr>
          <w:noProof/>
          <w:snapToGrid w:val="0"/>
          <w:sz w:val="21"/>
          <w:szCs w:val="21"/>
        </w:rPr>
        <w:t>]</w:t>
      </w:r>
      <w:r w:rsidRPr="002438B8">
        <w:rPr>
          <w:noProof/>
          <w:snapToGrid w:val="0"/>
          <w:sz w:val="21"/>
          <w:szCs w:val="21"/>
        </w:rPr>
        <w:tab/>
        <w:t xml:space="preserve">Van Den Berg M, Birnbaum L S, Denison M, et al. </w:t>
      </w:r>
      <w:r>
        <w:rPr>
          <w:rFonts w:hint="eastAsia"/>
          <w:noProof/>
          <w:snapToGrid w:val="0"/>
          <w:sz w:val="21"/>
          <w:szCs w:val="21"/>
        </w:rPr>
        <w:t>T</w:t>
      </w:r>
      <w:r w:rsidRPr="002438B8">
        <w:rPr>
          <w:noProof/>
          <w:snapToGrid w:val="0"/>
          <w:sz w:val="21"/>
          <w:szCs w:val="21"/>
        </w:rPr>
        <w:t>he 2005 world health organization reevaluation of human and mammalian toxic equivalency factors for dioxins and dioxin-like compounds [J]. Toxicological Sciences, 2006, 93(2): 223-</w:t>
      </w:r>
      <w:r w:rsidRPr="002438B8">
        <w:rPr>
          <w:rFonts w:hint="eastAsia"/>
          <w:noProof/>
          <w:snapToGrid w:val="0"/>
          <w:sz w:val="21"/>
          <w:szCs w:val="21"/>
        </w:rPr>
        <w:t>2</w:t>
      </w:r>
      <w:r w:rsidRPr="002438B8">
        <w:rPr>
          <w:noProof/>
          <w:snapToGrid w:val="0"/>
          <w:sz w:val="21"/>
          <w:szCs w:val="21"/>
        </w:rPr>
        <w:t>41.</w:t>
      </w:r>
    </w:p>
    <w:p w14:paraId="3E280D7E" w14:textId="77777777" w:rsidR="00572E93" w:rsidRPr="002438B8" w:rsidRDefault="00572E93" w:rsidP="00572E93">
      <w:pPr>
        <w:widowControl/>
        <w:autoSpaceDE w:val="0"/>
        <w:autoSpaceDN w:val="0"/>
        <w:adjustRightInd w:val="0"/>
        <w:snapToGrid w:val="0"/>
        <w:spacing w:line="300" w:lineRule="exact"/>
        <w:ind w:left="420" w:hangingChars="200" w:hanging="420"/>
        <w:rPr>
          <w:snapToGrid w:val="0"/>
          <w:sz w:val="21"/>
          <w:szCs w:val="21"/>
        </w:rPr>
      </w:pPr>
      <w:r w:rsidRPr="002438B8">
        <w:rPr>
          <w:noProof/>
          <w:snapToGrid w:val="0"/>
          <w:sz w:val="21"/>
          <w:szCs w:val="21"/>
        </w:rPr>
        <w:t>[7</w:t>
      </w:r>
      <w:r>
        <w:rPr>
          <w:rFonts w:hint="eastAsia"/>
          <w:noProof/>
          <w:snapToGrid w:val="0"/>
          <w:sz w:val="21"/>
          <w:szCs w:val="21"/>
        </w:rPr>
        <w:t>4</w:t>
      </w:r>
      <w:r w:rsidRPr="002438B8">
        <w:rPr>
          <w:noProof/>
          <w:snapToGrid w:val="0"/>
          <w:sz w:val="21"/>
          <w:szCs w:val="21"/>
        </w:rPr>
        <w:t>]</w:t>
      </w:r>
      <w:r w:rsidRPr="002438B8">
        <w:rPr>
          <w:noProof/>
          <w:snapToGrid w:val="0"/>
          <w:sz w:val="21"/>
          <w:szCs w:val="21"/>
        </w:rPr>
        <w:tab/>
        <w:t>Yan X, Gregory K B, Vanbriesen J M. Microbial-catalyzed reductive dechlorination of polychlorinated biphenyls in the hudson and grasse river sediment microcosms: determination of dechlorination preferences and identification of rare ortho removal pathways [J]. Environmental Science and Technology, 2016, 50:12767−1277</w:t>
      </w:r>
    </w:p>
    <w:p w14:paraId="219A7FC7"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rFonts w:hint="eastAsia"/>
          <w:noProof/>
          <w:snapToGrid w:val="0"/>
          <w:sz w:val="21"/>
          <w:szCs w:val="21"/>
        </w:rPr>
        <w:t>[7</w:t>
      </w:r>
      <w:r>
        <w:rPr>
          <w:rFonts w:hint="eastAsia"/>
          <w:noProof/>
          <w:snapToGrid w:val="0"/>
          <w:sz w:val="21"/>
          <w:szCs w:val="21"/>
        </w:rPr>
        <w:t>5</w:t>
      </w:r>
      <w:r w:rsidRPr="002438B8">
        <w:rPr>
          <w:rFonts w:hint="eastAsia"/>
          <w:noProof/>
          <w:snapToGrid w:val="0"/>
          <w:sz w:val="21"/>
          <w:szCs w:val="21"/>
        </w:rPr>
        <w:t>]</w:t>
      </w:r>
      <w:r w:rsidRPr="002438B8">
        <w:rPr>
          <w:rFonts w:hint="eastAsia"/>
          <w:noProof/>
          <w:snapToGrid w:val="0"/>
          <w:sz w:val="21"/>
          <w:szCs w:val="21"/>
        </w:rPr>
        <w:tab/>
      </w:r>
      <w:r w:rsidRPr="002438B8">
        <w:rPr>
          <w:rFonts w:hint="eastAsia"/>
          <w:noProof/>
          <w:snapToGrid w:val="0"/>
          <w:sz w:val="21"/>
          <w:szCs w:val="21"/>
        </w:rPr>
        <w:t>周亚子</w:t>
      </w:r>
      <w:r w:rsidRPr="002438B8">
        <w:rPr>
          <w:rFonts w:hint="eastAsia"/>
          <w:noProof/>
          <w:snapToGrid w:val="0"/>
          <w:sz w:val="21"/>
          <w:szCs w:val="21"/>
        </w:rPr>
        <w:t xml:space="preserve">, </w:t>
      </w:r>
      <w:r w:rsidRPr="002438B8">
        <w:rPr>
          <w:rFonts w:hint="eastAsia"/>
          <w:noProof/>
          <w:snapToGrid w:val="0"/>
          <w:sz w:val="21"/>
          <w:szCs w:val="21"/>
        </w:rPr>
        <w:t>陈曦</w:t>
      </w:r>
      <w:r w:rsidRPr="002438B8">
        <w:rPr>
          <w:rFonts w:hint="eastAsia"/>
          <w:noProof/>
          <w:snapToGrid w:val="0"/>
          <w:sz w:val="21"/>
          <w:szCs w:val="21"/>
        </w:rPr>
        <w:t xml:space="preserve">, </w:t>
      </w:r>
      <w:r w:rsidRPr="002438B8">
        <w:rPr>
          <w:rFonts w:hint="eastAsia"/>
          <w:noProof/>
          <w:snapToGrid w:val="0"/>
          <w:sz w:val="21"/>
          <w:szCs w:val="21"/>
        </w:rPr>
        <w:t>刘莎</w:t>
      </w:r>
      <w:r w:rsidRPr="002438B8">
        <w:rPr>
          <w:rFonts w:hint="eastAsia"/>
          <w:noProof/>
          <w:snapToGrid w:val="0"/>
          <w:sz w:val="21"/>
          <w:szCs w:val="21"/>
        </w:rPr>
        <w:t xml:space="preserve">, </w:t>
      </w:r>
      <w:r w:rsidRPr="002438B8">
        <w:rPr>
          <w:rFonts w:hint="eastAsia"/>
          <w:noProof/>
          <w:snapToGrid w:val="0"/>
          <w:sz w:val="21"/>
          <w:szCs w:val="21"/>
        </w:rPr>
        <w:t>等</w:t>
      </w:r>
      <w:r w:rsidRPr="002438B8">
        <w:rPr>
          <w:rFonts w:hint="eastAsia"/>
          <w:noProof/>
          <w:snapToGrid w:val="0"/>
          <w:sz w:val="21"/>
          <w:szCs w:val="21"/>
        </w:rPr>
        <w:t xml:space="preserve">. </w:t>
      </w:r>
      <w:r w:rsidRPr="002438B8">
        <w:rPr>
          <w:rFonts w:hint="eastAsia"/>
          <w:noProof/>
          <w:snapToGrid w:val="0"/>
          <w:sz w:val="21"/>
          <w:szCs w:val="21"/>
        </w:rPr>
        <w:t>太湖竺山湾及其主要入湾河流表层沉积物重金属污染及潜在生态风险评估</w:t>
      </w:r>
      <w:r w:rsidRPr="002438B8">
        <w:rPr>
          <w:rFonts w:hint="eastAsia"/>
          <w:noProof/>
          <w:snapToGrid w:val="0"/>
          <w:sz w:val="21"/>
          <w:szCs w:val="21"/>
        </w:rPr>
        <w:t xml:space="preserve"> [J]. </w:t>
      </w:r>
      <w:r w:rsidRPr="002438B8">
        <w:rPr>
          <w:rFonts w:hint="eastAsia"/>
          <w:noProof/>
          <w:snapToGrid w:val="0"/>
          <w:sz w:val="21"/>
          <w:szCs w:val="21"/>
        </w:rPr>
        <w:t>环境化学</w:t>
      </w:r>
      <w:r w:rsidRPr="002438B8">
        <w:rPr>
          <w:rFonts w:hint="eastAsia"/>
          <w:noProof/>
          <w:snapToGrid w:val="0"/>
          <w:sz w:val="21"/>
          <w:szCs w:val="21"/>
        </w:rPr>
        <w:t>, 2016, 35(8): 1557-1566.</w:t>
      </w:r>
    </w:p>
    <w:p w14:paraId="3F24C970"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[7</w:t>
      </w:r>
      <w:r>
        <w:rPr>
          <w:rFonts w:hint="eastAsia"/>
          <w:noProof/>
          <w:snapToGrid w:val="0"/>
          <w:sz w:val="21"/>
          <w:szCs w:val="21"/>
        </w:rPr>
        <w:t>6</w:t>
      </w:r>
      <w:r w:rsidRPr="002438B8">
        <w:rPr>
          <w:noProof/>
          <w:snapToGrid w:val="0"/>
          <w:sz w:val="21"/>
          <w:szCs w:val="21"/>
        </w:rPr>
        <w:t>]</w:t>
      </w:r>
      <w:r w:rsidRPr="002438B8">
        <w:rPr>
          <w:noProof/>
          <w:snapToGrid w:val="0"/>
          <w:sz w:val="21"/>
          <w:szCs w:val="21"/>
        </w:rPr>
        <w:tab/>
        <w:t>Bedard D L. A Case Study for Microbial Biodegradation: Anaerobic bacterial reductive dechlorination of polychlorinated biphenyls—From sediment to defined medium [J]. Microbiology, 2008, 62(62): 253-</w:t>
      </w:r>
      <w:r w:rsidRPr="002438B8">
        <w:rPr>
          <w:rFonts w:hint="eastAsia"/>
          <w:noProof/>
          <w:snapToGrid w:val="0"/>
          <w:sz w:val="21"/>
          <w:szCs w:val="21"/>
        </w:rPr>
        <w:t>2</w:t>
      </w:r>
      <w:r w:rsidRPr="002438B8">
        <w:rPr>
          <w:noProof/>
          <w:snapToGrid w:val="0"/>
          <w:sz w:val="21"/>
          <w:szCs w:val="21"/>
        </w:rPr>
        <w:t>70.</w:t>
      </w:r>
    </w:p>
    <w:p w14:paraId="0150A6DB"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[7</w:t>
      </w:r>
      <w:r>
        <w:rPr>
          <w:rFonts w:hint="eastAsia"/>
          <w:noProof/>
          <w:snapToGrid w:val="0"/>
          <w:sz w:val="21"/>
          <w:szCs w:val="21"/>
        </w:rPr>
        <w:t>7</w:t>
      </w:r>
      <w:r w:rsidRPr="002438B8">
        <w:rPr>
          <w:noProof/>
          <w:snapToGrid w:val="0"/>
          <w:sz w:val="21"/>
          <w:szCs w:val="21"/>
        </w:rPr>
        <w:t>]</w:t>
      </w:r>
      <w:r w:rsidRPr="002438B8">
        <w:rPr>
          <w:noProof/>
          <w:snapToGrid w:val="0"/>
          <w:sz w:val="21"/>
          <w:szCs w:val="21"/>
        </w:rPr>
        <w:tab/>
        <w:t>Wang X-J, Yang J, Chen X-P, et al. Phylogenetic diversity of dissimilatory ferric iron reducers in paddy soil of Hunan, South China [J]. Journal of Soils and Sediments, 2009, 9(6): 568-</w:t>
      </w:r>
      <w:r w:rsidRPr="002438B8">
        <w:rPr>
          <w:rFonts w:hint="eastAsia"/>
          <w:noProof/>
          <w:snapToGrid w:val="0"/>
          <w:sz w:val="21"/>
          <w:szCs w:val="21"/>
        </w:rPr>
        <w:t>5</w:t>
      </w:r>
      <w:r w:rsidRPr="002438B8">
        <w:rPr>
          <w:noProof/>
          <w:snapToGrid w:val="0"/>
          <w:sz w:val="21"/>
          <w:szCs w:val="21"/>
        </w:rPr>
        <w:t>77.</w:t>
      </w:r>
    </w:p>
    <w:p w14:paraId="0E1DD8E2"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[7</w:t>
      </w:r>
      <w:r>
        <w:rPr>
          <w:rFonts w:hint="eastAsia"/>
          <w:noProof/>
          <w:snapToGrid w:val="0"/>
          <w:sz w:val="21"/>
          <w:szCs w:val="21"/>
        </w:rPr>
        <w:t>8</w:t>
      </w:r>
      <w:r w:rsidRPr="002438B8">
        <w:rPr>
          <w:noProof/>
          <w:snapToGrid w:val="0"/>
          <w:sz w:val="21"/>
          <w:szCs w:val="21"/>
        </w:rPr>
        <w:t>] Balows A, Trüper H G, Dworkin M, et al. The prokaryotes. A handbook on the biology of bacteria: ecophysiology, isolation, identification, applications. 2nd Edition [M]. 1992.</w:t>
      </w:r>
    </w:p>
    <w:p w14:paraId="2A1607DB"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[7</w:t>
      </w:r>
      <w:r>
        <w:rPr>
          <w:rFonts w:hint="eastAsia"/>
          <w:noProof/>
          <w:snapToGrid w:val="0"/>
          <w:sz w:val="21"/>
          <w:szCs w:val="21"/>
        </w:rPr>
        <w:t>9</w:t>
      </w:r>
      <w:r w:rsidRPr="002438B8">
        <w:rPr>
          <w:noProof/>
          <w:snapToGrid w:val="0"/>
          <w:sz w:val="21"/>
          <w:szCs w:val="21"/>
        </w:rPr>
        <w:t>]</w:t>
      </w:r>
      <w:r w:rsidRPr="002438B8">
        <w:rPr>
          <w:noProof/>
          <w:snapToGrid w:val="0"/>
          <w:sz w:val="21"/>
          <w:szCs w:val="21"/>
        </w:rPr>
        <w:tab/>
        <w:t>Sung Y, Fletcher K E, Ritalahti K M, et al. Geobacter lovleyi sp. nov. strain SZ, a novel metal-reducing and tetrachloroethene-dechlorinating bacterium [J]. Applied and Environmental Microbiology, 2006, 72(4): 2775-</w:t>
      </w:r>
      <w:r w:rsidRPr="002438B8">
        <w:rPr>
          <w:rFonts w:hint="eastAsia"/>
          <w:noProof/>
          <w:snapToGrid w:val="0"/>
          <w:sz w:val="21"/>
          <w:szCs w:val="21"/>
        </w:rPr>
        <w:t>27</w:t>
      </w:r>
      <w:r w:rsidRPr="002438B8">
        <w:rPr>
          <w:noProof/>
          <w:snapToGrid w:val="0"/>
          <w:sz w:val="21"/>
          <w:szCs w:val="21"/>
        </w:rPr>
        <w:t>82.</w:t>
      </w:r>
    </w:p>
    <w:p w14:paraId="2A3832EA"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80</w:t>
      </w:r>
      <w:r w:rsidRPr="002438B8">
        <w:rPr>
          <w:noProof/>
          <w:snapToGrid w:val="0"/>
          <w:sz w:val="21"/>
          <w:szCs w:val="21"/>
        </w:rPr>
        <w:t>]</w:t>
      </w:r>
      <w:r w:rsidRPr="002438B8">
        <w:rPr>
          <w:noProof/>
          <w:snapToGrid w:val="0"/>
          <w:sz w:val="21"/>
          <w:szCs w:val="21"/>
        </w:rPr>
        <w:tab/>
        <w:t>Merlino G, Balloi A, Marzorati M, et al. Diverse reductive dehalogenases are associated with Clostridiales-enriched microcosms dechlorinating 1,2-Dichloroethane [J]. Biomed Research International, 2015, 2015(7): 242856.</w:t>
      </w:r>
    </w:p>
    <w:p w14:paraId="49060EBD"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rFonts w:hint="eastAsia"/>
          <w:noProof/>
          <w:snapToGrid w:val="0"/>
          <w:sz w:val="21"/>
          <w:szCs w:val="21"/>
        </w:rPr>
        <w:t>[</w:t>
      </w:r>
      <w:r>
        <w:rPr>
          <w:rFonts w:hint="eastAsia"/>
          <w:noProof/>
          <w:snapToGrid w:val="0"/>
          <w:sz w:val="21"/>
          <w:szCs w:val="21"/>
        </w:rPr>
        <w:t>81</w:t>
      </w:r>
      <w:r w:rsidRPr="002438B8">
        <w:rPr>
          <w:rFonts w:hint="eastAsia"/>
          <w:noProof/>
          <w:snapToGrid w:val="0"/>
          <w:sz w:val="21"/>
          <w:szCs w:val="21"/>
        </w:rPr>
        <w:t>]</w:t>
      </w:r>
      <w:r w:rsidRPr="002438B8">
        <w:rPr>
          <w:rFonts w:hint="eastAsia"/>
          <w:noProof/>
          <w:snapToGrid w:val="0"/>
          <w:sz w:val="21"/>
          <w:szCs w:val="21"/>
        </w:rPr>
        <w:tab/>
        <w:t xml:space="preserve">Straub K L, Kappler A, Schink B. Enrichment </w:t>
      </w:r>
      <w:r w:rsidRPr="002438B8">
        <w:rPr>
          <w:noProof/>
          <w:snapToGrid w:val="0"/>
          <w:sz w:val="21"/>
          <w:szCs w:val="21"/>
        </w:rPr>
        <w:t>and isolation of ferric</w:t>
      </w:r>
      <w:r w:rsidRPr="002438B8">
        <w:rPr>
          <w:rFonts w:cs="Lucida Grande CY" w:hint="eastAsia"/>
          <w:noProof/>
          <w:snapToGrid w:val="0"/>
          <w:sz w:val="21"/>
          <w:szCs w:val="21"/>
        </w:rPr>
        <w:t>‐</w:t>
      </w:r>
      <w:r w:rsidRPr="002438B8">
        <w:rPr>
          <w:noProof/>
          <w:snapToGrid w:val="0"/>
          <w:sz w:val="21"/>
          <w:szCs w:val="21"/>
        </w:rPr>
        <w:t>iron</w:t>
      </w:r>
      <w:r w:rsidRPr="002438B8">
        <w:rPr>
          <w:rFonts w:cs="Lucida Grande CY" w:hint="eastAsia"/>
          <w:noProof/>
          <w:snapToGrid w:val="0"/>
          <w:sz w:val="21"/>
          <w:szCs w:val="21"/>
        </w:rPr>
        <w:t>‐</w:t>
      </w:r>
      <w:r w:rsidRPr="002438B8">
        <w:rPr>
          <w:noProof/>
          <w:snapToGrid w:val="0"/>
          <w:sz w:val="21"/>
          <w:szCs w:val="21"/>
        </w:rPr>
        <w:t xml:space="preserve"> and humic</w:t>
      </w:r>
      <w:r w:rsidRPr="002438B8">
        <w:rPr>
          <w:rFonts w:cs="Lucida Grande CY" w:hint="eastAsia"/>
          <w:noProof/>
          <w:snapToGrid w:val="0"/>
          <w:sz w:val="21"/>
          <w:szCs w:val="21"/>
        </w:rPr>
        <w:t>‐</w:t>
      </w:r>
      <w:r w:rsidRPr="002438B8">
        <w:rPr>
          <w:noProof/>
          <w:snapToGrid w:val="0"/>
          <w:sz w:val="21"/>
          <w:szCs w:val="21"/>
        </w:rPr>
        <w:t>acid</w:t>
      </w:r>
      <w:r w:rsidRPr="002438B8">
        <w:rPr>
          <w:rFonts w:cs="Lucida Grande CY" w:hint="eastAsia"/>
          <w:noProof/>
          <w:snapToGrid w:val="0"/>
          <w:sz w:val="21"/>
          <w:szCs w:val="21"/>
        </w:rPr>
        <w:t>‐</w:t>
      </w:r>
      <w:r w:rsidRPr="002438B8">
        <w:rPr>
          <w:noProof/>
          <w:snapToGrid w:val="0"/>
          <w:sz w:val="21"/>
          <w:szCs w:val="21"/>
        </w:rPr>
        <w:t>reducing bacteria</w:t>
      </w:r>
      <w:r w:rsidRPr="002438B8">
        <w:rPr>
          <w:rFonts w:hint="eastAsia"/>
          <w:noProof/>
          <w:snapToGrid w:val="0"/>
          <w:sz w:val="21"/>
          <w:szCs w:val="21"/>
        </w:rPr>
        <w:t xml:space="preserve"> [M]. Methods in Enzymology. Academic Press. 2005: 58-77.</w:t>
      </w:r>
    </w:p>
    <w:p w14:paraId="0870550C"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82</w:t>
      </w:r>
      <w:r w:rsidRPr="002438B8">
        <w:rPr>
          <w:noProof/>
          <w:snapToGrid w:val="0"/>
          <w:sz w:val="21"/>
          <w:szCs w:val="21"/>
        </w:rPr>
        <w:t>]</w:t>
      </w:r>
      <w:r w:rsidRPr="002438B8">
        <w:rPr>
          <w:noProof/>
          <w:snapToGrid w:val="0"/>
          <w:sz w:val="21"/>
          <w:szCs w:val="21"/>
        </w:rPr>
        <w:tab/>
        <w:t>Lonergan D J, Jenter H L, Coates J D, et al. Phylogenetic analysis of dissimilatory Fe(III)-reducing bacteria [J]. Journal of Bacteriology, 1996, 178(8): 2402-</w:t>
      </w:r>
      <w:r w:rsidRPr="002438B8">
        <w:rPr>
          <w:rFonts w:hint="eastAsia"/>
          <w:noProof/>
          <w:snapToGrid w:val="0"/>
          <w:sz w:val="21"/>
          <w:szCs w:val="21"/>
        </w:rPr>
        <w:t>240</w:t>
      </w:r>
      <w:r w:rsidRPr="002438B8">
        <w:rPr>
          <w:noProof/>
          <w:snapToGrid w:val="0"/>
          <w:sz w:val="21"/>
          <w:szCs w:val="21"/>
        </w:rPr>
        <w:t>8.</w:t>
      </w:r>
    </w:p>
    <w:p w14:paraId="587B6A33"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83</w:t>
      </w:r>
      <w:r w:rsidRPr="002438B8">
        <w:rPr>
          <w:noProof/>
          <w:snapToGrid w:val="0"/>
          <w:sz w:val="21"/>
          <w:szCs w:val="21"/>
        </w:rPr>
        <w:t>]</w:t>
      </w:r>
      <w:r w:rsidRPr="002438B8">
        <w:rPr>
          <w:noProof/>
          <w:snapToGrid w:val="0"/>
          <w:sz w:val="21"/>
          <w:szCs w:val="21"/>
        </w:rPr>
        <w:tab/>
        <w:t xml:space="preserve">Krumholz L R. </w:t>
      </w:r>
      <w:r w:rsidRPr="00AA73F3">
        <w:rPr>
          <w:i/>
          <w:noProof/>
          <w:snapToGrid w:val="0"/>
          <w:sz w:val="21"/>
          <w:szCs w:val="21"/>
        </w:rPr>
        <w:t>Desulfuromonas chloroethenica</w:t>
      </w:r>
      <w:r w:rsidRPr="002438B8">
        <w:rPr>
          <w:noProof/>
          <w:snapToGrid w:val="0"/>
          <w:sz w:val="21"/>
          <w:szCs w:val="21"/>
        </w:rPr>
        <w:t xml:space="preserve"> sp. nov. uses tetrachloroethylene and trichloroethylene as electron acceptors [J]. International Journal of Systematic and Evolutionary Microbiology, 1997, 47(4): 1262-</w:t>
      </w:r>
      <w:r w:rsidRPr="002438B8">
        <w:rPr>
          <w:rFonts w:hint="eastAsia"/>
          <w:noProof/>
          <w:snapToGrid w:val="0"/>
          <w:sz w:val="21"/>
          <w:szCs w:val="21"/>
        </w:rPr>
        <w:t>126</w:t>
      </w:r>
      <w:r w:rsidRPr="002438B8">
        <w:rPr>
          <w:noProof/>
          <w:snapToGrid w:val="0"/>
          <w:sz w:val="21"/>
          <w:szCs w:val="21"/>
        </w:rPr>
        <w:t>3.</w:t>
      </w:r>
    </w:p>
    <w:p w14:paraId="11A61340"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[8</w:t>
      </w:r>
      <w:r>
        <w:rPr>
          <w:rFonts w:hint="eastAsia"/>
          <w:noProof/>
          <w:snapToGrid w:val="0"/>
          <w:sz w:val="21"/>
          <w:szCs w:val="21"/>
        </w:rPr>
        <w:t>4</w:t>
      </w:r>
      <w:r w:rsidRPr="002438B8">
        <w:rPr>
          <w:noProof/>
          <w:snapToGrid w:val="0"/>
          <w:sz w:val="21"/>
          <w:szCs w:val="21"/>
        </w:rPr>
        <w:t>]</w:t>
      </w:r>
      <w:r w:rsidRPr="002438B8">
        <w:rPr>
          <w:noProof/>
          <w:snapToGrid w:val="0"/>
          <w:sz w:val="21"/>
          <w:szCs w:val="21"/>
        </w:rPr>
        <w:tab/>
        <w:t xml:space="preserve">Sung Y, Ritalahti K M, Sanford R A, et al. Characterization of two tetrachloroethene-reducing, acetate-oxidizing anaerobic bacteria and their description as </w:t>
      </w:r>
      <w:r w:rsidRPr="0053357F">
        <w:rPr>
          <w:i/>
          <w:noProof/>
          <w:snapToGrid w:val="0"/>
          <w:sz w:val="21"/>
          <w:szCs w:val="21"/>
        </w:rPr>
        <w:t>Desulfuromonas michiganensis</w:t>
      </w:r>
      <w:r w:rsidRPr="002438B8">
        <w:rPr>
          <w:noProof/>
          <w:snapToGrid w:val="0"/>
          <w:sz w:val="21"/>
          <w:szCs w:val="21"/>
        </w:rPr>
        <w:t xml:space="preserve"> sp. nov [M]. Ashgate, 2005.</w:t>
      </w:r>
    </w:p>
    <w:p w14:paraId="2B3D473B"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rFonts w:hint="eastAsia"/>
          <w:noProof/>
          <w:snapToGrid w:val="0"/>
          <w:sz w:val="21"/>
          <w:szCs w:val="21"/>
        </w:rPr>
        <w:t>[8</w:t>
      </w:r>
      <w:r>
        <w:rPr>
          <w:rFonts w:hint="eastAsia"/>
          <w:noProof/>
          <w:snapToGrid w:val="0"/>
          <w:sz w:val="21"/>
          <w:szCs w:val="21"/>
        </w:rPr>
        <w:t>5</w:t>
      </w:r>
      <w:r w:rsidRPr="002438B8">
        <w:rPr>
          <w:rFonts w:hint="eastAsia"/>
          <w:noProof/>
          <w:snapToGrid w:val="0"/>
          <w:sz w:val="21"/>
          <w:szCs w:val="21"/>
        </w:rPr>
        <w:t>]</w:t>
      </w:r>
      <w:r w:rsidRPr="002438B8">
        <w:rPr>
          <w:rFonts w:hint="eastAsia"/>
          <w:noProof/>
          <w:snapToGrid w:val="0"/>
          <w:sz w:val="21"/>
          <w:szCs w:val="21"/>
        </w:rPr>
        <w:tab/>
      </w:r>
      <w:r w:rsidRPr="002438B8">
        <w:rPr>
          <w:rFonts w:hint="eastAsia"/>
          <w:noProof/>
          <w:snapToGrid w:val="0"/>
          <w:sz w:val="21"/>
          <w:szCs w:val="21"/>
        </w:rPr>
        <w:t>杨凯</w:t>
      </w:r>
      <w:r w:rsidRPr="002438B8">
        <w:rPr>
          <w:rFonts w:hint="eastAsia"/>
          <w:noProof/>
          <w:snapToGrid w:val="0"/>
          <w:sz w:val="21"/>
          <w:szCs w:val="21"/>
        </w:rPr>
        <w:t xml:space="preserve">. </w:t>
      </w:r>
      <w:r w:rsidRPr="002438B8">
        <w:rPr>
          <w:rFonts w:hint="eastAsia"/>
          <w:noProof/>
          <w:snapToGrid w:val="0"/>
          <w:sz w:val="21"/>
          <w:szCs w:val="21"/>
        </w:rPr>
        <w:t>水稻土有机质矿化过程中多氯联苯的厌氧生物脱氯研究</w:t>
      </w:r>
      <w:r w:rsidRPr="002438B8">
        <w:rPr>
          <w:rFonts w:hint="eastAsia"/>
          <w:noProof/>
          <w:snapToGrid w:val="0"/>
          <w:sz w:val="21"/>
          <w:szCs w:val="21"/>
        </w:rPr>
        <w:t xml:space="preserve"> [D]; </w:t>
      </w:r>
      <w:r w:rsidRPr="002438B8">
        <w:rPr>
          <w:rFonts w:hint="eastAsia"/>
          <w:noProof/>
          <w:snapToGrid w:val="0"/>
          <w:sz w:val="21"/>
          <w:szCs w:val="21"/>
        </w:rPr>
        <w:t>浙江大学</w:t>
      </w:r>
      <w:r w:rsidRPr="002438B8">
        <w:rPr>
          <w:rFonts w:hint="eastAsia"/>
          <w:noProof/>
          <w:snapToGrid w:val="0"/>
          <w:sz w:val="21"/>
          <w:szCs w:val="21"/>
        </w:rPr>
        <w:t xml:space="preserve"> </w:t>
      </w:r>
      <w:r w:rsidRPr="002438B8">
        <w:rPr>
          <w:rFonts w:hint="eastAsia"/>
          <w:noProof/>
          <w:snapToGrid w:val="0"/>
          <w:sz w:val="21"/>
          <w:szCs w:val="21"/>
        </w:rPr>
        <w:t>硕士</w:t>
      </w:r>
      <w:r w:rsidRPr="002438B8">
        <w:rPr>
          <w:rFonts w:hint="eastAsia"/>
          <w:noProof/>
          <w:snapToGrid w:val="0"/>
          <w:sz w:val="21"/>
          <w:szCs w:val="21"/>
        </w:rPr>
        <w:t>, 2015.</w:t>
      </w:r>
    </w:p>
    <w:p w14:paraId="68E27920"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[8</w:t>
      </w:r>
      <w:r>
        <w:rPr>
          <w:rFonts w:hint="eastAsia"/>
          <w:noProof/>
          <w:snapToGrid w:val="0"/>
          <w:sz w:val="21"/>
          <w:szCs w:val="21"/>
        </w:rPr>
        <w:t>6</w:t>
      </w:r>
      <w:r w:rsidRPr="002438B8">
        <w:rPr>
          <w:noProof/>
          <w:snapToGrid w:val="0"/>
          <w:sz w:val="21"/>
          <w:szCs w:val="21"/>
        </w:rPr>
        <w:t>]</w:t>
      </w:r>
      <w:r w:rsidRPr="002438B8">
        <w:rPr>
          <w:noProof/>
          <w:snapToGrid w:val="0"/>
          <w:sz w:val="21"/>
          <w:szCs w:val="21"/>
        </w:rPr>
        <w:tab/>
        <w:t>Matturro B, Ubaldi C, Rossetti S. Microbiome dynamics of a Polychlorobiphenyl (PCB) historically contaminated marine sediment under conditions promoting reductive dechlorination [J]. Frontiers in Microbiology, 2016, 7(1502).</w:t>
      </w:r>
    </w:p>
    <w:p w14:paraId="534DA088"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lastRenderedPageBreak/>
        <w:t>[8</w:t>
      </w:r>
      <w:r>
        <w:rPr>
          <w:rFonts w:hint="eastAsia"/>
          <w:noProof/>
          <w:snapToGrid w:val="0"/>
          <w:sz w:val="21"/>
          <w:szCs w:val="21"/>
        </w:rPr>
        <w:t>7</w:t>
      </w:r>
      <w:r w:rsidRPr="002438B8">
        <w:rPr>
          <w:noProof/>
          <w:snapToGrid w:val="0"/>
          <w:sz w:val="21"/>
          <w:szCs w:val="21"/>
        </w:rPr>
        <w:t>]</w:t>
      </w:r>
      <w:r w:rsidRPr="002438B8">
        <w:rPr>
          <w:noProof/>
          <w:snapToGrid w:val="0"/>
          <w:sz w:val="21"/>
          <w:szCs w:val="21"/>
        </w:rPr>
        <w:tab/>
        <w:t>Mori K, Kim H, Kakegawa T, et al. A novel lineage of sulfate-reducing microorganisms: Thermodesulfobiaceae fam. nov., Thermodesulfobium narugense, gen. nov., sp. nov., a new thermophilic isolate from a hot spring [J]. Extremophiles Life Under Extreme Conditions, 2003, 7(4): 283-</w:t>
      </w:r>
      <w:r w:rsidRPr="002438B8">
        <w:rPr>
          <w:rFonts w:hint="eastAsia"/>
          <w:noProof/>
          <w:snapToGrid w:val="0"/>
          <w:sz w:val="21"/>
          <w:szCs w:val="21"/>
        </w:rPr>
        <w:t>2</w:t>
      </w:r>
      <w:r w:rsidRPr="002438B8">
        <w:rPr>
          <w:noProof/>
          <w:snapToGrid w:val="0"/>
          <w:sz w:val="21"/>
          <w:szCs w:val="21"/>
        </w:rPr>
        <w:t>90.</w:t>
      </w:r>
    </w:p>
    <w:p w14:paraId="64146E6D"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[8</w:t>
      </w:r>
      <w:r>
        <w:rPr>
          <w:rFonts w:hint="eastAsia"/>
          <w:noProof/>
          <w:snapToGrid w:val="0"/>
          <w:sz w:val="21"/>
          <w:szCs w:val="21"/>
        </w:rPr>
        <w:t>8</w:t>
      </w:r>
      <w:r w:rsidRPr="002438B8">
        <w:rPr>
          <w:noProof/>
          <w:snapToGrid w:val="0"/>
          <w:sz w:val="21"/>
          <w:szCs w:val="21"/>
        </w:rPr>
        <w:t>]</w:t>
      </w:r>
      <w:r w:rsidRPr="002438B8">
        <w:rPr>
          <w:noProof/>
          <w:snapToGrid w:val="0"/>
          <w:sz w:val="21"/>
          <w:szCs w:val="21"/>
        </w:rPr>
        <w:tab/>
        <w:t xml:space="preserve">Hug L A, Beiko R G, Rowe A R, et al. Comparative metagenomics of three </w:t>
      </w:r>
      <w:r w:rsidRPr="0053357F">
        <w:rPr>
          <w:i/>
          <w:noProof/>
          <w:snapToGrid w:val="0"/>
          <w:sz w:val="21"/>
          <w:szCs w:val="21"/>
        </w:rPr>
        <w:t>Dehalococcoides</w:t>
      </w:r>
      <w:r w:rsidRPr="002438B8">
        <w:rPr>
          <w:noProof/>
          <w:snapToGrid w:val="0"/>
          <w:sz w:val="21"/>
          <w:szCs w:val="21"/>
        </w:rPr>
        <w:t>-containing enrichment cultures: the role of the non-dechlorinating community [J]. BMC Genomics, 2012, 13(1): 327.</w:t>
      </w:r>
    </w:p>
    <w:p w14:paraId="7EDD3073"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[8</w:t>
      </w:r>
      <w:r>
        <w:rPr>
          <w:rFonts w:hint="eastAsia"/>
          <w:noProof/>
          <w:snapToGrid w:val="0"/>
          <w:sz w:val="21"/>
          <w:szCs w:val="21"/>
        </w:rPr>
        <w:t>9</w:t>
      </w:r>
      <w:r w:rsidRPr="002438B8">
        <w:rPr>
          <w:noProof/>
          <w:snapToGrid w:val="0"/>
          <w:sz w:val="21"/>
          <w:szCs w:val="21"/>
        </w:rPr>
        <w:t>]</w:t>
      </w:r>
      <w:r w:rsidRPr="002438B8">
        <w:rPr>
          <w:noProof/>
          <w:snapToGrid w:val="0"/>
          <w:sz w:val="21"/>
          <w:szCs w:val="21"/>
        </w:rPr>
        <w:tab/>
        <w:t>Kjellerup B V, Sun X, Ghosh U, et al. Site-specific microbial communities in three PCB-impacted sediments are associated with different in situ dechlorinating activities [J]. Environmental Microbiology, 2008, 10(5): 1296–</w:t>
      </w:r>
      <w:r w:rsidRPr="002438B8">
        <w:rPr>
          <w:rFonts w:hint="eastAsia"/>
          <w:noProof/>
          <w:snapToGrid w:val="0"/>
          <w:sz w:val="21"/>
          <w:szCs w:val="21"/>
        </w:rPr>
        <w:t>1</w:t>
      </w:r>
      <w:r w:rsidRPr="002438B8">
        <w:rPr>
          <w:noProof/>
          <w:snapToGrid w:val="0"/>
          <w:sz w:val="21"/>
          <w:szCs w:val="21"/>
        </w:rPr>
        <w:t>309.</w:t>
      </w:r>
    </w:p>
    <w:p w14:paraId="0698985A"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90</w:t>
      </w:r>
      <w:r w:rsidRPr="002438B8">
        <w:rPr>
          <w:noProof/>
          <w:snapToGrid w:val="0"/>
          <w:sz w:val="21"/>
          <w:szCs w:val="21"/>
        </w:rPr>
        <w:t>]</w:t>
      </w:r>
      <w:r w:rsidRPr="002438B8">
        <w:rPr>
          <w:noProof/>
          <w:snapToGrid w:val="0"/>
          <w:sz w:val="21"/>
          <w:szCs w:val="21"/>
        </w:rPr>
        <w:tab/>
        <w:t>Hori T, Aoyagi T, Itoh H, et al. Isolation of microorganisms involved in reduction of crystalline iron(III) oxides in natural environments [J]. Frontiers in Microbiology, 2015, 6(386): 1-16.</w:t>
      </w:r>
    </w:p>
    <w:p w14:paraId="27196FD1"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91</w:t>
      </w:r>
      <w:r w:rsidRPr="002438B8">
        <w:rPr>
          <w:noProof/>
          <w:snapToGrid w:val="0"/>
          <w:sz w:val="21"/>
          <w:szCs w:val="21"/>
        </w:rPr>
        <w:t>]</w:t>
      </w:r>
      <w:r w:rsidRPr="002438B8">
        <w:rPr>
          <w:noProof/>
          <w:snapToGrid w:val="0"/>
          <w:sz w:val="21"/>
          <w:szCs w:val="21"/>
        </w:rPr>
        <w:tab/>
        <w:t>Wu Q Z, Sowers K R, May H D. Establishment of a polychlorinated biphenyl-dechlorinating microbial consortium, specific for doubly flanked chlorines, in a defined, sediment-free medium [J]. Appl Environ Microbiol, 2000, 66(1): 49-53.</w:t>
      </w:r>
    </w:p>
    <w:p w14:paraId="15E36478"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92</w:t>
      </w:r>
      <w:r w:rsidRPr="002438B8">
        <w:rPr>
          <w:noProof/>
          <w:snapToGrid w:val="0"/>
          <w:sz w:val="21"/>
          <w:szCs w:val="21"/>
        </w:rPr>
        <w:t>]</w:t>
      </w:r>
      <w:r w:rsidRPr="002438B8">
        <w:rPr>
          <w:noProof/>
          <w:snapToGrid w:val="0"/>
          <w:sz w:val="21"/>
          <w:szCs w:val="21"/>
        </w:rPr>
        <w:tab/>
      </w:r>
      <w:r w:rsidRPr="00831DB9">
        <w:rPr>
          <w:noProof/>
          <w:snapToGrid w:val="0"/>
          <w:spacing w:val="2"/>
          <w:kern w:val="0"/>
          <w:sz w:val="21"/>
          <w:szCs w:val="21"/>
        </w:rPr>
        <w:t xml:space="preserve">Hendrickson E R, Payne J A, Young R M, et al. Molecular </w:t>
      </w:r>
      <w:r w:rsidRPr="00831DB9">
        <w:rPr>
          <w:rFonts w:hint="eastAsia"/>
          <w:noProof/>
          <w:snapToGrid w:val="0"/>
          <w:spacing w:val="2"/>
          <w:kern w:val="0"/>
          <w:sz w:val="21"/>
          <w:szCs w:val="21"/>
        </w:rPr>
        <w:t>a</w:t>
      </w:r>
      <w:r w:rsidRPr="00831DB9">
        <w:rPr>
          <w:noProof/>
          <w:snapToGrid w:val="0"/>
          <w:spacing w:val="2"/>
          <w:kern w:val="0"/>
          <w:sz w:val="21"/>
          <w:szCs w:val="21"/>
        </w:rPr>
        <w:t xml:space="preserve">nalysis of </w:t>
      </w:r>
      <w:r w:rsidRPr="00831DB9">
        <w:rPr>
          <w:i/>
          <w:noProof/>
          <w:snapToGrid w:val="0"/>
          <w:spacing w:val="2"/>
          <w:kern w:val="0"/>
          <w:sz w:val="21"/>
          <w:szCs w:val="21"/>
        </w:rPr>
        <w:t>Dehalococcoides</w:t>
      </w:r>
      <w:r w:rsidRPr="00831DB9">
        <w:rPr>
          <w:noProof/>
          <w:snapToGrid w:val="0"/>
          <w:spacing w:val="2"/>
          <w:kern w:val="0"/>
          <w:sz w:val="21"/>
          <w:szCs w:val="21"/>
        </w:rPr>
        <w:t xml:space="preserve"> 16S </w:t>
      </w:r>
      <w:r w:rsidRPr="00831DB9">
        <w:rPr>
          <w:rFonts w:hint="eastAsia"/>
          <w:noProof/>
          <w:snapToGrid w:val="0"/>
          <w:spacing w:val="2"/>
          <w:kern w:val="0"/>
          <w:sz w:val="21"/>
          <w:szCs w:val="21"/>
        </w:rPr>
        <w:t>r</w:t>
      </w:r>
      <w:r w:rsidRPr="00831DB9">
        <w:rPr>
          <w:noProof/>
          <w:snapToGrid w:val="0"/>
          <w:spacing w:val="2"/>
          <w:kern w:val="0"/>
          <w:sz w:val="21"/>
          <w:szCs w:val="21"/>
        </w:rPr>
        <w:t>ibosomal DNA from Chloroethene-</w:t>
      </w:r>
      <w:r w:rsidRPr="00831DB9">
        <w:rPr>
          <w:rFonts w:hint="eastAsia"/>
          <w:noProof/>
          <w:snapToGrid w:val="0"/>
          <w:spacing w:val="2"/>
          <w:kern w:val="0"/>
          <w:sz w:val="21"/>
          <w:szCs w:val="21"/>
        </w:rPr>
        <w:t>c</w:t>
      </w:r>
      <w:r w:rsidRPr="00831DB9">
        <w:rPr>
          <w:noProof/>
          <w:snapToGrid w:val="0"/>
          <w:spacing w:val="2"/>
          <w:kern w:val="0"/>
          <w:sz w:val="21"/>
          <w:szCs w:val="21"/>
        </w:rPr>
        <w:t xml:space="preserve">ontaminated </w:t>
      </w:r>
      <w:r w:rsidRPr="00831DB9">
        <w:rPr>
          <w:rFonts w:hint="eastAsia"/>
          <w:noProof/>
          <w:snapToGrid w:val="0"/>
          <w:spacing w:val="2"/>
          <w:kern w:val="0"/>
          <w:sz w:val="21"/>
          <w:szCs w:val="21"/>
        </w:rPr>
        <w:t>s</w:t>
      </w:r>
      <w:r w:rsidRPr="00831DB9">
        <w:rPr>
          <w:noProof/>
          <w:snapToGrid w:val="0"/>
          <w:spacing w:val="2"/>
          <w:kern w:val="0"/>
          <w:sz w:val="21"/>
          <w:szCs w:val="21"/>
        </w:rPr>
        <w:t xml:space="preserve">ites throughout </w:t>
      </w:r>
      <w:r w:rsidRPr="00831DB9">
        <w:rPr>
          <w:rFonts w:hint="eastAsia"/>
          <w:noProof/>
          <w:snapToGrid w:val="0"/>
          <w:spacing w:val="2"/>
          <w:kern w:val="0"/>
          <w:sz w:val="21"/>
          <w:szCs w:val="21"/>
        </w:rPr>
        <w:t>n</w:t>
      </w:r>
      <w:r w:rsidRPr="00831DB9">
        <w:rPr>
          <w:noProof/>
          <w:snapToGrid w:val="0"/>
          <w:spacing w:val="2"/>
          <w:kern w:val="0"/>
          <w:sz w:val="21"/>
          <w:szCs w:val="21"/>
        </w:rPr>
        <w:t xml:space="preserve">orth America and Europe [J]. </w:t>
      </w:r>
      <w:r w:rsidRPr="002438B8">
        <w:rPr>
          <w:noProof/>
          <w:snapToGrid w:val="0"/>
          <w:sz w:val="21"/>
          <w:szCs w:val="21"/>
        </w:rPr>
        <w:t>Applied and Environmental Microbiology, 2002, 68(2): 485-</w:t>
      </w:r>
      <w:r w:rsidRPr="002438B8">
        <w:rPr>
          <w:rFonts w:hint="eastAsia"/>
          <w:noProof/>
          <w:snapToGrid w:val="0"/>
          <w:sz w:val="21"/>
          <w:szCs w:val="21"/>
        </w:rPr>
        <w:t>4</w:t>
      </w:r>
      <w:r w:rsidRPr="002438B8">
        <w:rPr>
          <w:noProof/>
          <w:snapToGrid w:val="0"/>
          <w:sz w:val="21"/>
          <w:szCs w:val="21"/>
        </w:rPr>
        <w:t>95.</w:t>
      </w:r>
    </w:p>
    <w:p w14:paraId="4F920445"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w:t>
      </w:r>
      <w:r>
        <w:rPr>
          <w:rFonts w:hint="eastAsia"/>
          <w:noProof/>
          <w:snapToGrid w:val="0"/>
          <w:sz w:val="21"/>
          <w:szCs w:val="21"/>
        </w:rPr>
        <w:t>93</w:t>
      </w:r>
      <w:r w:rsidRPr="002438B8">
        <w:rPr>
          <w:noProof/>
          <w:snapToGrid w:val="0"/>
          <w:sz w:val="21"/>
          <w:szCs w:val="21"/>
        </w:rPr>
        <w:t>]</w:t>
      </w:r>
      <w:r w:rsidRPr="002438B8">
        <w:rPr>
          <w:noProof/>
          <w:snapToGrid w:val="0"/>
          <w:sz w:val="21"/>
          <w:szCs w:val="21"/>
        </w:rPr>
        <w:tab/>
        <w:t xml:space="preserve">Laroe S L, Fricker A D, Bedard D L. </w:t>
      </w:r>
      <w:r w:rsidRPr="00831DB9">
        <w:rPr>
          <w:i/>
          <w:noProof/>
          <w:snapToGrid w:val="0"/>
          <w:sz w:val="21"/>
          <w:szCs w:val="21"/>
        </w:rPr>
        <w:t>Dehalococcoides mccartyi</w:t>
      </w:r>
      <w:r w:rsidRPr="002438B8">
        <w:rPr>
          <w:noProof/>
          <w:snapToGrid w:val="0"/>
          <w:sz w:val="21"/>
          <w:szCs w:val="21"/>
        </w:rPr>
        <w:t xml:space="preserve"> </w:t>
      </w:r>
      <w:r w:rsidRPr="002438B8">
        <w:rPr>
          <w:rFonts w:hint="eastAsia"/>
          <w:noProof/>
          <w:snapToGrid w:val="0"/>
          <w:sz w:val="21"/>
          <w:szCs w:val="21"/>
        </w:rPr>
        <w:t>s</w:t>
      </w:r>
      <w:r w:rsidRPr="002438B8">
        <w:rPr>
          <w:noProof/>
          <w:snapToGrid w:val="0"/>
          <w:sz w:val="21"/>
          <w:szCs w:val="21"/>
        </w:rPr>
        <w:t xml:space="preserve">train JNA in </w:t>
      </w:r>
      <w:r w:rsidRPr="002438B8">
        <w:rPr>
          <w:rFonts w:hint="eastAsia"/>
          <w:noProof/>
          <w:snapToGrid w:val="0"/>
          <w:sz w:val="21"/>
          <w:szCs w:val="21"/>
        </w:rPr>
        <w:t>p</w:t>
      </w:r>
      <w:r w:rsidRPr="002438B8">
        <w:rPr>
          <w:noProof/>
          <w:snapToGrid w:val="0"/>
          <w:sz w:val="21"/>
          <w:szCs w:val="21"/>
        </w:rPr>
        <w:t xml:space="preserve">ure </w:t>
      </w:r>
      <w:r w:rsidRPr="002438B8">
        <w:rPr>
          <w:rFonts w:hint="eastAsia"/>
          <w:noProof/>
          <w:snapToGrid w:val="0"/>
          <w:sz w:val="21"/>
          <w:szCs w:val="21"/>
        </w:rPr>
        <w:t>c</w:t>
      </w:r>
      <w:r w:rsidRPr="002438B8">
        <w:rPr>
          <w:noProof/>
          <w:snapToGrid w:val="0"/>
          <w:sz w:val="21"/>
          <w:szCs w:val="21"/>
        </w:rPr>
        <w:t xml:space="preserve">ulture </w:t>
      </w:r>
      <w:r w:rsidRPr="002438B8">
        <w:rPr>
          <w:rFonts w:hint="eastAsia"/>
          <w:noProof/>
          <w:snapToGrid w:val="0"/>
          <w:sz w:val="21"/>
          <w:szCs w:val="21"/>
        </w:rPr>
        <w:t>e</w:t>
      </w:r>
      <w:r w:rsidRPr="002438B8">
        <w:rPr>
          <w:noProof/>
          <w:snapToGrid w:val="0"/>
          <w:sz w:val="21"/>
          <w:szCs w:val="21"/>
        </w:rPr>
        <w:t xml:space="preserve">xtensively </w:t>
      </w:r>
      <w:r w:rsidRPr="002438B8">
        <w:rPr>
          <w:rFonts w:hint="eastAsia"/>
          <w:noProof/>
          <w:snapToGrid w:val="0"/>
          <w:sz w:val="21"/>
          <w:szCs w:val="21"/>
        </w:rPr>
        <w:t>d</w:t>
      </w:r>
      <w:r w:rsidRPr="002438B8">
        <w:rPr>
          <w:noProof/>
          <w:snapToGrid w:val="0"/>
          <w:sz w:val="21"/>
          <w:szCs w:val="21"/>
        </w:rPr>
        <w:t xml:space="preserve">echlorinates Aroclor 1260 </w:t>
      </w:r>
      <w:r w:rsidRPr="002438B8">
        <w:rPr>
          <w:rFonts w:hint="eastAsia"/>
          <w:noProof/>
          <w:snapToGrid w:val="0"/>
          <w:sz w:val="21"/>
          <w:szCs w:val="21"/>
        </w:rPr>
        <w:t>a</w:t>
      </w:r>
      <w:r w:rsidRPr="002438B8">
        <w:rPr>
          <w:noProof/>
          <w:snapToGrid w:val="0"/>
          <w:sz w:val="21"/>
          <w:szCs w:val="21"/>
        </w:rPr>
        <w:t xml:space="preserve">ccording to </w:t>
      </w:r>
      <w:r w:rsidRPr="002438B8">
        <w:rPr>
          <w:rFonts w:hint="eastAsia"/>
          <w:noProof/>
          <w:snapToGrid w:val="0"/>
          <w:sz w:val="21"/>
          <w:szCs w:val="21"/>
        </w:rPr>
        <w:t>P</w:t>
      </w:r>
      <w:r w:rsidRPr="002438B8">
        <w:rPr>
          <w:noProof/>
          <w:snapToGrid w:val="0"/>
          <w:sz w:val="21"/>
          <w:szCs w:val="21"/>
        </w:rPr>
        <w:t xml:space="preserve">olychlorinated Biphenyl (PCB) </w:t>
      </w:r>
      <w:r w:rsidRPr="002438B8">
        <w:rPr>
          <w:rFonts w:hint="eastAsia"/>
          <w:noProof/>
          <w:snapToGrid w:val="0"/>
          <w:sz w:val="21"/>
          <w:szCs w:val="21"/>
        </w:rPr>
        <w:t>d</w:t>
      </w:r>
      <w:r w:rsidRPr="002438B8">
        <w:rPr>
          <w:noProof/>
          <w:snapToGrid w:val="0"/>
          <w:sz w:val="21"/>
          <w:szCs w:val="21"/>
        </w:rPr>
        <w:t xml:space="preserve">echlorination </w:t>
      </w:r>
      <w:r w:rsidRPr="002438B8">
        <w:rPr>
          <w:rFonts w:hint="eastAsia"/>
          <w:noProof/>
          <w:snapToGrid w:val="0"/>
          <w:sz w:val="21"/>
          <w:szCs w:val="21"/>
        </w:rPr>
        <w:t>P</w:t>
      </w:r>
      <w:r w:rsidRPr="002438B8">
        <w:rPr>
          <w:noProof/>
          <w:snapToGrid w:val="0"/>
          <w:sz w:val="21"/>
          <w:szCs w:val="21"/>
        </w:rPr>
        <w:t>rocess N [J]. Environmental Science and Technology, 2014, 48(16): 9187-</w:t>
      </w:r>
      <w:r w:rsidRPr="002438B8">
        <w:rPr>
          <w:rFonts w:hint="eastAsia"/>
          <w:noProof/>
          <w:snapToGrid w:val="0"/>
          <w:sz w:val="21"/>
          <w:szCs w:val="21"/>
        </w:rPr>
        <w:t>91</w:t>
      </w:r>
      <w:r w:rsidRPr="002438B8">
        <w:rPr>
          <w:noProof/>
          <w:snapToGrid w:val="0"/>
          <w:sz w:val="21"/>
          <w:szCs w:val="21"/>
        </w:rPr>
        <w:t>96.</w:t>
      </w:r>
    </w:p>
    <w:p w14:paraId="2FBA9925"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[9</w:t>
      </w:r>
      <w:r>
        <w:rPr>
          <w:rFonts w:hint="eastAsia"/>
          <w:noProof/>
          <w:snapToGrid w:val="0"/>
          <w:sz w:val="21"/>
          <w:szCs w:val="21"/>
        </w:rPr>
        <w:t>4</w:t>
      </w:r>
      <w:r w:rsidRPr="002438B8">
        <w:rPr>
          <w:noProof/>
          <w:snapToGrid w:val="0"/>
          <w:sz w:val="21"/>
          <w:szCs w:val="21"/>
        </w:rPr>
        <w:t>]</w:t>
      </w:r>
      <w:r w:rsidRPr="002438B8">
        <w:rPr>
          <w:noProof/>
          <w:snapToGrid w:val="0"/>
          <w:sz w:val="21"/>
          <w:szCs w:val="21"/>
        </w:rPr>
        <w:tab/>
        <w:t xml:space="preserve">Sung Y, Ritalahti K M, Apkarian R P, et al. Quantitative PCR confirms purity of strain GT, a novel trichloroethene-to-ethene-respiring </w:t>
      </w:r>
      <w:r w:rsidRPr="00831DB9">
        <w:rPr>
          <w:i/>
          <w:noProof/>
          <w:snapToGrid w:val="0"/>
          <w:sz w:val="21"/>
          <w:szCs w:val="21"/>
        </w:rPr>
        <w:t>Dehalococcoides</w:t>
      </w:r>
      <w:r w:rsidRPr="002438B8">
        <w:rPr>
          <w:noProof/>
          <w:snapToGrid w:val="0"/>
          <w:sz w:val="21"/>
          <w:szCs w:val="21"/>
        </w:rPr>
        <w:t xml:space="preserve"> isolate [J]. Applied and Environmental Microbiology, 2006, 72(3): 1980-</w:t>
      </w:r>
      <w:r w:rsidRPr="002438B8">
        <w:rPr>
          <w:rFonts w:hint="eastAsia"/>
          <w:noProof/>
          <w:snapToGrid w:val="0"/>
          <w:sz w:val="21"/>
          <w:szCs w:val="21"/>
        </w:rPr>
        <w:t>198</w:t>
      </w:r>
      <w:r w:rsidRPr="002438B8">
        <w:rPr>
          <w:noProof/>
          <w:snapToGrid w:val="0"/>
          <w:sz w:val="21"/>
          <w:szCs w:val="21"/>
        </w:rPr>
        <w:t>7.</w:t>
      </w:r>
    </w:p>
    <w:p w14:paraId="2491DE42" w14:textId="77777777" w:rsidR="00572E93" w:rsidRPr="002438B8"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[9</w:t>
      </w:r>
      <w:r>
        <w:rPr>
          <w:rFonts w:hint="eastAsia"/>
          <w:noProof/>
          <w:snapToGrid w:val="0"/>
          <w:sz w:val="21"/>
          <w:szCs w:val="21"/>
        </w:rPr>
        <w:t>5</w:t>
      </w:r>
      <w:r w:rsidRPr="002438B8">
        <w:rPr>
          <w:noProof/>
          <w:snapToGrid w:val="0"/>
          <w:sz w:val="21"/>
          <w:szCs w:val="21"/>
        </w:rPr>
        <w:t>]</w:t>
      </w:r>
      <w:r w:rsidRPr="002438B8">
        <w:rPr>
          <w:noProof/>
          <w:snapToGrid w:val="0"/>
          <w:sz w:val="21"/>
          <w:szCs w:val="21"/>
        </w:rPr>
        <w:tab/>
        <w:t>Matturro B, Ubaldi C, Grenni P, et al. Polychlorinated biphenyl (PCB) anaerobic degradation in marine sediments: microcosm study and role of autochthonous microbial communities [J]. Environmental Science and Pollution Research, 2016, 23(13): 12613-</w:t>
      </w:r>
      <w:r w:rsidRPr="002438B8">
        <w:rPr>
          <w:rFonts w:hint="eastAsia"/>
          <w:noProof/>
          <w:snapToGrid w:val="0"/>
          <w:sz w:val="21"/>
          <w:szCs w:val="21"/>
        </w:rPr>
        <w:t>126</w:t>
      </w:r>
      <w:r w:rsidRPr="002438B8">
        <w:rPr>
          <w:noProof/>
          <w:snapToGrid w:val="0"/>
          <w:sz w:val="21"/>
          <w:szCs w:val="21"/>
        </w:rPr>
        <w:t>23.</w:t>
      </w:r>
    </w:p>
    <w:p w14:paraId="0B085E33" w14:textId="77777777" w:rsidR="00244C3A" w:rsidRDefault="00572E93" w:rsidP="00572E93">
      <w:pPr>
        <w:adjustRightInd w:val="0"/>
        <w:snapToGrid w:val="0"/>
        <w:spacing w:line="300" w:lineRule="exact"/>
        <w:ind w:left="420" w:hangingChars="200" w:hanging="420"/>
        <w:rPr>
          <w:noProof/>
          <w:snapToGrid w:val="0"/>
          <w:sz w:val="21"/>
          <w:szCs w:val="21"/>
        </w:rPr>
      </w:pPr>
      <w:r w:rsidRPr="002438B8">
        <w:rPr>
          <w:noProof/>
          <w:snapToGrid w:val="0"/>
          <w:sz w:val="21"/>
          <w:szCs w:val="21"/>
        </w:rPr>
        <w:t>[9</w:t>
      </w:r>
      <w:r>
        <w:rPr>
          <w:rFonts w:hint="eastAsia"/>
          <w:noProof/>
          <w:snapToGrid w:val="0"/>
          <w:sz w:val="21"/>
          <w:szCs w:val="21"/>
        </w:rPr>
        <w:t>6</w:t>
      </w:r>
      <w:r w:rsidRPr="002438B8">
        <w:rPr>
          <w:noProof/>
          <w:snapToGrid w:val="0"/>
          <w:sz w:val="21"/>
          <w:szCs w:val="21"/>
        </w:rPr>
        <w:t>]</w:t>
      </w:r>
      <w:r w:rsidRPr="002438B8">
        <w:rPr>
          <w:noProof/>
          <w:snapToGrid w:val="0"/>
          <w:sz w:val="21"/>
          <w:szCs w:val="21"/>
        </w:rPr>
        <w:tab/>
        <w:t xml:space="preserve">Hölscher T, Krajmalnikbrown R, Ritalahti K M, et al. Multiple </w:t>
      </w:r>
      <w:r w:rsidRPr="002438B8">
        <w:rPr>
          <w:rFonts w:hint="eastAsia"/>
          <w:noProof/>
          <w:snapToGrid w:val="0"/>
          <w:sz w:val="21"/>
          <w:szCs w:val="21"/>
        </w:rPr>
        <w:t>n</w:t>
      </w:r>
      <w:r w:rsidRPr="002438B8">
        <w:rPr>
          <w:noProof/>
          <w:snapToGrid w:val="0"/>
          <w:sz w:val="21"/>
          <w:szCs w:val="21"/>
        </w:rPr>
        <w:t xml:space="preserve">onidentical </w:t>
      </w:r>
      <w:r w:rsidRPr="002438B8">
        <w:rPr>
          <w:rFonts w:hint="eastAsia"/>
          <w:noProof/>
          <w:snapToGrid w:val="0"/>
          <w:sz w:val="21"/>
          <w:szCs w:val="21"/>
        </w:rPr>
        <w:t>r</w:t>
      </w:r>
      <w:r w:rsidRPr="002438B8">
        <w:rPr>
          <w:noProof/>
          <w:snapToGrid w:val="0"/>
          <w:sz w:val="21"/>
          <w:szCs w:val="21"/>
        </w:rPr>
        <w:t>eductive-</w:t>
      </w:r>
      <w:r w:rsidRPr="002438B8">
        <w:rPr>
          <w:rFonts w:hint="eastAsia"/>
          <w:noProof/>
          <w:snapToGrid w:val="0"/>
          <w:sz w:val="21"/>
          <w:szCs w:val="21"/>
        </w:rPr>
        <w:t>d</w:t>
      </w:r>
      <w:r w:rsidRPr="002438B8">
        <w:rPr>
          <w:noProof/>
          <w:snapToGrid w:val="0"/>
          <w:sz w:val="21"/>
          <w:szCs w:val="21"/>
        </w:rPr>
        <w:t>ehalogenase-</w:t>
      </w:r>
      <w:r w:rsidRPr="002438B8">
        <w:rPr>
          <w:rFonts w:hint="eastAsia"/>
          <w:noProof/>
          <w:snapToGrid w:val="0"/>
          <w:sz w:val="21"/>
          <w:szCs w:val="21"/>
        </w:rPr>
        <w:t>h</w:t>
      </w:r>
      <w:r w:rsidRPr="002438B8">
        <w:rPr>
          <w:noProof/>
          <w:snapToGrid w:val="0"/>
          <w:sz w:val="21"/>
          <w:szCs w:val="21"/>
        </w:rPr>
        <w:t xml:space="preserve">omologous </w:t>
      </w:r>
      <w:r w:rsidRPr="002438B8">
        <w:rPr>
          <w:rFonts w:hint="eastAsia"/>
          <w:noProof/>
          <w:snapToGrid w:val="0"/>
          <w:sz w:val="21"/>
          <w:szCs w:val="21"/>
        </w:rPr>
        <w:t>g</w:t>
      </w:r>
      <w:r w:rsidRPr="002438B8">
        <w:rPr>
          <w:noProof/>
          <w:snapToGrid w:val="0"/>
          <w:sz w:val="21"/>
          <w:szCs w:val="21"/>
        </w:rPr>
        <w:t xml:space="preserve">enes </w:t>
      </w:r>
      <w:r w:rsidRPr="002438B8">
        <w:rPr>
          <w:rFonts w:hint="eastAsia"/>
          <w:noProof/>
          <w:snapToGrid w:val="0"/>
          <w:sz w:val="21"/>
          <w:szCs w:val="21"/>
        </w:rPr>
        <w:t>a</w:t>
      </w:r>
      <w:r w:rsidRPr="002438B8">
        <w:rPr>
          <w:noProof/>
          <w:snapToGrid w:val="0"/>
          <w:sz w:val="21"/>
          <w:szCs w:val="21"/>
        </w:rPr>
        <w:t xml:space="preserve">re </w:t>
      </w:r>
      <w:r w:rsidRPr="002438B8">
        <w:rPr>
          <w:rFonts w:hint="eastAsia"/>
          <w:noProof/>
          <w:snapToGrid w:val="0"/>
          <w:sz w:val="21"/>
          <w:szCs w:val="21"/>
        </w:rPr>
        <w:t>c</w:t>
      </w:r>
      <w:r w:rsidRPr="002438B8">
        <w:rPr>
          <w:noProof/>
          <w:snapToGrid w:val="0"/>
          <w:sz w:val="21"/>
          <w:szCs w:val="21"/>
        </w:rPr>
        <w:t xml:space="preserve">ommon in </w:t>
      </w:r>
      <w:r w:rsidRPr="00831DB9">
        <w:rPr>
          <w:i/>
          <w:noProof/>
          <w:snapToGrid w:val="0"/>
          <w:sz w:val="21"/>
          <w:szCs w:val="21"/>
        </w:rPr>
        <w:t>Dehalococcoides</w:t>
      </w:r>
      <w:r w:rsidRPr="002438B8">
        <w:rPr>
          <w:noProof/>
          <w:snapToGrid w:val="0"/>
          <w:sz w:val="21"/>
          <w:szCs w:val="21"/>
        </w:rPr>
        <w:t xml:space="preserve"> [J]. Applied and Environmental Microbiology, 2004, 70(9): 5290-5297.</w:t>
      </w:r>
      <w:bookmarkEnd w:id="184"/>
    </w:p>
    <w:p w14:paraId="5B12844C" w14:textId="77777777" w:rsidR="00244C3A" w:rsidRDefault="00244C3A">
      <w:pPr>
        <w:widowControl/>
        <w:jc w:val="left"/>
        <w:rPr>
          <w:noProof/>
          <w:snapToGrid w:val="0"/>
          <w:sz w:val="21"/>
          <w:szCs w:val="21"/>
        </w:rPr>
        <w:sectPr w:rsidR="00244C3A" w:rsidSect="00B66E73">
          <w:headerReference w:type="even" r:id="rId110"/>
          <w:headerReference w:type="default" r:id="rId111"/>
          <w:pgSz w:w="11900" w:h="16840"/>
          <w:pgMar w:top="1440" w:right="1800" w:bottom="1440" w:left="1800" w:header="851" w:footer="992" w:gutter="0"/>
          <w:cols w:space="425"/>
          <w:docGrid w:type="lines" w:linePitch="312"/>
        </w:sectPr>
      </w:pPr>
      <w:r>
        <w:rPr>
          <w:noProof/>
          <w:snapToGrid w:val="0"/>
          <w:sz w:val="21"/>
          <w:szCs w:val="21"/>
        </w:rPr>
        <w:br w:type="page"/>
      </w:r>
    </w:p>
    <w:p w14:paraId="706A332B" w14:textId="77777777" w:rsidR="00244C3A" w:rsidRDefault="00244C3A" w:rsidP="003A4A6B">
      <w:pPr>
        <w:keepNext/>
        <w:keepLines/>
        <w:adjustRightInd w:val="0"/>
        <w:snapToGrid w:val="0"/>
        <w:spacing w:afterLines="50" w:after="156" w:line="415" w:lineRule="auto"/>
        <w:jc w:val="center"/>
        <w:outlineLvl w:val="1"/>
        <w:rPr>
          <w:rFonts w:ascii="黑体" w:eastAsia="黑体" w:hAnsi="Cambria"/>
          <w:bCs/>
          <w:sz w:val="32"/>
          <w:szCs w:val="32"/>
        </w:rPr>
      </w:pPr>
      <w:r w:rsidRPr="007765BD">
        <w:rPr>
          <w:rFonts w:ascii="黑体" w:eastAsia="黑体" w:hAnsi="Cambria" w:hint="eastAsia"/>
          <w:bCs/>
          <w:sz w:val="32"/>
          <w:szCs w:val="32"/>
        </w:rPr>
        <w:lastRenderedPageBreak/>
        <w:t>攻读硕士期间发表论文</w:t>
      </w:r>
    </w:p>
    <w:p w14:paraId="3539F77A" w14:textId="78471993" w:rsidR="00244C3A" w:rsidRDefault="00244C3A" w:rsidP="00244C3A">
      <w:pPr>
        <w:adjustRightInd w:val="0"/>
        <w:snapToGrid w:val="0"/>
        <w:spacing w:line="300" w:lineRule="auto"/>
        <w:ind w:left="240" w:hangingChars="100" w:hanging="240"/>
        <w:rPr>
          <w:noProof/>
          <w:snapToGrid w:val="0"/>
        </w:rPr>
      </w:pPr>
      <w:r w:rsidRPr="007765BD">
        <w:rPr>
          <w:bCs/>
        </w:rPr>
        <w:t>1</w:t>
      </w:r>
      <w:r w:rsidRPr="007765BD">
        <w:rPr>
          <w:bCs/>
        </w:rPr>
        <w:t>、</w:t>
      </w:r>
      <w:r w:rsidR="003E23E1" w:rsidRPr="007765BD">
        <w:rPr>
          <w:noProof/>
          <w:snapToGrid w:val="0"/>
        </w:rPr>
        <w:t>典型多氯联苯在太湖底泥微环境中的脱氯降解研究</w:t>
      </w:r>
      <w:r w:rsidR="003E23E1">
        <w:rPr>
          <w:rFonts w:hint="eastAsia"/>
          <w:noProof/>
          <w:snapToGrid w:val="0"/>
        </w:rPr>
        <w:t xml:space="preserve"> </w:t>
      </w:r>
      <w:r w:rsidR="003E23E1" w:rsidRPr="007765BD">
        <w:rPr>
          <w:noProof/>
          <w:snapToGrid w:val="0"/>
        </w:rPr>
        <w:t xml:space="preserve">[J]. </w:t>
      </w:r>
      <w:r w:rsidR="003E23E1">
        <w:rPr>
          <w:rFonts w:hint="eastAsia"/>
          <w:noProof/>
          <w:snapToGrid w:val="0"/>
        </w:rPr>
        <w:t>东南大学学报（自然科学版），终审中</w:t>
      </w:r>
      <w:r w:rsidR="001479CE">
        <w:rPr>
          <w:rFonts w:hint="eastAsia"/>
          <w:bCs/>
        </w:rPr>
        <w:t>（第二作者）</w:t>
      </w:r>
      <w:r w:rsidR="001479CE">
        <w:rPr>
          <w:rFonts w:hint="eastAsia"/>
          <w:bCs/>
        </w:rPr>
        <w:t>.</w:t>
      </w:r>
    </w:p>
    <w:p w14:paraId="0BD7CABB" w14:textId="67F31E39" w:rsidR="00230254" w:rsidRPr="007765BD" w:rsidRDefault="00230254" w:rsidP="00244C3A">
      <w:pPr>
        <w:adjustRightInd w:val="0"/>
        <w:snapToGrid w:val="0"/>
        <w:spacing w:line="300" w:lineRule="auto"/>
        <w:ind w:left="240" w:hangingChars="100" w:hanging="240"/>
        <w:rPr>
          <w:noProof/>
          <w:snapToGrid w:val="0"/>
        </w:rPr>
      </w:pPr>
      <w:r>
        <w:rPr>
          <w:rFonts w:hint="eastAsia"/>
          <w:noProof/>
          <w:snapToGrid w:val="0"/>
        </w:rPr>
        <w:t>2</w:t>
      </w:r>
      <w:r>
        <w:rPr>
          <w:rFonts w:hint="eastAsia"/>
          <w:noProof/>
          <w:snapToGrid w:val="0"/>
        </w:rPr>
        <w:t>、</w:t>
      </w:r>
      <w:r w:rsidR="00D33A7D">
        <w:rPr>
          <w:rFonts w:hint="eastAsia"/>
          <w:bCs/>
        </w:rPr>
        <w:t>（第二作者）</w:t>
      </w:r>
    </w:p>
    <w:p w14:paraId="74DB4C44" w14:textId="5AAD0227" w:rsidR="00D33A7D" w:rsidRPr="00BC7EAA" w:rsidRDefault="00230254" w:rsidP="00BC7EAA">
      <w:pPr>
        <w:adjustRightInd w:val="0"/>
        <w:snapToGrid w:val="0"/>
        <w:spacing w:line="300" w:lineRule="auto"/>
        <w:ind w:left="240" w:hangingChars="100" w:hanging="240"/>
        <w:rPr>
          <w:bCs/>
        </w:rPr>
      </w:pPr>
      <w:r>
        <w:rPr>
          <w:rFonts w:hint="eastAsia"/>
          <w:noProof/>
          <w:snapToGrid w:val="0"/>
        </w:rPr>
        <w:t>3</w:t>
      </w:r>
      <w:r>
        <w:rPr>
          <w:rFonts w:hint="eastAsia"/>
          <w:noProof/>
          <w:snapToGrid w:val="0"/>
        </w:rPr>
        <w:t>、</w:t>
      </w:r>
      <w:r w:rsidR="004656CC" w:rsidRPr="007765BD">
        <w:rPr>
          <w:noProof/>
          <w:snapToGrid w:val="0"/>
          <w:spacing w:val="-2"/>
        </w:rPr>
        <w:t>太湖竺山湾及其主要入湾河流表层沉积物重金属污染及潜在生态风险评估</w:t>
      </w:r>
      <w:r w:rsidR="004656CC" w:rsidRPr="007765BD">
        <w:rPr>
          <w:noProof/>
          <w:snapToGrid w:val="0"/>
          <w:spacing w:val="-2"/>
        </w:rPr>
        <w:t xml:space="preserve"> [J]. </w:t>
      </w:r>
      <w:r w:rsidR="004656CC" w:rsidRPr="007765BD">
        <w:rPr>
          <w:noProof/>
          <w:snapToGrid w:val="0"/>
        </w:rPr>
        <w:t>环境化学</w:t>
      </w:r>
      <w:r w:rsidR="004656CC" w:rsidRPr="007765BD">
        <w:rPr>
          <w:noProof/>
          <w:snapToGrid w:val="0"/>
        </w:rPr>
        <w:t>, 2016, 35(8): 1557-1566</w:t>
      </w:r>
      <w:r w:rsidR="004656CC">
        <w:rPr>
          <w:rFonts w:hint="eastAsia"/>
          <w:bCs/>
        </w:rPr>
        <w:t>（</w:t>
      </w:r>
      <w:r w:rsidR="004656CC">
        <w:rPr>
          <w:rFonts w:hint="eastAsia"/>
          <w:noProof/>
          <w:snapToGrid w:val="0"/>
          <w:spacing w:val="-2"/>
        </w:rPr>
        <w:t>第三作者</w:t>
      </w:r>
      <w:r w:rsidR="004656CC">
        <w:rPr>
          <w:rFonts w:hint="eastAsia"/>
          <w:bCs/>
        </w:rPr>
        <w:t>）</w:t>
      </w:r>
      <w:r w:rsidR="001479CE">
        <w:rPr>
          <w:rFonts w:hint="eastAsia"/>
          <w:bCs/>
        </w:rPr>
        <w:t>.</w:t>
      </w:r>
    </w:p>
    <w:p w14:paraId="5785B5F6" w14:textId="77777777" w:rsidR="00230254" w:rsidRPr="00F01505" w:rsidRDefault="00230254" w:rsidP="00244C3A">
      <w:pPr>
        <w:adjustRightInd w:val="0"/>
        <w:snapToGrid w:val="0"/>
        <w:spacing w:line="300" w:lineRule="auto"/>
        <w:ind w:left="240" w:hangingChars="100" w:hanging="240"/>
        <w:rPr>
          <w:noProof/>
          <w:snapToGrid w:val="0"/>
        </w:rPr>
      </w:pPr>
    </w:p>
    <w:p w14:paraId="3FA28398" w14:textId="77777777" w:rsidR="00244C3A" w:rsidRDefault="00244C3A">
      <w:pPr>
        <w:widowControl/>
        <w:jc w:val="left"/>
        <w:rPr>
          <w:noProof/>
          <w:snapToGrid w:val="0"/>
          <w:sz w:val="21"/>
          <w:szCs w:val="21"/>
        </w:rPr>
      </w:pPr>
    </w:p>
    <w:p w14:paraId="589F4744" w14:textId="77777777" w:rsidR="00B66E73" w:rsidRPr="00572E93" w:rsidRDefault="00B66E73" w:rsidP="00572E93">
      <w:pPr>
        <w:adjustRightInd w:val="0"/>
        <w:snapToGrid w:val="0"/>
        <w:spacing w:line="300" w:lineRule="exact"/>
        <w:ind w:left="420" w:hangingChars="200" w:hanging="420"/>
        <w:rPr>
          <w:noProof/>
          <w:snapToGrid w:val="0"/>
          <w:sz w:val="21"/>
          <w:szCs w:val="21"/>
        </w:rPr>
      </w:pPr>
    </w:p>
    <w:sectPr w:rsidR="00B66E73" w:rsidRPr="00572E93" w:rsidSect="00B66E73">
      <w:headerReference w:type="default" r:id="rId11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A3B8D" w14:textId="77777777" w:rsidR="00C075FF" w:rsidRDefault="00C075FF">
      <w:r>
        <w:separator/>
      </w:r>
    </w:p>
  </w:endnote>
  <w:endnote w:type="continuationSeparator" w:id="0">
    <w:p w14:paraId="4025C6EF" w14:textId="77777777" w:rsidR="00C075FF" w:rsidRDefault="00C07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Lucida Grande">
    <w:altName w:val="Arial"/>
    <w:charset w:val="00"/>
    <w:family w:val="auto"/>
    <w:pitch w:val="variable"/>
    <w:sig w:usb0="00000000" w:usb1="5000A1FF" w:usb2="00000000" w:usb3="00000000" w:csb0="000001B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Xingkai SC Bold">
    <w:altName w:val="Malgun Gothic Semilight"/>
    <w:charset w:val="00"/>
    <w:family w:val="auto"/>
    <w:pitch w:val="variable"/>
    <w:sig w:usb0="00000000" w:usb1="080F0000" w:usb2="00000000" w:usb3="00000000" w:csb0="00040001" w:csb1="00000000"/>
  </w:font>
  <w:font w:name="Gulim">
    <w:altName w:val="Arial Unicode MS"/>
    <w:panose1 w:val="020B0600000101010101"/>
    <w:charset w:val="81"/>
    <w:family w:val="roman"/>
    <w:notTrueType/>
    <w:pitch w:val="fixed"/>
    <w:sig w:usb0="00000000" w:usb1="09060000" w:usb2="00000010" w:usb3="00000000" w:csb0="00080000" w:csb1="00000000"/>
  </w:font>
  <w:font w:name="Lucida Grande CY">
    <w:charset w:val="59"/>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54B6F" w14:textId="77777777" w:rsidR="000D221E" w:rsidRDefault="000D221E">
    <w:pPr>
      <w:pStyle w:val="af"/>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545F" w14:textId="77777777" w:rsidR="000D221E" w:rsidRDefault="000D221E" w:rsidP="00A95F90">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ED473B">
      <w:rPr>
        <w:rStyle w:val="af1"/>
        <w:noProof/>
      </w:rPr>
      <w:t>VI</w:t>
    </w:r>
    <w:r>
      <w:rPr>
        <w:rStyle w:val="af1"/>
      </w:rPr>
      <w:fldChar w:fldCharType="end"/>
    </w:r>
  </w:p>
  <w:p w14:paraId="54FC7868" w14:textId="77777777" w:rsidR="000D221E" w:rsidRPr="00C5122B" w:rsidRDefault="000D221E" w:rsidP="00A95F90">
    <w:pPr>
      <w:pStyle w:val="af"/>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ACF11" w14:textId="77777777" w:rsidR="000D221E" w:rsidRDefault="000D221E" w:rsidP="00A95F90">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noProof/>
      </w:rPr>
      <w:t>16</w:t>
    </w:r>
    <w:r>
      <w:rPr>
        <w:rStyle w:val="af1"/>
      </w:rPr>
      <w:fldChar w:fldCharType="end"/>
    </w:r>
  </w:p>
  <w:p w14:paraId="71D6A381" w14:textId="77777777" w:rsidR="000D221E" w:rsidRDefault="000D221E" w:rsidP="00A95F90">
    <w:pPr>
      <w:pStyle w:val="af"/>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1A223" w14:textId="77777777" w:rsidR="000D221E" w:rsidRDefault="000D221E" w:rsidP="00A95F90">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ED473B">
      <w:rPr>
        <w:rStyle w:val="af1"/>
        <w:noProof/>
      </w:rPr>
      <w:t>VIII</w:t>
    </w:r>
    <w:r>
      <w:rPr>
        <w:rStyle w:val="af1"/>
      </w:rPr>
      <w:fldChar w:fldCharType="end"/>
    </w:r>
  </w:p>
  <w:p w14:paraId="0B95E5AB" w14:textId="77777777" w:rsidR="000D221E" w:rsidRPr="00C5122B" w:rsidRDefault="000D221E" w:rsidP="00A95F90">
    <w:pPr>
      <w:pStyle w:val="af"/>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FFD8C" w14:textId="77777777" w:rsidR="000D221E" w:rsidRDefault="000D221E" w:rsidP="00A95F90">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noProof/>
      </w:rPr>
      <w:t>2</w:t>
    </w:r>
    <w:r>
      <w:rPr>
        <w:rStyle w:val="af1"/>
      </w:rPr>
      <w:fldChar w:fldCharType="end"/>
    </w:r>
  </w:p>
  <w:p w14:paraId="298EB65B" w14:textId="77777777" w:rsidR="000D221E" w:rsidRPr="00AA4D7F" w:rsidRDefault="000D221E" w:rsidP="00A95F90">
    <w:pPr>
      <w:pStyle w:val="af"/>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D1C22" w14:textId="77777777" w:rsidR="000D221E" w:rsidRDefault="000D221E" w:rsidP="00A95F90">
    <w:pPr>
      <w:pStyle w:val="af"/>
      <w:framePr w:wrap="around" w:vAnchor="text" w:hAnchor="margin" w:xAlign="center" w:y="1"/>
      <w:jc w:val="center"/>
      <w:rPr>
        <w:rStyle w:val="af1"/>
      </w:rPr>
    </w:pPr>
    <w:r>
      <w:rPr>
        <w:rStyle w:val="af1"/>
      </w:rPr>
      <w:fldChar w:fldCharType="begin"/>
    </w:r>
    <w:r>
      <w:rPr>
        <w:rStyle w:val="af1"/>
      </w:rPr>
      <w:instrText xml:space="preserve">PAGE  </w:instrText>
    </w:r>
    <w:r>
      <w:rPr>
        <w:rStyle w:val="af1"/>
      </w:rPr>
      <w:fldChar w:fldCharType="separate"/>
    </w:r>
    <w:r w:rsidR="00ED473B">
      <w:rPr>
        <w:rStyle w:val="af1"/>
        <w:noProof/>
      </w:rPr>
      <w:t>15</w:t>
    </w:r>
    <w:r>
      <w:rPr>
        <w:rStyle w:val="af1"/>
      </w:rPr>
      <w:fldChar w:fldCharType="end"/>
    </w:r>
  </w:p>
  <w:p w14:paraId="257D143A" w14:textId="77777777" w:rsidR="000D221E" w:rsidRDefault="000D221E" w:rsidP="00A95F90">
    <w:pPr>
      <w:pStyle w:val="af"/>
      <w:framePr w:wrap="around" w:vAnchor="text" w:hAnchor="margin" w:xAlign="center" w:y="1"/>
      <w:rPr>
        <w:rStyle w:val="af1"/>
      </w:rPr>
    </w:pPr>
  </w:p>
  <w:p w14:paraId="4A7DC0AC" w14:textId="77777777" w:rsidR="000D221E" w:rsidRDefault="000D221E" w:rsidP="00A95F90">
    <w:pPr>
      <w:pStyle w:val="af"/>
      <w:ind w:right="360" w:firstLine="360"/>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EFA6" w14:textId="77777777" w:rsidR="000D221E" w:rsidRDefault="000D221E" w:rsidP="00A95F90">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ED473B">
      <w:rPr>
        <w:rStyle w:val="af1"/>
        <w:noProof/>
      </w:rPr>
      <w:t>24</w:t>
    </w:r>
    <w:r>
      <w:rPr>
        <w:rStyle w:val="af1"/>
      </w:rPr>
      <w:fldChar w:fldCharType="end"/>
    </w:r>
  </w:p>
  <w:p w14:paraId="58F9B621" w14:textId="77777777" w:rsidR="000D221E" w:rsidRDefault="000D221E" w:rsidP="00A95F90">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24A05" w14:textId="77777777" w:rsidR="000D221E" w:rsidRDefault="000D221E">
    <w:pPr>
      <w:pStyle w:val="af"/>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92E37" w14:textId="77777777" w:rsidR="000D221E" w:rsidRDefault="000D221E">
    <w:pPr>
      <w:pStyle w:val="af"/>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C69C3" w14:textId="77777777" w:rsidR="000D221E" w:rsidRDefault="000D221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4F0E4" w14:textId="77777777" w:rsidR="000D221E" w:rsidRDefault="000D221E">
    <w:pPr>
      <w:pStyle w:val="af"/>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D567A" w14:textId="77777777" w:rsidR="000D221E" w:rsidRDefault="000D221E" w:rsidP="00A95F90">
    <w:pPr>
      <w:pStyle w:val="af"/>
      <w:tabs>
        <w:tab w:val="clear" w:pos="4153"/>
        <w:tab w:val="clear" w:pos="8306"/>
        <w:tab w:val="left" w:pos="3075"/>
      </w:tabs>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CDA98" w14:textId="77777777" w:rsidR="000D221E" w:rsidRDefault="000D221E" w:rsidP="00A95F90">
    <w:pPr>
      <w:pStyle w:val="af"/>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9E2D" w14:textId="77777777" w:rsidR="000D221E" w:rsidRDefault="000D221E" w:rsidP="00A95F90">
    <w:pPr>
      <w:pStyle w:val="af"/>
      <w:jc w:val="center"/>
    </w:pPr>
    <w:r>
      <w:fldChar w:fldCharType="begin"/>
    </w:r>
    <w:r>
      <w:instrText>PAGE   \* MERGEFORMAT</w:instrText>
    </w:r>
    <w:r>
      <w:fldChar w:fldCharType="separate"/>
    </w:r>
    <w:r w:rsidRPr="009C257B">
      <w:rPr>
        <w:noProof/>
        <w:lang w:val="zh-CN"/>
      </w:rPr>
      <w:t>4</w:t>
    </w:r>
    <w:r>
      <w:rPr>
        <w:noProof/>
        <w:lang w:val="zh-CN"/>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97EA1" w14:textId="77777777" w:rsidR="000D221E" w:rsidRDefault="000D221E" w:rsidP="00A95F90">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noProof/>
      </w:rPr>
      <w:t>VIII</w:t>
    </w:r>
    <w:r>
      <w:rPr>
        <w:rStyle w:val="af1"/>
      </w:rPr>
      <w:fldChar w:fldCharType="end"/>
    </w:r>
  </w:p>
  <w:p w14:paraId="684BC56C" w14:textId="77777777" w:rsidR="000D221E" w:rsidRPr="00AA4D7F" w:rsidRDefault="000D221E" w:rsidP="00A95F9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A5613" w14:textId="77777777" w:rsidR="00C075FF" w:rsidRDefault="00C075FF">
      <w:r>
        <w:separator/>
      </w:r>
    </w:p>
  </w:footnote>
  <w:footnote w:type="continuationSeparator" w:id="0">
    <w:p w14:paraId="2CDE3A53" w14:textId="77777777" w:rsidR="00C075FF" w:rsidRDefault="00C075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0CAAC" w14:textId="77777777" w:rsidR="000D221E" w:rsidRDefault="000D221E">
    <w:pPr>
      <w:pStyle w:val="ae"/>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66A38" w14:textId="77777777" w:rsidR="000D221E" w:rsidRDefault="000D221E" w:rsidP="00A95F90">
    <w:pPr>
      <w:pStyle w:val="ae"/>
    </w:pPr>
    <w: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B365" w14:textId="77777777" w:rsidR="000D221E" w:rsidRPr="00012AEF" w:rsidRDefault="000D221E" w:rsidP="00A95F90">
    <w:pPr>
      <w:pStyle w:val="ae"/>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88DDC" w14:textId="77777777" w:rsidR="000D221E" w:rsidRDefault="000D221E" w:rsidP="00A95F90">
    <w:pPr>
      <w:pStyle w:val="ae"/>
    </w:pPr>
    <w:r>
      <w:rPr>
        <w:rFonts w:hint="eastAsia"/>
      </w:rPr>
      <w:t>Abstract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7267" w14:textId="77777777" w:rsidR="000D221E" w:rsidRPr="000D41A1" w:rsidRDefault="000D221E" w:rsidP="00A95F90">
    <w:pPr>
      <w:pStyle w:val="ae"/>
    </w:pPr>
    <w:r>
      <w:rPr>
        <w:rFonts w:hint="eastAsia"/>
      </w:rPr>
      <w:t>Abstract</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9FE00" w14:textId="77777777" w:rsidR="000D221E" w:rsidRDefault="000D221E" w:rsidP="00A95F90">
    <w:pPr>
      <w:pStyle w:val="ae"/>
    </w:pPr>
    <w:r>
      <w:rPr>
        <w:rFonts w:hint="eastAsia"/>
      </w:rPr>
      <w:t>东南大学硕士学位论文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6BD2" w14:textId="77777777" w:rsidR="000D221E" w:rsidRPr="000D41A1" w:rsidRDefault="000D221E" w:rsidP="00A95F90">
    <w:pPr>
      <w:pStyle w:val="ae"/>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AF2C" w14:textId="77777777" w:rsidR="000D221E" w:rsidRDefault="000D221E" w:rsidP="00A95F90">
    <w:pPr>
      <w:pStyle w:val="ae"/>
    </w:pPr>
    <w:r>
      <w:rPr>
        <w:rFonts w:hint="eastAsia"/>
      </w:rPr>
      <w:t>东南大学硕士学位论文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C329" w14:textId="77777777" w:rsidR="000D221E" w:rsidRPr="000D41A1" w:rsidRDefault="000D221E" w:rsidP="00A95F90">
    <w:pPr>
      <w:pStyle w:val="ae"/>
    </w:pPr>
    <w:r>
      <w:rPr>
        <w:rFonts w:hint="eastAsia"/>
      </w:rPr>
      <w:t>第一章</w:t>
    </w:r>
    <w:r>
      <w:rPr>
        <w:rFonts w:hint="eastAsia"/>
      </w:rPr>
      <w:t xml:space="preserve"> </w:t>
    </w:r>
    <w:r>
      <w:rPr>
        <w:rFonts w:hint="eastAsia"/>
      </w:rPr>
      <w:t>绪论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26F97" w14:textId="77777777" w:rsidR="000D221E" w:rsidRPr="000D41A1" w:rsidRDefault="000D221E" w:rsidP="00A95F90">
    <w:pPr>
      <w:pStyle w:val="ae"/>
    </w:pPr>
    <w:r>
      <w:rPr>
        <w:rFonts w:hint="eastAsia"/>
      </w:rPr>
      <w:t>第二章</w:t>
    </w:r>
    <w:r>
      <w:rPr>
        <w:rFonts w:hint="eastAsia"/>
      </w:rPr>
      <w:t xml:space="preserve"> </w:t>
    </w:r>
    <w:r>
      <w:rPr>
        <w:rFonts w:hint="eastAsia"/>
      </w:rPr>
      <w:t>材料与方法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21D0" w14:textId="77777777" w:rsidR="000D221E" w:rsidRPr="000D41A1" w:rsidRDefault="000D221E" w:rsidP="00A95F90">
    <w:pPr>
      <w:pStyle w:val="ae"/>
    </w:pPr>
    <w:r>
      <w:rPr>
        <w:rFonts w:hint="eastAsia"/>
      </w:rPr>
      <w:t>第三章</w:t>
    </w:r>
    <w:r>
      <w:rPr>
        <w:rFonts w:hint="eastAsia"/>
      </w:rPr>
      <w:t xml:space="preserve"> </w:t>
    </w:r>
    <w:r>
      <w:rPr>
        <w:rFonts w:hint="eastAsia"/>
      </w:rPr>
      <w:t>底泥微环境</w:t>
    </w:r>
    <w:r>
      <w:rPr>
        <w:rFonts w:hint="eastAsia"/>
      </w:rPr>
      <w:t>PCB</w:t>
    </w:r>
    <w:r>
      <w:rPr>
        <w:rFonts w:hint="eastAsia"/>
      </w:rPr>
      <w:t>单体测定结果分析</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A5960" w14:textId="77777777" w:rsidR="000D221E" w:rsidRDefault="000D221E">
    <w:pPr>
      <w:pStyle w:val="ae"/>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DB1DD" w14:textId="77777777" w:rsidR="000D221E" w:rsidRPr="000D41A1" w:rsidRDefault="000D221E" w:rsidP="00A95F90">
    <w:pPr>
      <w:pStyle w:val="ae"/>
    </w:pPr>
    <w:r>
      <w:rPr>
        <w:rFonts w:hint="eastAsia"/>
      </w:rPr>
      <w:t>第四章</w:t>
    </w:r>
    <w:r>
      <w:rPr>
        <w:rFonts w:hint="eastAsia"/>
      </w:rPr>
      <w:t xml:space="preserve"> </w:t>
    </w:r>
    <w:r>
      <w:rPr>
        <w:rFonts w:hint="eastAsia"/>
      </w:rPr>
      <w:t>高通量测序结果分析</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4FBE5" w14:textId="77777777" w:rsidR="000D221E" w:rsidRPr="000D41A1" w:rsidRDefault="000D221E" w:rsidP="00A95F90">
    <w:pPr>
      <w:pStyle w:val="ae"/>
    </w:pPr>
    <w:r>
      <w:rPr>
        <w:rFonts w:hint="eastAsia"/>
      </w:rPr>
      <w:t>第五章</w:t>
    </w:r>
    <w:r>
      <w:rPr>
        <w:rFonts w:hint="eastAsia"/>
      </w:rPr>
      <w:t xml:space="preserve"> </w:t>
    </w:r>
    <w:r>
      <w:rPr>
        <w:rFonts w:hint="eastAsia"/>
      </w:rPr>
      <w:t>实时荧光定量</w:t>
    </w:r>
    <w:r>
      <w:rPr>
        <w:rFonts w:hint="eastAsia"/>
      </w:rPr>
      <w:t>PCR</w:t>
    </w:r>
    <w:r>
      <w:rPr>
        <w:rFonts w:hint="eastAsia"/>
      </w:rPr>
      <w:t>结果分析</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49B92" w14:textId="77777777" w:rsidR="000D221E" w:rsidRPr="000D41A1" w:rsidRDefault="000D221E" w:rsidP="00A95F90">
    <w:pPr>
      <w:pStyle w:val="ae"/>
    </w:pPr>
    <w:r>
      <w:rPr>
        <w:rFonts w:hint="eastAsia"/>
      </w:rPr>
      <w:t>第六章</w:t>
    </w:r>
    <w:r>
      <w:rPr>
        <w:rFonts w:hint="eastAsia"/>
      </w:rPr>
      <w:t xml:space="preserve"> </w:t>
    </w:r>
    <w:r>
      <w:rPr>
        <w:rFonts w:hint="eastAsia"/>
      </w:rPr>
      <w:t>结论与展望</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BA3C4" w14:textId="77777777" w:rsidR="000D221E" w:rsidRDefault="000D221E" w:rsidP="00A95F90">
    <w:pPr>
      <w:pStyle w:val="ae"/>
    </w:pPr>
    <w:r>
      <w:rPr>
        <w:rFonts w:hint="eastAsia"/>
      </w:rPr>
      <w:t>东南大学硕士学位论文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6F2C" w14:textId="77777777" w:rsidR="000D221E" w:rsidRPr="000D41A1" w:rsidRDefault="000D221E" w:rsidP="00A95F90">
    <w:pPr>
      <w:pStyle w:val="ae"/>
    </w:pP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CD80F" w14:textId="77777777" w:rsidR="000D221E" w:rsidRPr="000D41A1" w:rsidRDefault="000D221E" w:rsidP="00A95F90">
    <w:pPr>
      <w:pStyle w:val="a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B239C" w14:textId="77777777" w:rsidR="000D221E" w:rsidRDefault="000D221E">
    <w:pPr>
      <w:pStyle w:val="ae"/>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84A37" w14:textId="77777777" w:rsidR="000D221E" w:rsidRDefault="000D221E">
    <w:pPr>
      <w:pStyle w:val="ae"/>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83B3A" w14:textId="77777777" w:rsidR="000D221E" w:rsidRDefault="000D221E">
    <w:pPr>
      <w:pStyle w:val="ae"/>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1139D" w14:textId="77777777" w:rsidR="000D221E" w:rsidRDefault="000D221E">
    <w:pPr>
      <w:pStyle w:val="ae"/>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8BE83" w14:textId="77777777" w:rsidR="000D221E" w:rsidRDefault="000D221E" w:rsidP="00A95F90">
    <w:pPr>
      <w:pStyle w:val="ae"/>
    </w:pPr>
    <w: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F3F70" w14:textId="77777777" w:rsidR="000D221E" w:rsidRPr="00012AEF" w:rsidRDefault="000D221E" w:rsidP="00A95F90">
    <w:pPr>
      <w:pStyle w:val="ae"/>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459BF" w14:textId="77777777" w:rsidR="000D221E" w:rsidRDefault="000D221E" w:rsidP="00A95F90">
    <w:pPr>
      <w:pStyle w:val="ae"/>
    </w:pPr>
    <w:r>
      <w:t>摘要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B0A105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4"/>
    <w:multiLevelType w:val="multilevel"/>
    <w:tmpl w:val="00000004"/>
    <w:lvl w:ilvl="0">
      <w:start w:val="1"/>
      <w:numFmt w:val="decimal"/>
      <w:lvlText w:val="[%1]"/>
      <w:lvlJc w:val="left"/>
      <w:pPr>
        <w:tabs>
          <w:tab w:val="left" w:pos="340"/>
        </w:tabs>
        <w:ind w:left="340" w:hanging="340"/>
      </w:pPr>
      <w:rPr>
        <w:rFonts w:ascii="Times New Roman" w:eastAsia="宋体" w:hAnsi="Times New Roman" w:hint="default"/>
        <w:sz w:val="18"/>
      </w:rPr>
    </w:lvl>
    <w:lvl w:ilvl="1" w:tentative="1">
      <w:start w:val="1"/>
      <w:numFmt w:val="none"/>
      <w:suff w:val="nothing"/>
      <w:lvlText w:val=""/>
      <w:lvlJc w:val="left"/>
      <w:pPr>
        <w:ind w:left="0" w:firstLine="0"/>
      </w:pPr>
      <w:rPr>
        <w:rFonts w:hint="eastAsia"/>
      </w:rPr>
    </w:lvl>
    <w:lvl w:ilvl="2" w:tentative="1">
      <w:start w:val="1"/>
      <w:numFmt w:val="none"/>
      <w:suff w:val="nothing"/>
      <w:lvlText w:val=""/>
      <w:lvlJc w:val="left"/>
      <w:pPr>
        <w:ind w:left="0" w:firstLine="0"/>
      </w:pPr>
      <w:rPr>
        <w:rFonts w:hint="eastAsia"/>
      </w:rPr>
    </w:lvl>
    <w:lvl w:ilvl="3" w:tentative="1">
      <w:start w:val="1"/>
      <w:numFmt w:val="none"/>
      <w:suff w:val="nothing"/>
      <w:lvlText w:val=""/>
      <w:lvlJc w:val="left"/>
      <w:pPr>
        <w:ind w:left="0" w:firstLine="0"/>
      </w:pPr>
      <w:rPr>
        <w:rFonts w:hint="eastAsia"/>
      </w:rPr>
    </w:lvl>
    <w:lvl w:ilvl="4" w:tentative="1">
      <w:start w:val="1"/>
      <w:numFmt w:val="none"/>
      <w:suff w:val="nothing"/>
      <w:lvlText w:val=""/>
      <w:lvlJc w:val="left"/>
      <w:pPr>
        <w:ind w:left="0" w:firstLine="0"/>
      </w:pPr>
      <w:rPr>
        <w:rFonts w:hint="eastAsia"/>
      </w:rPr>
    </w:lvl>
    <w:lvl w:ilvl="5" w:tentative="1">
      <w:start w:val="1"/>
      <w:numFmt w:val="none"/>
      <w:suff w:val="nothing"/>
      <w:lvlText w:val=""/>
      <w:lvlJc w:val="left"/>
      <w:pPr>
        <w:ind w:left="0" w:firstLine="0"/>
      </w:pPr>
      <w:rPr>
        <w:rFonts w:hint="eastAsia"/>
      </w:rPr>
    </w:lvl>
    <w:lvl w:ilvl="6" w:tentative="1">
      <w:start w:val="1"/>
      <w:numFmt w:val="none"/>
      <w:suff w:val="nothing"/>
      <w:lvlText w:val=""/>
      <w:lvlJc w:val="left"/>
      <w:pPr>
        <w:ind w:left="0" w:firstLine="0"/>
      </w:pPr>
      <w:rPr>
        <w:rFonts w:hint="eastAsia"/>
      </w:rPr>
    </w:lvl>
    <w:lvl w:ilvl="7" w:tentative="1">
      <w:start w:val="1"/>
      <w:numFmt w:val="none"/>
      <w:suff w:val="nothing"/>
      <w:lvlText w:val=""/>
      <w:lvlJc w:val="left"/>
      <w:pPr>
        <w:ind w:left="0" w:firstLine="0"/>
      </w:pPr>
      <w:rPr>
        <w:rFonts w:hint="eastAsia"/>
      </w:rPr>
    </w:lvl>
    <w:lvl w:ilvl="8" w:tentative="1">
      <w:start w:val="1"/>
      <w:numFmt w:val="none"/>
      <w:suff w:val="nothing"/>
      <w:lvlText w:val=""/>
      <w:lvlJc w:val="left"/>
      <w:pPr>
        <w:ind w:left="0" w:firstLine="0"/>
      </w:pPr>
      <w:rPr>
        <w:rFonts w:hint="eastAsia"/>
      </w:rPr>
    </w:lvl>
  </w:abstractNum>
  <w:abstractNum w:abstractNumId="2" w15:restartNumberingAfterBreak="0">
    <w:nsid w:val="331A1B93"/>
    <w:multiLevelType w:val="hybridMultilevel"/>
    <w:tmpl w:val="0FBE6DF0"/>
    <w:lvl w:ilvl="0" w:tplc="E07ECA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733913"/>
    <w:multiLevelType w:val="hybridMultilevel"/>
    <w:tmpl w:val="8F9A78C6"/>
    <w:lvl w:ilvl="0" w:tplc="EAE4C01E">
      <w:start w:val="1"/>
      <w:numFmt w:val="japaneseCounting"/>
      <w:pStyle w:val="2"/>
      <w:lvlText w:val="第%1章"/>
      <w:lvlJc w:val="left"/>
      <w:pPr>
        <w:ind w:left="4296" w:hanging="1176"/>
      </w:pPr>
      <w:rPr>
        <w:rFonts w:hint="default"/>
        <w:b w:val="0"/>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4" w15:restartNumberingAfterBreak="0">
    <w:nsid w:val="70F64AFF"/>
    <w:multiLevelType w:val="hybridMultilevel"/>
    <w:tmpl w:val="B6046708"/>
    <w:lvl w:ilvl="0" w:tplc="0E6A3BDE">
      <w:start w:val="1"/>
      <w:numFmt w:val="bullet"/>
      <w:lvlText w:val="•"/>
      <w:lvlJc w:val="left"/>
      <w:pPr>
        <w:tabs>
          <w:tab w:val="num" w:pos="720"/>
        </w:tabs>
        <w:ind w:left="720" w:hanging="360"/>
      </w:pPr>
      <w:rPr>
        <w:rFonts w:ascii="Arial" w:hAnsi="Arial" w:hint="default"/>
      </w:rPr>
    </w:lvl>
    <w:lvl w:ilvl="1" w:tplc="FEBC086C">
      <w:numFmt w:val="bullet"/>
      <w:lvlText w:val="•"/>
      <w:lvlJc w:val="left"/>
      <w:pPr>
        <w:tabs>
          <w:tab w:val="num" w:pos="1440"/>
        </w:tabs>
        <w:ind w:left="1440" w:hanging="360"/>
      </w:pPr>
      <w:rPr>
        <w:rFonts w:ascii="Arial" w:hAnsi="Arial" w:hint="default"/>
      </w:rPr>
    </w:lvl>
    <w:lvl w:ilvl="2" w:tplc="81727D72" w:tentative="1">
      <w:start w:val="1"/>
      <w:numFmt w:val="bullet"/>
      <w:lvlText w:val="•"/>
      <w:lvlJc w:val="left"/>
      <w:pPr>
        <w:tabs>
          <w:tab w:val="num" w:pos="2160"/>
        </w:tabs>
        <w:ind w:left="2160" w:hanging="360"/>
      </w:pPr>
      <w:rPr>
        <w:rFonts w:ascii="Arial" w:hAnsi="Arial" w:hint="default"/>
      </w:rPr>
    </w:lvl>
    <w:lvl w:ilvl="3" w:tplc="1948491E" w:tentative="1">
      <w:start w:val="1"/>
      <w:numFmt w:val="bullet"/>
      <w:lvlText w:val="•"/>
      <w:lvlJc w:val="left"/>
      <w:pPr>
        <w:tabs>
          <w:tab w:val="num" w:pos="2880"/>
        </w:tabs>
        <w:ind w:left="2880" w:hanging="360"/>
      </w:pPr>
      <w:rPr>
        <w:rFonts w:ascii="Arial" w:hAnsi="Arial" w:hint="default"/>
      </w:rPr>
    </w:lvl>
    <w:lvl w:ilvl="4" w:tplc="51ACCD30" w:tentative="1">
      <w:start w:val="1"/>
      <w:numFmt w:val="bullet"/>
      <w:lvlText w:val="•"/>
      <w:lvlJc w:val="left"/>
      <w:pPr>
        <w:tabs>
          <w:tab w:val="num" w:pos="3600"/>
        </w:tabs>
        <w:ind w:left="3600" w:hanging="360"/>
      </w:pPr>
      <w:rPr>
        <w:rFonts w:ascii="Arial" w:hAnsi="Arial" w:hint="default"/>
      </w:rPr>
    </w:lvl>
    <w:lvl w:ilvl="5" w:tplc="356AAF16" w:tentative="1">
      <w:start w:val="1"/>
      <w:numFmt w:val="bullet"/>
      <w:lvlText w:val="•"/>
      <w:lvlJc w:val="left"/>
      <w:pPr>
        <w:tabs>
          <w:tab w:val="num" w:pos="4320"/>
        </w:tabs>
        <w:ind w:left="4320" w:hanging="360"/>
      </w:pPr>
      <w:rPr>
        <w:rFonts w:ascii="Arial" w:hAnsi="Arial" w:hint="default"/>
      </w:rPr>
    </w:lvl>
    <w:lvl w:ilvl="6" w:tplc="4CDAD31E" w:tentative="1">
      <w:start w:val="1"/>
      <w:numFmt w:val="bullet"/>
      <w:lvlText w:val="•"/>
      <w:lvlJc w:val="left"/>
      <w:pPr>
        <w:tabs>
          <w:tab w:val="num" w:pos="5040"/>
        </w:tabs>
        <w:ind w:left="5040" w:hanging="360"/>
      </w:pPr>
      <w:rPr>
        <w:rFonts w:ascii="Arial" w:hAnsi="Arial" w:hint="default"/>
      </w:rPr>
    </w:lvl>
    <w:lvl w:ilvl="7" w:tplc="BC2C6804" w:tentative="1">
      <w:start w:val="1"/>
      <w:numFmt w:val="bullet"/>
      <w:lvlText w:val="•"/>
      <w:lvlJc w:val="left"/>
      <w:pPr>
        <w:tabs>
          <w:tab w:val="num" w:pos="5760"/>
        </w:tabs>
        <w:ind w:left="5760" w:hanging="360"/>
      </w:pPr>
      <w:rPr>
        <w:rFonts w:ascii="Arial" w:hAnsi="Arial" w:hint="default"/>
      </w:rPr>
    </w:lvl>
    <w:lvl w:ilvl="8" w:tplc="C6262D1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4"/>
  </w:num>
  <w:num w:numId="4">
    <w:abstractNumId w:val="2"/>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GJ">
    <w15:presenceInfo w15:providerId="None" w15:userId="HG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hideSpellingErrors/>
  <w:proofState w:grammar="clean"/>
  <w:trackRevision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0&lt;/ScanUnformatted&gt;&lt;ScanChanges&gt;1&lt;/ScanChanges&gt;&lt;Suspended&gt;1&lt;/Suspended&gt;&lt;/ENInstantFormat&gt;"/>
    <w:docVar w:name="MacDisableGlyphATSUI" w:val="0"/>
  </w:docVars>
  <w:rsids>
    <w:rsidRoot w:val="00296D36"/>
    <w:rsid w:val="00001108"/>
    <w:rsid w:val="00001207"/>
    <w:rsid w:val="00010467"/>
    <w:rsid w:val="0001525E"/>
    <w:rsid w:val="0002653B"/>
    <w:rsid w:val="00035471"/>
    <w:rsid w:val="0004714B"/>
    <w:rsid w:val="00051D12"/>
    <w:rsid w:val="000605EF"/>
    <w:rsid w:val="0007122E"/>
    <w:rsid w:val="00095E98"/>
    <w:rsid w:val="000A422B"/>
    <w:rsid w:val="000A43A1"/>
    <w:rsid w:val="000A643A"/>
    <w:rsid w:val="000B1D5F"/>
    <w:rsid w:val="000B307D"/>
    <w:rsid w:val="000D221E"/>
    <w:rsid w:val="000D42DF"/>
    <w:rsid w:val="000D62D8"/>
    <w:rsid w:val="000F455C"/>
    <w:rsid w:val="00104005"/>
    <w:rsid w:val="001068F6"/>
    <w:rsid w:val="001454AD"/>
    <w:rsid w:val="00147720"/>
    <w:rsid w:val="001479CE"/>
    <w:rsid w:val="001517C1"/>
    <w:rsid w:val="001554C7"/>
    <w:rsid w:val="0019724C"/>
    <w:rsid w:val="001A11BC"/>
    <w:rsid w:val="001D014C"/>
    <w:rsid w:val="001D52BA"/>
    <w:rsid w:val="001E2CF4"/>
    <w:rsid w:val="00230254"/>
    <w:rsid w:val="00244C3A"/>
    <w:rsid w:val="00246036"/>
    <w:rsid w:val="00254A30"/>
    <w:rsid w:val="00255815"/>
    <w:rsid w:val="00264B60"/>
    <w:rsid w:val="00296D36"/>
    <w:rsid w:val="00296F7A"/>
    <w:rsid w:val="002A2A16"/>
    <w:rsid w:val="002B5504"/>
    <w:rsid w:val="002D3A31"/>
    <w:rsid w:val="002E6469"/>
    <w:rsid w:val="00313666"/>
    <w:rsid w:val="00313ACB"/>
    <w:rsid w:val="003227EE"/>
    <w:rsid w:val="003324E9"/>
    <w:rsid w:val="00357827"/>
    <w:rsid w:val="003A4A6B"/>
    <w:rsid w:val="003B193C"/>
    <w:rsid w:val="003E171D"/>
    <w:rsid w:val="003E23E1"/>
    <w:rsid w:val="003E4E81"/>
    <w:rsid w:val="003F1A7B"/>
    <w:rsid w:val="003F203F"/>
    <w:rsid w:val="00405E07"/>
    <w:rsid w:val="00417EF1"/>
    <w:rsid w:val="004273A9"/>
    <w:rsid w:val="004458E8"/>
    <w:rsid w:val="00456921"/>
    <w:rsid w:val="00457445"/>
    <w:rsid w:val="004656CC"/>
    <w:rsid w:val="004A0DA9"/>
    <w:rsid w:val="004B6401"/>
    <w:rsid w:val="004C07BB"/>
    <w:rsid w:val="004C543C"/>
    <w:rsid w:val="004C5771"/>
    <w:rsid w:val="004D4C32"/>
    <w:rsid w:val="005365B7"/>
    <w:rsid w:val="005430B4"/>
    <w:rsid w:val="00547466"/>
    <w:rsid w:val="00572E93"/>
    <w:rsid w:val="00575132"/>
    <w:rsid w:val="005800EF"/>
    <w:rsid w:val="00580C3E"/>
    <w:rsid w:val="005A0EBB"/>
    <w:rsid w:val="005A6663"/>
    <w:rsid w:val="005A66A7"/>
    <w:rsid w:val="005D7F68"/>
    <w:rsid w:val="005F380B"/>
    <w:rsid w:val="00646BAB"/>
    <w:rsid w:val="00654919"/>
    <w:rsid w:val="00684C17"/>
    <w:rsid w:val="00687A6C"/>
    <w:rsid w:val="006B50C7"/>
    <w:rsid w:val="006B5C2C"/>
    <w:rsid w:val="006C655C"/>
    <w:rsid w:val="006D6BA6"/>
    <w:rsid w:val="006F7E85"/>
    <w:rsid w:val="007232EC"/>
    <w:rsid w:val="007333BC"/>
    <w:rsid w:val="007339F7"/>
    <w:rsid w:val="00737371"/>
    <w:rsid w:val="00744660"/>
    <w:rsid w:val="00763403"/>
    <w:rsid w:val="007967E1"/>
    <w:rsid w:val="007A0CE4"/>
    <w:rsid w:val="007A1780"/>
    <w:rsid w:val="007C565D"/>
    <w:rsid w:val="007F60DF"/>
    <w:rsid w:val="007F7BDD"/>
    <w:rsid w:val="0083096B"/>
    <w:rsid w:val="00830C40"/>
    <w:rsid w:val="00870DC5"/>
    <w:rsid w:val="00871AD4"/>
    <w:rsid w:val="00881ADF"/>
    <w:rsid w:val="008C1BA6"/>
    <w:rsid w:val="008E37C0"/>
    <w:rsid w:val="00926A9A"/>
    <w:rsid w:val="00934EA8"/>
    <w:rsid w:val="00940A7E"/>
    <w:rsid w:val="00946C30"/>
    <w:rsid w:val="00961464"/>
    <w:rsid w:val="00977D7F"/>
    <w:rsid w:val="009A715B"/>
    <w:rsid w:val="009B68D6"/>
    <w:rsid w:val="009C4AE2"/>
    <w:rsid w:val="009C4F3D"/>
    <w:rsid w:val="009D27C8"/>
    <w:rsid w:val="00A32A07"/>
    <w:rsid w:val="00A43DF1"/>
    <w:rsid w:val="00A5582F"/>
    <w:rsid w:val="00A56603"/>
    <w:rsid w:val="00A725A5"/>
    <w:rsid w:val="00A80810"/>
    <w:rsid w:val="00A93474"/>
    <w:rsid w:val="00A95F90"/>
    <w:rsid w:val="00AA4D40"/>
    <w:rsid w:val="00AA6F52"/>
    <w:rsid w:val="00AA7A29"/>
    <w:rsid w:val="00AC5792"/>
    <w:rsid w:val="00AD116D"/>
    <w:rsid w:val="00B054D1"/>
    <w:rsid w:val="00B07FF4"/>
    <w:rsid w:val="00B1198F"/>
    <w:rsid w:val="00B46A32"/>
    <w:rsid w:val="00B5113E"/>
    <w:rsid w:val="00B57EB9"/>
    <w:rsid w:val="00B66E73"/>
    <w:rsid w:val="00BA1A06"/>
    <w:rsid w:val="00BA219C"/>
    <w:rsid w:val="00BA7952"/>
    <w:rsid w:val="00BC4A79"/>
    <w:rsid w:val="00BC4EFC"/>
    <w:rsid w:val="00BC7EAA"/>
    <w:rsid w:val="00BD2397"/>
    <w:rsid w:val="00BD3A2D"/>
    <w:rsid w:val="00C075FF"/>
    <w:rsid w:val="00C22208"/>
    <w:rsid w:val="00C22AF5"/>
    <w:rsid w:val="00C34188"/>
    <w:rsid w:val="00C635C4"/>
    <w:rsid w:val="00C70D46"/>
    <w:rsid w:val="00C86871"/>
    <w:rsid w:val="00C869CF"/>
    <w:rsid w:val="00CA41EA"/>
    <w:rsid w:val="00CB1D8C"/>
    <w:rsid w:val="00CC4333"/>
    <w:rsid w:val="00CC4671"/>
    <w:rsid w:val="00CD38B2"/>
    <w:rsid w:val="00CE4642"/>
    <w:rsid w:val="00D10C9E"/>
    <w:rsid w:val="00D173BA"/>
    <w:rsid w:val="00D31FAE"/>
    <w:rsid w:val="00D33A7D"/>
    <w:rsid w:val="00D363C0"/>
    <w:rsid w:val="00D429EE"/>
    <w:rsid w:val="00D51FA4"/>
    <w:rsid w:val="00D627C8"/>
    <w:rsid w:val="00D70510"/>
    <w:rsid w:val="00D93465"/>
    <w:rsid w:val="00D936BE"/>
    <w:rsid w:val="00DD7ADD"/>
    <w:rsid w:val="00DF5B8B"/>
    <w:rsid w:val="00E024EC"/>
    <w:rsid w:val="00E57D99"/>
    <w:rsid w:val="00E67846"/>
    <w:rsid w:val="00E903C9"/>
    <w:rsid w:val="00EB04CB"/>
    <w:rsid w:val="00EB5E91"/>
    <w:rsid w:val="00EC25F6"/>
    <w:rsid w:val="00ED473B"/>
    <w:rsid w:val="00F125AC"/>
    <w:rsid w:val="00F13CDE"/>
    <w:rsid w:val="00F21CF5"/>
    <w:rsid w:val="00F22D56"/>
    <w:rsid w:val="00F25D08"/>
    <w:rsid w:val="00F41EF2"/>
    <w:rsid w:val="00F57713"/>
    <w:rsid w:val="00F60CEA"/>
    <w:rsid w:val="00F61952"/>
    <w:rsid w:val="00F81959"/>
    <w:rsid w:val="00F90723"/>
    <w:rsid w:val="00FB10D7"/>
    <w:rsid w:val="00FD30A2"/>
    <w:rsid w:val="00FE5002"/>
    <w:rsid w:val="00FF0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AutoShape 12"/>
        <o:r id="V:Rule5" type="connector" idref="#_x0000_s1030"/>
        <o:r id="V:Rule6" type="connector" idref="#_x0000_s1032"/>
        <o:r id="V:Rule7" type="connector" idref="#_x0000_s1037"/>
        <o:r id="V:Rule8" type="connector" idref="#AutoShape 11"/>
        <o:r id="V:Rule9" type="connector" idref="#AutoShape 4"/>
        <o:r id="V:Rule10" type="connector" idref="#AutoShape 2"/>
        <o:r id="V:Rule11" type="connector" idref="#_x0000_s1031"/>
        <o:r id="V:Rule12" type="connector" idref="#_x0000_s1034"/>
      </o:rules>
    </o:shapelayout>
  </w:shapeDefaults>
  <w:decimalSymbol w:val="."/>
  <w:listSeparator w:val=","/>
  <w14:docId w14:val="4D1D95D8"/>
  <w15:docId w15:val="{AEC51DF6-29C2-420F-B338-F3FC90A9F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imes"/>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6D36"/>
    <w:pPr>
      <w:widowControl w:val="0"/>
      <w:jc w:val="both"/>
    </w:pPr>
    <w:rPr>
      <w:rFonts w:ascii="Times New Roman" w:eastAsia="宋体" w:hAnsi="Times New Roman" w:cs="Times New Roman"/>
      <w:kern w:val="2"/>
    </w:rPr>
  </w:style>
  <w:style w:type="paragraph" w:styleId="1">
    <w:name w:val="heading 1"/>
    <w:aliases w:val="1.1.1.1"/>
    <w:basedOn w:val="a"/>
    <w:next w:val="a"/>
    <w:link w:val="1Char"/>
    <w:uiPriority w:val="9"/>
    <w:qFormat/>
    <w:rsid w:val="00296D36"/>
    <w:pPr>
      <w:keepNext/>
      <w:keepLines/>
      <w:spacing w:beforeLines="50" w:afterLines="50"/>
      <w:outlineLvl w:val="0"/>
    </w:pPr>
    <w:rPr>
      <w:kern w:val="44"/>
      <w:szCs w:val="20"/>
    </w:rPr>
  </w:style>
  <w:style w:type="paragraph" w:styleId="2">
    <w:name w:val="heading 2"/>
    <w:basedOn w:val="a"/>
    <w:next w:val="a"/>
    <w:link w:val="2Char"/>
    <w:uiPriority w:val="9"/>
    <w:unhideWhenUsed/>
    <w:qFormat/>
    <w:rsid w:val="00296D36"/>
    <w:pPr>
      <w:keepNext/>
      <w:keepLines/>
      <w:numPr>
        <w:numId w:val="1"/>
      </w:numPr>
      <w:snapToGrid w:val="0"/>
      <w:spacing w:beforeLines="50" w:afterLines="100"/>
      <w:jc w:val="center"/>
      <w:outlineLvl w:val="1"/>
    </w:pPr>
    <w:rPr>
      <w:rFonts w:ascii="黑体" w:eastAsia="黑体" w:hAnsi="黑体"/>
      <w:bCs/>
      <w:sz w:val="32"/>
      <w:szCs w:val="32"/>
    </w:rPr>
  </w:style>
  <w:style w:type="paragraph" w:styleId="3">
    <w:name w:val="heading 3"/>
    <w:aliases w:val="三级大纲"/>
    <w:basedOn w:val="a"/>
    <w:next w:val="a"/>
    <w:link w:val="3Char"/>
    <w:uiPriority w:val="9"/>
    <w:unhideWhenUsed/>
    <w:qFormat/>
    <w:rsid w:val="00296D36"/>
    <w:pPr>
      <w:keepNext/>
      <w:keepLines/>
      <w:snapToGrid w:val="0"/>
      <w:spacing w:beforeLines="50" w:afterLines="50"/>
      <w:jc w:val="left"/>
      <w:outlineLvl w:val="2"/>
    </w:pPr>
    <w:rPr>
      <w:b/>
      <w:bCs/>
      <w:sz w:val="28"/>
      <w:szCs w:val="32"/>
    </w:rPr>
  </w:style>
  <w:style w:type="paragraph" w:styleId="4">
    <w:name w:val="heading 4"/>
    <w:basedOn w:val="a"/>
    <w:next w:val="a"/>
    <w:link w:val="4Char"/>
    <w:uiPriority w:val="9"/>
    <w:unhideWhenUsed/>
    <w:qFormat/>
    <w:rsid w:val="00296D36"/>
    <w:pPr>
      <w:keepNext/>
      <w:keepLines/>
      <w:snapToGrid w:val="0"/>
      <w:spacing w:beforeLines="50" w:afterLines="50"/>
      <w:jc w:val="left"/>
      <w:outlineLvl w:val="3"/>
    </w:pPr>
    <w:rPr>
      <w:rFonts w:eastAsia="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aliases w:val="1.1.1.1 Char"/>
    <w:basedOn w:val="a0"/>
    <w:link w:val="1"/>
    <w:uiPriority w:val="9"/>
    <w:rsid w:val="00296D36"/>
    <w:rPr>
      <w:rFonts w:ascii="Times New Roman" w:eastAsia="宋体" w:hAnsi="Times New Roman" w:cs="Times New Roman"/>
      <w:kern w:val="44"/>
      <w:szCs w:val="20"/>
    </w:rPr>
  </w:style>
  <w:style w:type="character" w:customStyle="1" w:styleId="2Char">
    <w:name w:val="标题 2 Char"/>
    <w:basedOn w:val="a0"/>
    <w:link w:val="2"/>
    <w:uiPriority w:val="9"/>
    <w:rsid w:val="00296D36"/>
    <w:rPr>
      <w:rFonts w:ascii="黑体" w:eastAsia="黑体" w:hAnsi="黑体" w:cs="Times New Roman"/>
      <w:bCs/>
      <w:kern w:val="2"/>
      <w:sz w:val="32"/>
      <w:szCs w:val="32"/>
    </w:rPr>
  </w:style>
  <w:style w:type="character" w:customStyle="1" w:styleId="3Char">
    <w:name w:val="标题 3 Char"/>
    <w:aliases w:val="三级大纲 Char"/>
    <w:basedOn w:val="a0"/>
    <w:link w:val="3"/>
    <w:uiPriority w:val="9"/>
    <w:rsid w:val="00296D36"/>
    <w:rPr>
      <w:rFonts w:ascii="Times New Roman" w:eastAsia="宋体" w:hAnsi="Times New Roman" w:cs="Times New Roman"/>
      <w:b/>
      <w:bCs/>
      <w:kern w:val="2"/>
      <w:sz w:val="28"/>
      <w:szCs w:val="32"/>
    </w:rPr>
  </w:style>
  <w:style w:type="character" w:customStyle="1" w:styleId="4Char">
    <w:name w:val="标题 4 Char"/>
    <w:basedOn w:val="a0"/>
    <w:link w:val="4"/>
    <w:uiPriority w:val="9"/>
    <w:rsid w:val="00296D36"/>
    <w:rPr>
      <w:rFonts w:ascii="Times New Roman" w:eastAsia="黑体" w:hAnsi="Times New Roman" w:cs="Times New Roman"/>
      <w:bCs/>
      <w:kern w:val="2"/>
      <w:szCs w:val="28"/>
    </w:rPr>
  </w:style>
  <w:style w:type="character" w:styleId="a3">
    <w:name w:val="Hyperlink"/>
    <w:basedOn w:val="a0"/>
    <w:uiPriority w:val="99"/>
    <w:unhideWhenUsed/>
    <w:rsid w:val="00296D36"/>
    <w:rPr>
      <w:color w:val="0000FF"/>
      <w:u w:val="single"/>
    </w:rPr>
  </w:style>
  <w:style w:type="paragraph" w:customStyle="1" w:styleId="10">
    <w:name w:val="正文1"/>
    <w:basedOn w:val="a"/>
    <w:link w:val="1Char0"/>
    <w:qFormat/>
    <w:rsid w:val="00296D36"/>
    <w:pPr>
      <w:ind w:firstLineChars="200" w:firstLine="480"/>
    </w:pPr>
    <w:rPr>
      <w:kern w:val="0"/>
      <w:sz w:val="20"/>
      <w:szCs w:val="20"/>
    </w:rPr>
  </w:style>
  <w:style w:type="character" w:customStyle="1" w:styleId="1Char0">
    <w:name w:val="正文1 Char"/>
    <w:link w:val="10"/>
    <w:rsid w:val="00296D36"/>
    <w:rPr>
      <w:rFonts w:ascii="Times New Roman" w:eastAsia="宋体" w:hAnsi="Times New Roman" w:cs="Times New Roman"/>
      <w:sz w:val="20"/>
      <w:szCs w:val="20"/>
    </w:rPr>
  </w:style>
  <w:style w:type="paragraph" w:styleId="a4">
    <w:name w:val="Balloon Text"/>
    <w:basedOn w:val="a"/>
    <w:link w:val="Char"/>
    <w:uiPriority w:val="99"/>
    <w:semiHidden/>
    <w:unhideWhenUsed/>
    <w:rsid w:val="00296D36"/>
    <w:rPr>
      <w:rFonts w:ascii="Heiti SC Light" w:eastAsia="Heiti SC Light"/>
      <w:sz w:val="18"/>
      <w:szCs w:val="18"/>
    </w:rPr>
  </w:style>
  <w:style w:type="character" w:customStyle="1" w:styleId="Char">
    <w:name w:val="批注框文本 Char"/>
    <w:basedOn w:val="a0"/>
    <w:link w:val="a4"/>
    <w:uiPriority w:val="99"/>
    <w:semiHidden/>
    <w:rsid w:val="00296D36"/>
    <w:rPr>
      <w:rFonts w:ascii="Heiti SC Light" w:eastAsia="Heiti SC Light" w:hAnsi="Times New Roman" w:cs="Times New Roman"/>
      <w:kern w:val="2"/>
      <w:sz w:val="18"/>
      <w:szCs w:val="18"/>
    </w:rPr>
  </w:style>
  <w:style w:type="paragraph" w:styleId="a5">
    <w:name w:val="No Spacing"/>
    <w:uiPriority w:val="1"/>
    <w:qFormat/>
    <w:rsid w:val="00296D36"/>
    <w:pPr>
      <w:widowControl w:val="0"/>
      <w:adjustRightInd w:val="0"/>
      <w:snapToGrid w:val="0"/>
    </w:pPr>
    <w:rPr>
      <w:rFonts w:ascii="Times New Roman" w:eastAsia="宋体" w:hAnsi="Times New Roman" w:cs="Times New Roman"/>
      <w:color w:val="000000"/>
      <w:kern w:val="2"/>
      <w:sz w:val="21"/>
      <w:szCs w:val="22"/>
    </w:rPr>
  </w:style>
  <w:style w:type="paragraph" w:styleId="a6">
    <w:name w:val="Body Text"/>
    <w:basedOn w:val="a"/>
    <w:link w:val="Char0"/>
    <w:uiPriority w:val="99"/>
    <w:semiHidden/>
    <w:unhideWhenUsed/>
    <w:rsid w:val="00296D36"/>
    <w:pPr>
      <w:spacing w:after="120"/>
    </w:pPr>
  </w:style>
  <w:style w:type="character" w:customStyle="1" w:styleId="Char0">
    <w:name w:val="正文文本 Char"/>
    <w:basedOn w:val="a0"/>
    <w:link w:val="a6"/>
    <w:uiPriority w:val="99"/>
    <w:semiHidden/>
    <w:rsid w:val="00296D36"/>
    <w:rPr>
      <w:rFonts w:ascii="Times New Roman" w:eastAsia="宋体" w:hAnsi="Times New Roman" w:cs="Times New Roman"/>
      <w:kern w:val="2"/>
    </w:rPr>
  </w:style>
  <w:style w:type="paragraph" w:styleId="a7">
    <w:name w:val="Body Text First Indent"/>
    <w:basedOn w:val="a"/>
    <w:link w:val="Char1"/>
    <w:uiPriority w:val="99"/>
    <w:rsid w:val="00296D36"/>
    <w:pPr>
      <w:ind w:firstLineChars="200" w:firstLine="498"/>
    </w:pPr>
    <w:rPr>
      <w:szCs w:val="20"/>
    </w:rPr>
  </w:style>
  <w:style w:type="character" w:customStyle="1" w:styleId="Char1">
    <w:name w:val="正文首行缩进 Char"/>
    <w:basedOn w:val="Char0"/>
    <w:link w:val="a7"/>
    <w:rsid w:val="00296D36"/>
    <w:rPr>
      <w:rFonts w:ascii="Times New Roman" w:eastAsia="宋体" w:hAnsi="Times New Roman" w:cs="Times New Roman"/>
      <w:kern w:val="2"/>
      <w:szCs w:val="20"/>
    </w:rPr>
  </w:style>
  <w:style w:type="paragraph" w:styleId="a8">
    <w:name w:val="List Paragraph"/>
    <w:basedOn w:val="a"/>
    <w:uiPriority w:val="34"/>
    <w:qFormat/>
    <w:rsid w:val="00296D36"/>
    <w:pPr>
      <w:widowControl/>
      <w:ind w:firstLineChars="200" w:firstLine="420"/>
      <w:jc w:val="left"/>
    </w:pPr>
    <w:rPr>
      <w:rFonts w:ascii="Times" w:hAnsi="Times"/>
      <w:kern w:val="0"/>
      <w:sz w:val="20"/>
      <w:szCs w:val="20"/>
    </w:rPr>
  </w:style>
  <w:style w:type="paragraph" w:customStyle="1" w:styleId="111">
    <w:name w:val="1.1.1"/>
    <w:basedOn w:val="a"/>
    <w:link w:val="111Char"/>
    <w:qFormat/>
    <w:rsid w:val="00296D36"/>
    <w:pPr>
      <w:outlineLvl w:val="3"/>
    </w:pPr>
    <w:rPr>
      <w:rFonts w:eastAsia="黑体"/>
      <w:kern w:val="0"/>
      <w:sz w:val="20"/>
      <w:szCs w:val="20"/>
    </w:rPr>
  </w:style>
  <w:style w:type="character" w:customStyle="1" w:styleId="111Char">
    <w:name w:val="1.1.1 Char"/>
    <w:link w:val="111"/>
    <w:rsid w:val="00296D36"/>
    <w:rPr>
      <w:rFonts w:ascii="Times New Roman" w:eastAsia="黑体" w:hAnsi="Times New Roman" w:cs="Times New Roman"/>
      <w:sz w:val="20"/>
      <w:szCs w:val="20"/>
    </w:rPr>
  </w:style>
  <w:style w:type="paragraph" w:customStyle="1" w:styleId="11">
    <w:name w:val="1.1"/>
    <w:basedOn w:val="a"/>
    <w:link w:val="11Char"/>
    <w:qFormat/>
    <w:rsid w:val="00296D36"/>
    <w:pPr>
      <w:outlineLvl w:val="2"/>
    </w:pPr>
    <w:rPr>
      <w:b/>
      <w:kern w:val="0"/>
      <w:sz w:val="28"/>
      <w:szCs w:val="28"/>
    </w:rPr>
  </w:style>
  <w:style w:type="character" w:customStyle="1" w:styleId="11Char">
    <w:name w:val="1.1 Char"/>
    <w:link w:val="11"/>
    <w:rsid w:val="00296D36"/>
    <w:rPr>
      <w:rFonts w:ascii="Times New Roman" w:eastAsia="宋体" w:hAnsi="Times New Roman" w:cs="Times New Roman"/>
      <w:b/>
      <w:sz w:val="28"/>
      <w:szCs w:val="28"/>
    </w:rPr>
  </w:style>
  <w:style w:type="paragraph" w:styleId="a9">
    <w:name w:val="Normal (Web)"/>
    <w:basedOn w:val="a"/>
    <w:uiPriority w:val="99"/>
    <w:unhideWhenUsed/>
    <w:rsid w:val="00296D36"/>
    <w:pPr>
      <w:widowControl/>
      <w:spacing w:before="100" w:beforeAutospacing="1" w:after="100" w:afterAutospacing="1"/>
      <w:jc w:val="left"/>
    </w:pPr>
    <w:rPr>
      <w:rFonts w:ascii="Times" w:hAnsi="Times"/>
      <w:kern w:val="0"/>
      <w:sz w:val="20"/>
      <w:szCs w:val="20"/>
    </w:rPr>
  </w:style>
  <w:style w:type="table" w:styleId="aa">
    <w:name w:val="Table Grid"/>
    <w:basedOn w:val="a1"/>
    <w:uiPriority w:val="59"/>
    <w:rsid w:val="00296D36"/>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customStyle="1" w:styleId="EndNoteBibliography">
    <w:name w:val="EndNote Bibliography"/>
    <w:basedOn w:val="a"/>
    <w:link w:val="EndNoteBibliographyChar"/>
    <w:rsid w:val="00296D36"/>
    <w:pPr>
      <w:snapToGrid w:val="0"/>
      <w:ind w:firstLineChars="200" w:firstLine="200"/>
      <w:jc w:val="left"/>
    </w:pPr>
    <w:rPr>
      <w:rFonts w:ascii="Calibri" w:hAnsi="Calibri"/>
      <w:noProof/>
      <w:sz w:val="20"/>
      <w:szCs w:val="22"/>
    </w:rPr>
  </w:style>
  <w:style w:type="character" w:customStyle="1" w:styleId="EndNoteBibliographyChar">
    <w:name w:val="EndNote Bibliography Char"/>
    <w:basedOn w:val="a0"/>
    <w:link w:val="EndNoteBibliography"/>
    <w:rsid w:val="00296D36"/>
    <w:rPr>
      <w:rFonts w:ascii="Calibri" w:eastAsia="宋体" w:hAnsi="Calibri" w:cs="Times New Roman"/>
      <w:noProof/>
      <w:kern w:val="2"/>
      <w:sz w:val="20"/>
      <w:szCs w:val="22"/>
    </w:rPr>
  </w:style>
  <w:style w:type="character" w:customStyle="1" w:styleId="mw-headline">
    <w:name w:val="mw-headline"/>
    <w:basedOn w:val="a0"/>
    <w:rsid w:val="00296D36"/>
  </w:style>
  <w:style w:type="character" w:styleId="ab">
    <w:name w:val="annotation reference"/>
    <w:basedOn w:val="a0"/>
    <w:uiPriority w:val="99"/>
    <w:semiHidden/>
    <w:unhideWhenUsed/>
    <w:rsid w:val="00296D36"/>
    <w:rPr>
      <w:sz w:val="21"/>
      <w:szCs w:val="21"/>
    </w:rPr>
  </w:style>
  <w:style w:type="paragraph" w:styleId="ac">
    <w:name w:val="annotation text"/>
    <w:basedOn w:val="a"/>
    <w:link w:val="Char2"/>
    <w:uiPriority w:val="99"/>
    <w:semiHidden/>
    <w:unhideWhenUsed/>
    <w:rsid w:val="00296D36"/>
    <w:pPr>
      <w:jc w:val="left"/>
    </w:pPr>
  </w:style>
  <w:style w:type="character" w:customStyle="1" w:styleId="Char2">
    <w:name w:val="批注文字 Char"/>
    <w:basedOn w:val="a0"/>
    <w:link w:val="ac"/>
    <w:uiPriority w:val="99"/>
    <w:semiHidden/>
    <w:rsid w:val="00296D36"/>
    <w:rPr>
      <w:rFonts w:ascii="Times New Roman" w:eastAsia="宋体" w:hAnsi="Times New Roman" w:cs="Times New Roman"/>
      <w:kern w:val="2"/>
    </w:rPr>
  </w:style>
  <w:style w:type="paragraph" w:customStyle="1" w:styleId="TCTableBody">
    <w:name w:val="TC_Table_Body"/>
    <w:basedOn w:val="a"/>
    <w:rsid w:val="00296D36"/>
    <w:pPr>
      <w:widowControl/>
      <w:spacing w:after="200" w:line="480" w:lineRule="auto"/>
    </w:pPr>
    <w:rPr>
      <w:rFonts w:ascii="Times" w:eastAsia="Times New Roman" w:hAnsi="Times"/>
      <w:bCs/>
      <w:kern w:val="0"/>
      <w:szCs w:val="20"/>
      <w:lang w:eastAsia="en-US"/>
    </w:rPr>
  </w:style>
  <w:style w:type="paragraph" w:customStyle="1" w:styleId="ad">
    <w:name w:val="章节"/>
    <w:basedOn w:val="a"/>
    <w:link w:val="Char3"/>
    <w:qFormat/>
    <w:rsid w:val="00296D36"/>
    <w:pPr>
      <w:jc w:val="center"/>
      <w:outlineLvl w:val="1"/>
    </w:pPr>
    <w:rPr>
      <w:rFonts w:eastAsia="黑体"/>
      <w:kern w:val="0"/>
      <w:sz w:val="32"/>
      <w:szCs w:val="20"/>
    </w:rPr>
  </w:style>
  <w:style w:type="character" w:customStyle="1" w:styleId="Char3">
    <w:name w:val="章节 Char"/>
    <w:link w:val="ad"/>
    <w:rsid w:val="00296D36"/>
    <w:rPr>
      <w:rFonts w:ascii="Times New Roman" w:eastAsia="黑体" w:hAnsi="Times New Roman" w:cs="Times New Roman"/>
      <w:sz w:val="32"/>
      <w:szCs w:val="20"/>
    </w:rPr>
  </w:style>
  <w:style w:type="paragraph" w:styleId="20">
    <w:name w:val="toc 2"/>
    <w:basedOn w:val="a"/>
    <w:next w:val="a"/>
    <w:autoRedefine/>
    <w:uiPriority w:val="39"/>
    <w:unhideWhenUsed/>
    <w:rsid w:val="00296D36"/>
    <w:pPr>
      <w:ind w:left="240"/>
      <w:jc w:val="left"/>
    </w:pPr>
    <w:rPr>
      <w:rFonts w:asciiTheme="minorHAnsi" w:hAnsiTheme="minorHAnsi"/>
      <w:b/>
      <w:sz w:val="22"/>
      <w:szCs w:val="22"/>
    </w:rPr>
  </w:style>
  <w:style w:type="paragraph" w:styleId="30">
    <w:name w:val="toc 3"/>
    <w:basedOn w:val="a"/>
    <w:next w:val="a"/>
    <w:autoRedefine/>
    <w:uiPriority w:val="39"/>
    <w:unhideWhenUsed/>
    <w:rsid w:val="00296D36"/>
    <w:pPr>
      <w:ind w:left="480"/>
      <w:jc w:val="left"/>
    </w:pPr>
    <w:rPr>
      <w:rFonts w:asciiTheme="minorHAnsi" w:hAnsiTheme="minorHAnsi"/>
      <w:sz w:val="22"/>
      <w:szCs w:val="22"/>
    </w:rPr>
  </w:style>
  <w:style w:type="paragraph" w:styleId="40">
    <w:name w:val="toc 4"/>
    <w:basedOn w:val="a"/>
    <w:next w:val="a"/>
    <w:autoRedefine/>
    <w:uiPriority w:val="39"/>
    <w:unhideWhenUsed/>
    <w:rsid w:val="00296D36"/>
    <w:pPr>
      <w:tabs>
        <w:tab w:val="right" w:leader="dot" w:pos="8290"/>
      </w:tabs>
      <w:ind w:left="720"/>
      <w:jc w:val="left"/>
    </w:pPr>
    <w:rPr>
      <w:rFonts w:asciiTheme="minorHAnsi" w:hAnsiTheme="minorHAnsi"/>
      <w:sz w:val="20"/>
      <w:szCs w:val="20"/>
    </w:rPr>
  </w:style>
  <w:style w:type="paragraph" w:styleId="12">
    <w:name w:val="toc 1"/>
    <w:basedOn w:val="a"/>
    <w:next w:val="a"/>
    <w:autoRedefine/>
    <w:uiPriority w:val="39"/>
    <w:unhideWhenUsed/>
    <w:qFormat/>
    <w:rsid w:val="00296D36"/>
    <w:pPr>
      <w:spacing w:before="120"/>
      <w:jc w:val="left"/>
    </w:pPr>
    <w:rPr>
      <w:rFonts w:asciiTheme="minorHAnsi" w:hAnsiTheme="minorHAnsi"/>
      <w:b/>
    </w:rPr>
  </w:style>
  <w:style w:type="paragraph" w:styleId="ae">
    <w:name w:val="header"/>
    <w:basedOn w:val="a"/>
    <w:link w:val="Char4"/>
    <w:uiPriority w:val="99"/>
    <w:unhideWhenUsed/>
    <w:rsid w:val="00296D36"/>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e"/>
    <w:uiPriority w:val="99"/>
    <w:rsid w:val="00296D36"/>
    <w:rPr>
      <w:rFonts w:ascii="Times New Roman" w:eastAsia="宋体" w:hAnsi="Times New Roman" w:cs="Times New Roman"/>
      <w:kern w:val="2"/>
      <w:sz w:val="18"/>
      <w:szCs w:val="18"/>
    </w:rPr>
  </w:style>
  <w:style w:type="paragraph" w:styleId="af">
    <w:name w:val="footer"/>
    <w:basedOn w:val="a"/>
    <w:link w:val="Char5"/>
    <w:uiPriority w:val="99"/>
    <w:unhideWhenUsed/>
    <w:rsid w:val="00296D36"/>
    <w:pPr>
      <w:tabs>
        <w:tab w:val="center" w:pos="4153"/>
        <w:tab w:val="right" w:pos="8306"/>
      </w:tabs>
      <w:snapToGrid w:val="0"/>
      <w:jc w:val="left"/>
    </w:pPr>
    <w:rPr>
      <w:sz w:val="18"/>
      <w:szCs w:val="18"/>
    </w:rPr>
  </w:style>
  <w:style w:type="character" w:customStyle="1" w:styleId="Char5">
    <w:name w:val="页脚 Char"/>
    <w:basedOn w:val="a0"/>
    <w:link w:val="af"/>
    <w:uiPriority w:val="99"/>
    <w:rsid w:val="00296D36"/>
    <w:rPr>
      <w:rFonts w:ascii="Times New Roman" w:eastAsia="宋体" w:hAnsi="Times New Roman" w:cs="Times New Roman"/>
      <w:kern w:val="2"/>
      <w:sz w:val="18"/>
      <w:szCs w:val="18"/>
    </w:rPr>
  </w:style>
  <w:style w:type="paragraph" w:customStyle="1" w:styleId="af0">
    <w:name w:val="摘要、目录等标题"/>
    <w:basedOn w:val="a"/>
    <w:link w:val="Char6"/>
    <w:qFormat/>
    <w:rsid w:val="00296D36"/>
    <w:pPr>
      <w:spacing w:beforeLines="50" w:afterLines="100"/>
      <w:jc w:val="center"/>
      <w:outlineLvl w:val="0"/>
    </w:pPr>
    <w:rPr>
      <w:rFonts w:eastAsia="黑体"/>
      <w:kern w:val="0"/>
      <w:sz w:val="32"/>
      <w:szCs w:val="32"/>
    </w:rPr>
  </w:style>
  <w:style w:type="character" w:customStyle="1" w:styleId="Char6">
    <w:name w:val="摘要、目录等标题 Char"/>
    <w:link w:val="af0"/>
    <w:rsid w:val="00296D36"/>
    <w:rPr>
      <w:rFonts w:ascii="Times New Roman" w:eastAsia="黑体" w:hAnsi="Times New Roman" w:cs="Times New Roman"/>
      <w:sz w:val="32"/>
      <w:szCs w:val="32"/>
    </w:rPr>
  </w:style>
  <w:style w:type="character" w:styleId="af1">
    <w:name w:val="page number"/>
    <w:basedOn w:val="a0"/>
    <w:uiPriority w:val="99"/>
    <w:semiHidden/>
    <w:unhideWhenUsed/>
    <w:rsid w:val="00296D36"/>
  </w:style>
  <w:style w:type="character" w:styleId="af2">
    <w:name w:val="Emphasis"/>
    <w:basedOn w:val="a0"/>
    <w:uiPriority w:val="20"/>
    <w:qFormat/>
    <w:rsid w:val="00296D36"/>
    <w:rPr>
      <w:i/>
      <w:iCs/>
    </w:rPr>
  </w:style>
  <w:style w:type="paragraph" w:styleId="af3">
    <w:name w:val="annotation subject"/>
    <w:basedOn w:val="ac"/>
    <w:next w:val="ac"/>
    <w:link w:val="Char7"/>
    <w:uiPriority w:val="99"/>
    <w:semiHidden/>
    <w:unhideWhenUsed/>
    <w:rsid w:val="00296D36"/>
    <w:rPr>
      <w:b/>
      <w:bCs/>
    </w:rPr>
  </w:style>
  <w:style w:type="character" w:customStyle="1" w:styleId="Char7">
    <w:name w:val="批注主题 Char"/>
    <w:basedOn w:val="Char2"/>
    <w:link w:val="af3"/>
    <w:uiPriority w:val="99"/>
    <w:semiHidden/>
    <w:rsid w:val="00296D36"/>
    <w:rPr>
      <w:rFonts w:ascii="Times New Roman" w:eastAsia="宋体" w:hAnsi="Times New Roman" w:cs="Times New Roman"/>
      <w:b/>
      <w:bCs/>
      <w:kern w:val="2"/>
    </w:rPr>
  </w:style>
  <w:style w:type="paragraph" w:styleId="af4">
    <w:name w:val="Revision"/>
    <w:hidden/>
    <w:uiPriority w:val="99"/>
    <w:semiHidden/>
    <w:rsid w:val="00296D36"/>
    <w:rPr>
      <w:rFonts w:ascii="Times New Roman" w:eastAsia="宋体" w:hAnsi="Times New Roman" w:cs="Times New Roman"/>
      <w:kern w:val="2"/>
    </w:rPr>
  </w:style>
  <w:style w:type="paragraph" w:styleId="af5">
    <w:name w:val="Document Map"/>
    <w:basedOn w:val="a"/>
    <w:link w:val="Char8"/>
    <w:uiPriority w:val="99"/>
    <w:semiHidden/>
    <w:unhideWhenUsed/>
    <w:rsid w:val="00296D36"/>
    <w:rPr>
      <w:rFonts w:ascii="Heiti SC Light" w:eastAsia="Heiti SC Light"/>
    </w:rPr>
  </w:style>
  <w:style w:type="character" w:customStyle="1" w:styleId="Char8">
    <w:name w:val="文档结构图 Char"/>
    <w:basedOn w:val="a0"/>
    <w:link w:val="af5"/>
    <w:uiPriority w:val="99"/>
    <w:semiHidden/>
    <w:rsid w:val="00296D36"/>
    <w:rPr>
      <w:rFonts w:ascii="Heiti SC Light" w:eastAsia="Heiti SC Light" w:hAnsi="Times New Roman" w:cs="Times New Roman"/>
      <w:kern w:val="2"/>
    </w:rPr>
  </w:style>
  <w:style w:type="paragraph" w:styleId="5">
    <w:name w:val="toc 5"/>
    <w:basedOn w:val="a"/>
    <w:next w:val="a"/>
    <w:autoRedefine/>
    <w:uiPriority w:val="39"/>
    <w:unhideWhenUsed/>
    <w:rsid w:val="00296D36"/>
    <w:pPr>
      <w:ind w:left="960"/>
      <w:jc w:val="left"/>
    </w:pPr>
    <w:rPr>
      <w:rFonts w:asciiTheme="minorHAnsi" w:hAnsiTheme="minorHAnsi"/>
      <w:sz w:val="20"/>
      <w:szCs w:val="20"/>
    </w:rPr>
  </w:style>
  <w:style w:type="paragraph" w:styleId="6">
    <w:name w:val="toc 6"/>
    <w:basedOn w:val="a"/>
    <w:next w:val="a"/>
    <w:autoRedefine/>
    <w:uiPriority w:val="39"/>
    <w:unhideWhenUsed/>
    <w:rsid w:val="00296D36"/>
    <w:pPr>
      <w:ind w:left="1200"/>
      <w:jc w:val="left"/>
    </w:pPr>
    <w:rPr>
      <w:rFonts w:asciiTheme="minorHAnsi" w:hAnsiTheme="minorHAnsi"/>
      <w:sz w:val="20"/>
      <w:szCs w:val="20"/>
    </w:rPr>
  </w:style>
  <w:style w:type="paragraph" w:styleId="7">
    <w:name w:val="toc 7"/>
    <w:basedOn w:val="a"/>
    <w:next w:val="a"/>
    <w:autoRedefine/>
    <w:uiPriority w:val="39"/>
    <w:unhideWhenUsed/>
    <w:rsid w:val="00296D36"/>
    <w:pPr>
      <w:ind w:left="1440"/>
      <w:jc w:val="left"/>
    </w:pPr>
    <w:rPr>
      <w:rFonts w:asciiTheme="minorHAnsi" w:hAnsiTheme="minorHAnsi"/>
      <w:sz w:val="20"/>
      <w:szCs w:val="20"/>
    </w:rPr>
  </w:style>
  <w:style w:type="paragraph" w:styleId="8">
    <w:name w:val="toc 8"/>
    <w:basedOn w:val="a"/>
    <w:next w:val="a"/>
    <w:autoRedefine/>
    <w:uiPriority w:val="39"/>
    <w:unhideWhenUsed/>
    <w:rsid w:val="00296D36"/>
    <w:pPr>
      <w:ind w:left="1680"/>
      <w:jc w:val="left"/>
    </w:pPr>
    <w:rPr>
      <w:rFonts w:asciiTheme="minorHAnsi" w:hAnsiTheme="minorHAnsi"/>
      <w:sz w:val="20"/>
      <w:szCs w:val="20"/>
    </w:rPr>
  </w:style>
  <w:style w:type="paragraph" w:styleId="9">
    <w:name w:val="toc 9"/>
    <w:basedOn w:val="a"/>
    <w:next w:val="a"/>
    <w:autoRedefine/>
    <w:uiPriority w:val="39"/>
    <w:unhideWhenUsed/>
    <w:rsid w:val="00296D36"/>
    <w:pPr>
      <w:ind w:left="1920"/>
      <w:jc w:val="left"/>
    </w:pPr>
    <w:rPr>
      <w:rFonts w:asciiTheme="minorHAnsi" w:hAnsiTheme="minorHAnsi"/>
      <w:sz w:val="20"/>
      <w:szCs w:val="20"/>
    </w:rPr>
  </w:style>
  <w:style w:type="paragraph" w:customStyle="1" w:styleId="af6">
    <w:name w:val="章标题(不加入目录内)"/>
    <w:basedOn w:val="af7"/>
    <w:rsid w:val="00296D36"/>
    <w:pPr>
      <w:keepLines/>
      <w:pageBreakBefore/>
      <w:spacing w:after="120"/>
      <w:outlineLvl w:val="9"/>
    </w:pPr>
    <w:rPr>
      <w:rFonts w:ascii="Times New Roman" w:eastAsia="黑体" w:hAnsi="Times New Roman"/>
      <w:bCs w:val="0"/>
      <w:sz w:val="36"/>
      <w:szCs w:val="20"/>
    </w:rPr>
  </w:style>
  <w:style w:type="paragraph" w:styleId="af7">
    <w:name w:val="Title"/>
    <w:basedOn w:val="a"/>
    <w:next w:val="a"/>
    <w:link w:val="Char9"/>
    <w:uiPriority w:val="10"/>
    <w:qFormat/>
    <w:rsid w:val="00296D36"/>
    <w:pPr>
      <w:spacing w:before="240" w:after="60"/>
      <w:jc w:val="center"/>
      <w:outlineLvl w:val="0"/>
    </w:pPr>
    <w:rPr>
      <w:rFonts w:ascii="Calibri" w:hAnsi="Calibri"/>
      <w:b/>
      <w:bCs/>
      <w:sz w:val="32"/>
      <w:szCs w:val="32"/>
    </w:rPr>
  </w:style>
  <w:style w:type="character" w:customStyle="1" w:styleId="Char9">
    <w:name w:val="标题 Char"/>
    <w:basedOn w:val="a0"/>
    <w:link w:val="af7"/>
    <w:uiPriority w:val="10"/>
    <w:rsid w:val="00296D36"/>
    <w:rPr>
      <w:rFonts w:ascii="Calibri" w:eastAsia="宋体" w:hAnsi="Calibri" w:cs="Times New Roman"/>
      <w:b/>
      <w:bCs/>
      <w:kern w:val="2"/>
      <w:sz w:val="32"/>
      <w:szCs w:val="32"/>
    </w:rPr>
  </w:style>
  <w:style w:type="character" w:customStyle="1" w:styleId="apple-converted-space">
    <w:name w:val="apple-converted-space"/>
    <w:rsid w:val="00296D36"/>
  </w:style>
  <w:style w:type="character" w:customStyle="1" w:styleId="Chara">
    <w:name w:val="附内 Char"/>
    <w:link w:val="af8"/>
    <w:qFormat/>
    <w:rsid w:val="00296D36"/>
  </w:style>
  <w:style w:type="paragraph" w:customStyle="1" w:styleId="af8">
    <w:name w:val="附内"/>
    <w:basedOn w:val="a"/>
    <w:link w:val="Chara"/>
    <w:qFormat/>
    <w:rsid w:val="00296D36"/>
    <w:pPr>
      <w:spacing w:line="400" w:lineRule="exact"/>
      <w:jc w:val="left"/>
    </w:pPr>
    <w:rPr>
      <w:rFonts w:ascii="Georgia" w:eastAsiaTheme="minorEastAsia" w:hAnsi="Georgia" w:cs="Times"/>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5.png"/><Relationship Id="rId47" Type="http://schemas.openxmlformats.org/officeDocument/2006/relationships/header" Target="header18.xml"/><Relationship Id="rId63" Type="http://schemas.openxmlformats.org/officeDocument/2006/relationships/image" Target="media/image21.emf"/><Relationship Id="rId68" Type="http://schemas.openxmlformats.org/officeDocument/2006/relationships/oleObject" Target="embeddings/oleObject5.bin"/><Relationship Id="rId84" Type="http://schemas.openxmlformats.org/officeDocument/2006/relationships/image" Target="media/image36.emf"/><Relationship Id="rId89" Type="http://schemas.openxmlformats.org/officeDocument/2006/relationships/image" Target="media/image39.emf"/><Relationship Id="rId112" Type="http://schemas.openxmlformats.org/officeDocument/2006/relationships/header" Target="header25.xml"/><Relationship Id="rId16" Type="http://schemas.openxmlformats.org/officeDocument/2006/relationships/footer" Target="footer4.xml"/><Relationship Id="rId107" Type="http://schemas.openxmlformats.org/officeDocument/2006/relationships/oleObject" Target="embeddings/oleObject17.bin"/><Relationship Id="rId11" Type="http://schemas.openxmlformats.org/officeDocument/2006/relationships/header" Target="header3.xml"/><Relationship Id="rId32" Type="http://schemas.openxmlformats.org/officeDocument/2006/relationships/header" Target="header14.xml"/><Relationship Id="rId37" Type="http://schemas.openxmlformats.org/officeDocument/2006/relationships/image" Target="media/image4.png"/><Relationship Id="rId53" Type="http://schemas.openxmlformats.org/officeDocument/2006/relationships/image" Target="media/image14.emf"/><Relationship Id="rId58" Type="http://schemas.openxmlformats.org/officeDocument/2006/relationships/oleObject" Target="embeddings/oleObject3.bin"/><Relationship Id="rId74" Type="http://schemas.openxmlformats.org/officeDocument/2006/relationships/image" Target="media/image29.emf"/><Relationship Id="rId79" Type="http://schemas.openxmlformats.org/officeDocument/2006/relationships/image" Target="media/image33.emf"/><Relationship Id="rId102" Type="http://schemas.openxmlformats.org/officeDocument/2006/relationships/image" Target="media/image47.emf"/><Relationship Id="rId5" Type="http://schemas.openxmlformats.org/officeDocument/2006/relationships/footnotes" Target="footnotes.xml"/><Relationship Id="rId90" Type="http://schemas.openxmlformats.org/officeDocument/2006/relationships/image" Target="media/image40.emf"/><Relationship Id="rId95" Type="http://schemas.openxmlformats.org/officeDocument/2006/relationships/image" Target="media/image43.emf"/><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image" Target="media/image6.png"/><Relationship Id="rId48" Type="http://schemas.openxmlformats.org/officeDocument/2006/relationships/image" Target="media/image10.emf"/><Relationship Id="rId64" Type="http://schemas.openxmlformats.org/officeDocument/2006/relationships/image" Target="media/image22.emf"/><Relationship Id="rId69" Type="http://schemas.openxmlformats.org/officeDocument/2006/relationships/image" Target="media/image26.emf"/><Relationship Id="rId113" Type="http://schemas.openxmlformats.org/officeDocument/2006/relationships/fontTable" Target="fontTable.xml"/><Relationship Id="rId80" Type="http://schemas.openxmlformats.org/officeDocument/2006/relationships/oleObject" Target="embeddings/oleObject6.bin"/><Relationship Id="rId85" Type="http://schemas.openxmlformats.org/officeDocument/2006/relationships/oleObject" Target="embeddings/oleObject8.bin"/><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header" Target="header15.xml"/><Relationship Id="rId38" Type="http://schemas.openxmlformats.org/officeDocument/2006/relationships/header" Target="header16.xml"/><Relationship Id="rId59" Type="http://schemas.openxmlformats.org/officeDocument/2006/relationships/image" Target="media/image18.emf"/><Relationship Id="rId103" Type="http://schemas.openxmlformats.org/officeDocument/2006/relationships/oleObject" Target="embeddings/oleObject15.bin"/><Relationship Id="rId108" Type="http://schemas.openxmlformats.org/officeDocument/2006/relationships/header" Target="header21.xml"/><Relationship Id="rId54" Type="http://schemas.openxmlformats.org/officeDocument/2006/relationships/image" Target="media/image15.emf"/><Relationship Id="rId70" Type="http://schemas.openxmlformats.org/officeDocument/2006/relationships/image" Target="media/image27.emf"/><Relationship Id="rId75" Type="http://schemas.openxmlformats.org/officeDocument/2006/relationships/image" Target="media/image30.png"/><Relationship Id="rId91" Type="http://schemas.openxmlformats.org/officeDocument/2006/relationships/oleObject" Target="embeddings/oleObject10.bin"/><Relationship Id="rId96" Type="http://schemas.openxmlformats.org/officeDocument/2006/relationships/image" Target="media/image4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3.png"/><Relationship Id="rId49" Type="http://schemas.openxmlformats.org/officeDocument/2006/relationships/image" Target="media/image11.emf"/><Relationship Id="rId57" Type="http://schemas.openxmlformats.org/officeDocument/2006/relationships/image" Target="media/image17.emf"/><Relationship Id="rId106" Type="http://schemas.openxmlformats.org/officeDocument/2006/relationships/image" Target="media/image49.emf"/><Relationship Id="rId114" Type="http://schemas.microsoft.com/office/2011/relationships/people" Target="people.xml"/><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7.emf"/><Relationship Id="rId52" Type="http://schemas.openxmlformats.org/officeDocument/2006/relationships/oleObject" Target="embeddings/oleObject1.bin"/><Relationship Id="rId60" Type="http://schemas.openxmlformats.org/officeDocument/2006/relationships/image" Target="media/image19.emf"/><Relationship Id="rId65" Type="http://schemas.openxmlformats.org/officeDocument/2006/relationships/image" Target="media/image23.emf"/><Relationship Id="rId73" Type="http://schemas.openxmlformats.org/officeDocument/2006/relationships/image" Target="media/image28.png"/><Relationship Id="rId78" Type="http://schemas.openxmlformats.org/officeDocument/2006/relationships/image" Target="media/image32.png"/><Relationship Id="rId81" Type="http://schemas.openxmlformats.org/officeDocument/2006/relationships/image" Target="media/image34.emf"/><Relationship Id="rId86" Type="http://schemas.openxmlformats.org/officeDocument/2006/relationships/image" Target="media/image37.emf"/><Relationship Id="rId94" Type="http://schemas.openxmlformats.org/officeDocument/2006/relationships/oleObject" Target="embeddings/oleObject11.bin"/><Relationship Id="rId99" Type="http://schemas.openxmlformats.org/officeDocument/2006/relationships/oleObject" Target="embeddings/oleObject13.bin"/><Relationship Id="rId101"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eader" Target="header22.xml"/><Relationship Id="rId34" Type="http://schemas.openxmlformats.org/officeDocument/2006/relationships/footer" Target="footer12.xml"/><Relationship Id="rId50" Type="http://schemas.openxmlformats.org/officeDocument/2006/relationships/image" Target="media/image12.emf"/><Relationship Id="rId55" Type="http://schemas.openxmlformats.org/officeDocument/2006/relationships/oleObject" Target="embeddings/oleObject2.bin"/><Relationship Id="rId76" Type="http://schemas.openxmlformats.org/officeDocument/2006/relationships/header" Target="header20.xml"/><Relationship Id="rId97" Type="http://schemas.openxmlformats.org/officeDocument/2006/relationships/oleObject" Target="embeddings/oleObject12.bin"/><Relationship Id="rId104" Type="http://schemas.openxmlformats.org/officeDocument/2006/relationships/image" Target="media/image48.emf"/><Relationship Id="rId7" Type="http://schemas.openxmlformats.org/officeDocument/2006/relationships/image" Target="media/image1.png"/><Relationship Id="rId71" Type="http://schemas.openxmlformats.org/officeDocument/2006/relationships/header" Target="header19.xml"/><Relationship Id="rId92" Type="http://schemas.openxmlformats.org/officeDocument/2006/relationships/image" Target="media/image41.emf"/><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footer" Target="footer13.xml"/><Relationship Id="rId45" Type="http://schemas.openxmlformats.org/officeDocument/2006/relationships/image" Target="media/image8.emf"/><Relationship Id="rId66" Type="http://schemas.openxmlformats.org/officeDocument/2006/relationships/image" Target="media/image24.emf"/><Relationship Id="rId87" Type="http://schemas.openxmlformats.org/officeDocument/2006/relationships/image" Target="media/image38.emf"/><Relationship Id="rId110" Type="http://schemas.openxmlformats.org/officeDocument/2006/relationships/header" Target="header23.xml"/><Relationship Id="rId115" Type="http://schemas.openxmlformats.org/officeDocument/2006/relationships/theme" Target="theme/theme1.xml"/><Relationship Id="rId61" Type="http://schemas.openxmlformats.org/officeDocument/2006/relationships/oleObject" Target="embeddings/oleObject4.bin"/><Relationship Id="rId82" Type="http://schemas.openxmlformats.org/officeDocument/2006/relationships/image" Target="media/image35.emf"/><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header" Target="header12.xml"/><Relationship Id="rId35" Type="http://schemas.openxmlformats.org/officeDocument/2006/relationships/image" Target="media/image2.png"/><Relationship Id="rId56" Type="http://schemas.openxmlformats.org/officeDocument/2006/relationships/image" Target="media/image16.emf"/><Relationship Id="rId77" Type="http://schemas.openxmlformats.org/officeDocument/2006/relationships/image" Target="media/image31.png"/><Relationship Id="rId100" Type="http://schemas.openxmlformats.org/officeDocument/2006/relationships/image" Target="media/image46.emf"/><Relationship Id="rId105" Type="http://schemas.openxmlformats.org/officeDocument/2006/relationships/oleObject" Target="embeddings/oleObject16.bin"/><Relationship Id="rId8" Type="http://schemas.openxmlformats.org/officeDocument/2006/relationships/header" Target="header1.xml"/><Relationship Id="rId51" Type="http://schemas.openxmlformats.org/officeDocument/2006/relationships/image" Target="media/image13.emf"/><Relationship Id="rId72" Type="http://schemas.openxmlformats.org/officeDocument/2006/relationships/footer" Target="footer15.xml"/><Relationship Id="rId93" Type="http://schemas.openxmlformats.org/officeDocument/2006/relationships/image" Target="media/image42.emf"/><Relationship Id="rId98" Type="http://schemas.openxmlformats.org/officeDocument/2006/relationships/image" Target="media/image45.emf"/><Relationship Id="rId3" Type="http://schemas.openxmlformats.org/officeDocument/2006/relationships/settings" Target="settings.xml"/><Relationship Id="rId25" Type="http://schemas.openxmlformats.org/officeDocument/2006/relationships/header" Target="header10.xml"/><Relationship Id="rId46" Type="http://schemas.openxmlformats.org/officeDocument/2006/relationships/image" Target="media/image9.emf"/><Relationship Id="rId67" Type="http://schemas.openxmlformats.org/officeDocument/2006/relationships/image" Target="media/image25.emf"/><Relationship Id="rId20" Type="http://schemas.openxmlformats.org/officeDocument/2006/relationships/header" Target="header8.xml"/><Relationship Id="rId41" Type="http://schemas.openxmlformats.org/officeDocument/2006/relationships/footer" Target="footer14.xml"/><Relationship Id="rId62" Type="http://schemas.openxmlformats.org/officeDocument/2006/relationships/image" Target="media/image20.emf"/><Relationship Id="rId83" Type="http://schemas.openxmlformats.org/officeDocument/2006/relationships/oleObject" Target="embeddings/oleObject7.bin"/><Relationship Id="rId88" Type="http://schemas.openxmlformats.org/officeDocument/2006/relationships/oleObject" Target="embeddings/oleObject9.bin"/><Relationship Id="rId111" Type="http://schemas.openxmlformats.org/officeDocument/2006/relationships/header" Target="header24.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72</Pages>
  <Words>12321</Words>
  <Characters>70231</Characters>
  <Application>Microsoft Office Word</Application>
  <DocSecurity>0</DocSecurity>
  <Lines>585</Lines>
  <Paragraphs>164</Paragraphs>
  <ScaleCrop>false</ScaleCrop>
  <Company>imagination</Company>
  <LinksUpToDate>false</LinksUpToDate>
  <CharactersWithSpaces>82388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Lee</dc:creator>
  <cp:keywords/>
  <dc:description/>
  <cp:lastModifiedBy>HGJ</cp:lastModifiedBy>
  <cp:revision>45</cp:revision>
  <dcterms:created xsi:type="dcterms:W3CDTF">2017-04-08T10:49:00Z</dcterms:created>
  <dcterms:modified xsi:type="dcterms:W3CDTF">2017-04-16T13:49:00Z</dcterms:modified>
</cp:coreProperties>
</file>